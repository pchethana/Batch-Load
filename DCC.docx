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pptx" ContentType="application/vnd.openxmlformats-officedocument.presentationml.presentation"/>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F5C2C1" w14:textId="77777777" w:rsidR="00F6682E" w:rsidRPr="00513C50" w:rsidRDefault="00235C83" w:rsidP="00F6682E">
      <w:bookmarkStart w:id="0" w:name="_Toc334431706"/>
      <w:bookmarkStart w:id="1" w:name="_Toc334608921"/>
      <w:bookmarkStart w:id="2" w:name="_Toc334615183"/>
      <w:bookmarkStart w:id="3" w:name="_Toc334631552"/>
      <w:bookmarkStart w:id="4" w:name="_Toc334634492"/>
      <w:bookmarkStart w:id="5" w:name="_Toc334711768"/>
      <w:bookmarkStart w:id="6" w:name="_Toc334719823"/>
      <w:bookmarkStart w:id="7" w:name="_Toc334720444"/>
      <w:bookmarkStart w:id="8" w:name="_Toc335068137"/>
      <w:r>
        <w:rPr>
          <w:noProof/>
          <w:lang w:val="en-GB" w:eastAsia="en-GB" w:bidi="ta-IN"/>
        </w:rPr>
        <w:pict w14:anchorId="0F5A9C2F">
          <v:group id="Group 4" o:spid="_x0000_s1026" style="position:absolute;left:0;text-align:left;margin-left:0;margin-top:-55.3pt;width:612.75pt;height:42.5pt;z-index:251660288;mso-position-horizontal:left;mso-position-horizontal-relative:page" coordorigin="695,1994" coordsize="10825,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">
            <v:rect id="Rectangle 5" o:spid="_x0000_s1027" style="position:absolute;left:720;top:2145;width:10800;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7MccQA&#10;AADaAAAADwAAAGRycy9kb3ducmV2LnhtbESPQWuDQBSE74X+h+UVemvW5JAam1WSQEDBHpr0Bzzc&#10;F5W4b8Vdjc2vzxYKPQ4z8w2zzWbTiYkG11pWsFxEIIgrq1uuFXyfj28xCOeRNXaWScEPOcjS56ct&#10;Jtre+Iumk69FgLBLUEHjfZ9I6aqGDLqF7YmDd7GDQR/kUEs94C3ATSdXUbSWBlsOCw32dGioup5G&#10;o+A6lsWm3Iz7Ij/k8XwpzsX0eVfq9WXefYDwNPv/8F871wre4fdKuAEy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zHHEAAAA2gAAAA8AAAAAAAAAAAAAAAAAmAIAAGRycy9k&#10;b3ducmV2LnhtbFBLBQYAAAAABAAEAPUAAACJAwAAAAA=&#10;" fillcolor="#e5e5e5" stroked="f" strokecolor="#e5e5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695;top:1994;width:1720;height:6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dTqDEAAAA2gAAAA8AAABkcnMvZG93bnJldi54bWxEj0+LwjAUxO/CfofwBG+a6kG0GkVkFYU9&#10;rP/Q46N5ttXmpTZR6376zYKwx2FmfsOMp7UpxIMql1tW0O1EIIgTq3NOFex3i/YAhPPIGgvLpOBF&#10;DqaTj8YYY22fvKHH1qciQNjFqCDzvoyldElGBl3HlsTBO9vKoA+ySqWu8BngppC9KOpLgzmHhQxL&#10;mmeUXLd3o+CwlMf995c7vC6nm/k8rgf9n41TqtWsZyMQnmr/H363V1rBEP6uhBsgJ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SdTqDEAAAA2gAAAA8AAAAAAAAAAAAAAAAA&#10;nwIAAGRycy9kb3ducmV2LnhtbFBLBQYAAAAABAAEAPcAAACQAwAAAAA=&#10;">
              <v:imagedata r:id="rId11" o:title=""/>
            </v:shape>
            <w10:wrap anchorx="page"/>
          </v:group>
        </w:pict>
      </w:r>
      <w:bookmarkEnd w:id="0"/>
      <w:bookmarkEnd w:id="1"/>
      <w:bookmarkEnd w:id="2"/>
      <w:bookmarkEnd w:id="3"/>
      <w:bookmarkEnd w:id="4"/>
      <w:bookmarkEnd w:id="5"/>
      <w:bookmarkEnd w:id="6"/>
      <w:bookmarkEnd w:id="7"/>
      <w:bookmarkEnd w:id="8"/>
    </w:p>
    <w:p w14:paraId="3D3D3683" w14:textId="77777777" w:rsidR="00F6682E" w:rsidRPr="00513C50" w:rsidRDefault="00F6682E" w:rsidP="00F6682E"/>
    <w:p w14:paraId="7061159B" w14:textId="77777777" w:rsidR="00F6682E" w:rsidRPr="00513C50" w:rsidRDefault="00F6682E" w:rsidP="00F6682E"/>
    <w:p w14:paraId="5786C93A" w14:textId="77777777" w:rsidR="00F6682E" w:rsidRPr="00513C50" w:rsidRDefault="00F6682E" w:rsidP="00F6682E"/>
    <w:p w14:paraId="68E2A1E4" w14:textId="77777777" w:rsidR="00F6682E" w:rsidRPr="00513C50" w:rsidRDefault="00A44324" w:rsidP="00A44324">
      <w:pPr>
        <w:tabs>
          <w:tab w:val="left" w:pos="1630"/>
        </w:tabs>
      </w:pPr>
      <w:r>
        <w:tab/>
      </w:r>
    </w:p>
    <w:p w14:paraId="59699047" w14:textId="77777777" w:rsidR="00F6682E" w:rsidRPr="00513C50" w:rsidRDefault="00F6682E" w:rsidP="00F6682E"/>
    <w:p w14:paraId="41D0D593" w14:textId="77777777" w:rsidR="00F6682E" w:rsidRPr="00513C50" w:rsidRDefault="00F6682E" w:rsidP="00F6682E">
      <w:pPr>
        <w:jc w:val="center"/>
      </w:pPr>
      <w:r w:rsidRPr="00B32F15">
        <w:rPr>
          <w:noProof/>
          <w:sz w:val="20"/>
        </w:rPr>
        <w:drawing>
          <wp:inline distT="0" distB="0" distL="0" distR="0" wp14:anchorId="22266A2D" wp14:editId="36C4158B">
            <wp:extent cx="3259454" cy="1926972"/>
            <wp:effectExtent l="0" t="0" r="0" b="0"/>
            <wp:docPr id="14" name="Picture 14" descr="http://intranet.plc.hs.int/intranet/brand/documents/logos/HomeServe Logo - Portrait (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tranet.plc.hs.int/intranet/brand/documents/logos/HomeServe Logo - Portrait (white).JPG"/>
                    <pic:cNvPicPr>
                      <a:picLocks noChangeAspect="1" noChangeArrowheads="1"/>
                    </pic:cNvPicPr>
                  </pic:nvPicPr>
                  <pic:blipFill>
                    <a:blip r:embed="rId12" cstate="print"/>
                    <a:srcRect/>
                    <a:stretch>
                      <a:fillRect/>
                    </a:stretch>
                  </pic:blipFill>
                  <pic:spPr bwMode="auto">
                    <a:xfrm>
                      <a:off x="0" y="0"/>
                      <a:ext cx="3259454" cy="1926972"/>
                    </a:xfrm>
                    <a:prstGeom prst="rect">
                      <a:avLst/>
                    </a:prstGeom>
                    <a:noFill/>
                    <a:ln w="9525">
                      <a:noFill/>
                      <a:miter lim="800000"/>
                      <a:headEnd/>
                      <a:tailEnd/>
                    </a:ln>
                  </pic:spPr>
                </pic:pic>
              </a:graphicData>
            </a:graphic>
          </wp:inline>
        </w:drawing>
      </w:r>
    </w:p>
    <w:p w14:paraId="039E43D2" w14:textId="77777777" w:rsidR="00F6682E" w:rsidRPr="00513C50" w:rsidRDefault="00F6682E" w:rsidP="00F6682E"/>
    <w:p w14:paraId="699C737A" w14:textId="77777777" w:rsidR="00F6682E" w:rsidRPr="00513C50" w:rsidRDefault="00F6682E" w:rsidP="003E7AE9">
      <w:pPr>
        <w:jc w:val="center"/>
      </w:pPr>
    </w:p>
    <w:p w14:paraId="32070542" w14:textId="77777777" w:rsidR="00F6682E" w:rsidRPr="00DF2848" w:rsidRDefault="00F6682E" w:rsidP="005D3E87">
      <w:pPr>
        <w:jc w:val="center"/>
        <w:rPr>
          <w:b/>
          <w:sz w:val="44"/>
        </w:rPr>
      </w:pPr>
      <w:r w:rsidRPr="00DF2848">
        <w:rPr>
          <w:b/>
          <w:sz w:val="44"/>
        </w:rPr>
        <w:t>Unity Programme</w:t>
      </w:r>
    </w:p>
    <w:p w14:paraId="52618B12" w14:textId="77777777" w:rsidR="00F6682E" w:rsidRDefault="00F6682E" w:rsidP="005D3E87">
      <w:pPr>
        <w:jc w:val="center"/>
        <w:rPr>
          <w:b/>
          <w:sz w:val="32"/>
        </w:rPr>
      </w:pPr>
      <w:r>
        <w:rPr>
          <w:b/>
          <w:sz w:val="32"/>
        </w:rPr>
        <w:t xml:space="preserve">UK - Release </w:t>
      </w:r>
      <w:r w:rsidR="00C9775B">
        <w:rPr>
          <w:b/>
          <w:sz w:val="32"/>
        </w:rPr>
        <w:t>6</w:t>
      </w:r>
    </w:p>
    <w:p w14:paraId="03210011" w14:textId="343E52E6" w:rsidR="00F6682E" w:rsidRDefault="00CA390A" w:rsidP="005D3E87">
      <w:pPr>
        <w:jc w:val="center"/>
        <w:rPr>
          <w:b/>
          <w:sz w:val="32"/>
        </w:rPr>
      </w:pPr>
      <w:r>
        <w:rPr>
          <w:b/>
          <w:sz w:val="32"/>
        </w:rPr>
        <w:t>Sprint 4</w:t>
      </w:r>
    </w:p>
    <w:p w14:paraId="240C4D71" w14:textId="77777777" w:rsidR="007A6467" w:rsidRPr="00DF2848" w:rsidRDefault="007A6467" w:rsidP="005D3E87">
      <w:pPr>
        <w:jc w:val="center"/>
        <w:rPr>
          <w:b/>
          <w:sz w:val="32"/>
        </w:rPr>
      </w:pPr>
    </w:p>
    <w:p w14:paraId="0703A38D" w14:textId="77777777" w:rsidR="00F6682E" w:rsidRPr="003E7AE9" w:rsidRDefault="00F6682E" w:rsidP="005D3E87">
      <w:pPr>
        <w:jc w:val="center"/>
        <w:rPr>
          <w:b/>
          <w:sz w:val="32"/>
        </w:rPr>
      </w:pPr>
      <w:r w:rsidRPr="003E7AE9">
        <w:rPr>
          <w:b/>
          <w:sz w:val="32"/>
        </w:rPr>
        <w:t>MDM</w:t>
      </w:r>
    </w:p>
    <w:p w14:paraId="31A604E2" w14:textId="77777777" w:rsidR="00F6682E" w:rsidRPr="003E7AE9" w:rsidRDefault="00F6682E" w:rsidP="005D3E87">
      <w:pPr>
        <w:jc w:val="center"/>
        <w:rPr>
          <w:b/>
          <w:sz w:val="32"/>
        </w:rPr>
      </w:pPr>
      <w:r w:rsidRPr="003E7AE9">
        <w:rPr>
          <w:b/>
          <w:sz w:val="32"/>
        </w:rPr>
        <w:t>Duplicate Cover Check</w:t>
      </w:r>
    </w:p>
    <w:p w14:paraId="49160F78" w14:textId="77777777" w:rsidR="001736A4" w:rsidRPr="003E7AE9" w:rsidRDefault="001736A4" w:rsidP="005D3E87">
      <w:pPr>
        <w:jc w:val="center"/>
        <w:rPr>
          <w:b/>
          <w:sz w:val="32"/>
        </w:rPr>
      </w:pPr>
      <w:r w:rsidRPr="003E7AE9">
        <w:rPr>
          <w:b/>
          <w:sz w:val="32"/>
        </w:rPr>
        <w:t>(INT- 25)</w:t>
      </w:r>
    </w:p>
    <w:p w14:paraId="6E5C3F5D" w14:textId="77777777" w:rsidR="00F6682E" w:rsidRPr="003E7AE9" w:rsidRDefault="00F6682E" w:rsidP="005D3E87">
      <w:pPr>
        <w:jc w:val="center"/>
        <w:rPr>
          <w:b/>
          <w:sz w:val="32"/>
        </w:rPr>
      </w:pPr>
    </w:p>
    <w:p w14:paraId="63F7CBA5" w14:textId="77777777" w:rsidR="00F6682E" w:rsidRPr="005D3E87" w:rsidRDefault="00F6682E" w:rsidP="005D3E87">
      <w:pPr>
        <w:jc w:val="center"/>
        <w:rPr>
          <w:b/>
          <w:sz w:val="32"/>
        </w:rPr>
      </w:pPr>
      <w:r w:rsidRPr="005D3E87">
        <w:rPr>
          <w:b/>
          <w:sz w:val="32"/>
        </w:rPr>
        <w:t>Interface Contract Document</w:t>
      </w:r>
    </w:p>
    <w:p w14:paraId="344C5255" w14:textId="68AEF787" w:rsidR="00F6682E" w:rsidRPr="005D3E87" w:rsidRDefault="00F6682E" w:rsidP="003E7AE9">
      <w:pPr>
        <w:jc w:val="center"/>
        <w:rPr>
          <w:b/>
          <w:sz w:val="32"/>
        </w:rPr>
      </w:pPr>
      <w:r w:rsidRPr="005D3E87">
        <w:rPr>
          <w:b/>
          <w:sz w:val="32"/>
        </w:rPr>
        <w:t xml:space="preserve">Version </w:t>
      </w:r>
      <w:r w:rsidR="00C51848" w:rsidRPr="005D3E87">
        <w:rPr>
          <w:b/>
          <w:sz w:val="32"/>
        </w:rPr>
        <w:t>2</w:t>
      </w:r>
      <w:r w:rsidR="00DC2F25" w:rsidRPr="005D3E87">
        <w:rPr>
          <w:b/>
          <w:sz w:val="32"/>
        </w:rPr>
        <w:t>.</w:t>
      </w:r>
      <w:ins w:id="9" w:author="Venkata Srinivas Samavedam" w:date="2017-03-17T12:27:00Z">
        <w:r w:rsidR="00D70747">
          <w:rPr>
            <w:b/>
            <w:sz w:val="32"/>
          </w:rPr>
          <w:t>6</w:t>
        </w:r>
      </w:ins>
      <w:del w:id="10" w:author="Venkata Srinivas Samavedam" w:date="2017-03-17T12:27:00Z">
        <w:r w:rsidR="00CA390A" w:rsidDel="00D70747">
          <w:rPr>
            <w:b/>
            <w:sz w:val="32"/>
          </w:rPr>
          <w:delText>5</w:delText>
        </w:r>
      </w:del>
    </w:p>
    <w:p w14:paraId="6EFF551A" w14:textId="77777777" w:rsidR="00F6682E" w:rsidRPr="003E7AE9" w:rsidRDefault="00F6682E" w:rsidP="005D3E87">
      <w:pPr>
        <w:jc w:val="center"/>
        <w:rPr>
          <w:b/>
          <w:sz w:val="32"/>
        </w:rPr>
      </w:pPr>
    </w:p>
    <w:p w14:paraId="5470B88F" w14:textId="77777777" w:rsidR="00F6682E" w:rsidRDefault="00F6682E" w:rsidP="00F6682E">
      <w:pPr>
        <w:pStyle w:val="Header"/>
        <w:tabs>
          <w:tab w:val="clear" w:pos="4320"/>
          <w:tab w:val="clear" w:pos="8640"/>
        </w:tabs>
        <w:jc w:val="center"/>
      </w:pPr>
    </w:p>
    <w:p w14:paraId="0365385E" w14:textId="77777777" w:rsidR="00F6682E" w:rsidRDefault="00F6682E" w:rsidP="00F6682E">
      <w:pPr>
        <w:pStyle w:val="Header"/>
        <w:tabs>
          <w:tab w:val="clear" w:pos="4320"/>
          <w:tab w:val="clear" w:pos="8640"/>
        </w:tabs>
        <w:jc w:val="center"/>
      </w:pPr>
    </w:p>
    <w:p w14:paraId="5D302FA2" w14:textId="77777777" w:rsidR="00A44324" w:rsidRDefault="00A44324" w:rsidP="00F6682E">
      <w:pPr>
        <w:pStyle w:val="Header"/>
        <w:tabs>
          <w:tab w:val="clear" w:pos="4320"/>
          <w:tab w:val="clear" w:pos="8640"/>
        </w:tabs>
        <w:jc w:val="center"/>
      </w:pPr>
    </w:p>
    <w:p w14:paraId="1CA0509E" w14:textId="77777777" w:rsidR="00A44324" w:rsidRDefault="00A44324" w:rsidP="00F6682E">
      <w:pPr>
        <w:pStyle w:val="Header"/>
        <w:tabs>
          <w:tab w:val="clear" w:pos="4320"/>
          <w:tab w:val="clear" w:pos="8640"/>
        </w:tabs>
        <w:jc w:val="center"/>
      </w:pPr>
    </w:p>
    <w:p w14:paraId="4D416D0D" w14:textId="77777777" w:rsidR="003E7AE9" w:rsidRDefault="006E34BF">
      <w:pPr>
        <w:spacing w:after="160" w:line="259" w:lineRule="auto"/>
        <w:jc w:val="left"/>
        <w:rPr>
          <w:spacing w:val="1040"/>
          <w:sz w:val="60"/>
        </w:rPr>
      </w:pPr>
      <w:r>
        <w:rPr>
          <w:spacing w:val="1040"/>
          <w:sz w:val="60"/>
        </w:rPr>
        <w:br w:type="page"/>
      </w:r>
    </w:p>
    <w:p w14:paraId="620179A4" w14:textId="77777777" w:rsidR="003E7AE9" w:rsidRPr="003E7AE9" w:rsidRDefault="003E7AE9" w:rsidP="003E7AE9">
      <w:pPr>
        <w:rPr>
          <w:sz w:val="60"/>
        </w:rPr>
      </w:pPr>
    </w:p>
    <w:p w14:paraId="6DA47453" w14:textId="77777777" w:rsidR="006E34BF" w:rsidRPr="003E7AE9" w:rsidRDefault="006E34BF" w:rsidP="003E7AE9">
      <w:pPr>
        <w:rPr>
          <w:sz w:val="60"/>
        </w:rPr>
      </w:pPr>
    </w:p>
    <w:p w14:paraId="590F75A2" w14:textId="77777777" w:rsidR="00F6682E" w:rsidRPr="003E7AE9" w:rsidRDefault="00235C83" w:rsidP="00F6682E">
      <w:pPr>
        <w:pStyle w:val="TOC1"/>
        <w:rPr>
          <w:noProof w:val="0"/>
          <w:sz w:val="22"/>
          <w:szCs w:val="24"/>
        </w:rPr>
      </w:pPr>
      <w:r>
        <w:rPr>
          <w:sz w:val="22"/>
          <w:szCs w:val="24"/>
          <w:lang w:val="en-GB" w:eastAsia="en-GB" w:bidi="ta-IN"/>
        </w:rPr>
        <w:pict w14:anchorId="1B7B3D21">
          <v:line id="Line 2" o:spid="_x0000_s1038" style="position:absolute;left:0;text-align:left;z-index:251659264;visibility:visible;mso-wrap-distance-top:-3e-5mm;mso-wrap-distance-bottom:-3e-5mm" from="-3.6pt,15.55pt" to="438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" o:allowincell="f" strokeweight="1pt"/>
        </w:pict>
      </w:r>
      <w:r w:rsidR="00F6682E" w:rsidRPr="003E7AE9">
        <w:rPr>
          <w:noProof w:val="0"/>
          <w:sz w:val="22"/>
          <w:szCs w:val="24"/>
        </w:rPr>
        <w:t>Table of Contents</w:t>
      </w:r>
    </w:p>
    <w:p w14:paraId="09184CBB" w14:textId="77777777" w:rsidR="00D87EAC" w:rsidRDefault="0008150A">
      <w:pPr>
        <w:pStyle w:val="TOC1"/>
        <w:rPr>
          <w:rFonts w:asciiTheme="minorHAnsi" w:eastAsiaTheme="minorEastAsia" w:hAnsiTheme="minorHAnsi" w:cstheme="minorBidi"/>
          <w:b w:val="0"/>
          <w:bCs w:val="0"/>
          <w:caps w:val="0"/>
          <w:sz w:val="22"/>
          <w:szCs w:val="22"/>
        </w:rPr>
      </w:pPr>
      <w:r w:rsidRPr="003E7AE9">
        <w:rPr>
          <w:smallCaps/>
          <w:noProof w:val="0"/>
          <w:sz w:val="22"/>
          <w:szCs w:val="24"/>
        </w:rPr>
        <w:fldChar w:fldCharType="begin"/>
      </w:r>
      <w:r w:rsidR="00F6682E" w:rsidRPr="003E7AE9">
        <w:rPr>
          <w:noProof w:val="0"/>
          <w:sz w:val="22"/>
          <w:szCs w:val="24"/>
        </w:rPr>
        <w:instrText xml:space="preserve"> TOC \o "1-5" \h \z </w:instrText>
      </w:r>
      <w:r w:rsidRPr="003E7AE9">
        <w:rPr>
          <w:smallCaps/>
          <w:noProof w:val="0"/>
          <w:sz w:val="22"/>
          <w:szCs w:val="24"/>
        </w:rPr>
        <w:fldChar w:fldCharType="separate"/>
      </w:r>
      <w:hyperlink w:anchor="_Toc453246555" w:history="1">
        <w:r w:rsidR="00D87EAC" w:rsidRPr="00377967">
          <w:rPr>
            <w:rStyle w:val="Hyperlink"/>
          </w:rPr>
          <w:t>1</w:t>
        </w:r>
        <w:r w:rsidR="00D87EAC">
          <w:rPr>
            <w:rFonts w:asciiTheme="minorHAnsi" w:eastAsiaTheme="minorEastAsia" w:hAnsiTheme="minorHAnsi" w:cstheme="minorBidi"/>
            <w:b w:val="0"/>
            <w:bCs w:val="0"/>
            <w:caps w:val="0"/>
            <w:sz w:val="22"/>
            <w:szCs w:val="22"/>
          </w:rPr>
          <w:tab/>
        </w:r>
        <w:r w:rsidR="00D87EAC" w:rsidRPr="00377967">
          <w:rPr>
            <w:rStyle w:val="Hyperlink"/>
          </w:rPr>
          <w:t>Introduction</w:t>
        </w:r>
        <w:r w:rsidR="00D87EAC">
          <w:rPr>
            <w:webHidden/>
          </w:rPr>
          <w:tab/>
        </w:r>
        <w:r w:rsidR="00D87EAC">
          <w:rPr>
            <w:webHidden/>
          </w:rPr>
          <w:fldChar w:fldCharType="begin"/>
        </w:r>
        <w:r w:rsidR="00D87EAC">
          <w:rPr>
            <w:webHidden/>
          </w:rPr>
          <w:instrText xml:space="preserve"> PAGEREF _Toc453246555 \h </w:instrText>
        </w:r>
        <w:r w:rsidR="00D87EAC">
          <w:rPr>
            <w:webHidden/>
          </w:rPr>
        </w:r>
        <w:r w:rsidR="00D87EAC">
          <w:rPr>
            <w:webHidden/>
          </w:rPr>
          <w:fldChar w:fldCharType="separate"/>
        </w:r>
        <w:r w:rsidR="00D87EAC">
          <w:rPr>
            <w:webHidden/>
          </w:rPr>
          <w:t>6</w:t>
        </w:r>
        <w:r w:rsidR="00D87EAC">
          <w:rPr>
            <w:webHidden/>
          </w:rPr>
          <w:fldChar w:fldCharType="end"/>
        </w:r>
      </w:hyperlink>
    </w:p>
    <w:p w14:paraId="044445AE" w14:textId="77777777" w:rsidR="00D87EAC" w:rsidRDefault="00235C83">
      <w:pPr>
        <w:pStyle w:val="TOC2"/>
        <w:rPr>
          <w:rFonts w:asciiTheme="minorHAnsi" w:eastAsiaTheme="minorEastAsia" w:hAnsiTheme="minorHAnsi" w:cstheme="minorBidi"/>
          <w:bCs w:val="0"/>
          <w:smallCaps w:val="0"/>
          <w:sz w:val="22"/>
          <w:szCs w:val="22"/>
        </w:rPr>
      </w:pPr>
      <w:hyperlink w:anchor="_Toc453246556" w:history="1">
        <w:r w:rsidR="00D87EAC" w:rsidRPr="00377967">
          <w:rPr>
            <w:rStyle w:val="Hyperlink"/>
          </w:rPr>
          <w:t>Purpose</w:t>
        </w:r>
        <w:r w:rsidR="00D87EAC">
          <w:rPr>
            <w:webHidden/>
          </w:rPr>
          <w:tab/>
        </w:r>
        <w:r w:rsidR="00D87EAC">
          <w:rPr>
            <w:webHidden/>
          </w:rPr>
          <w:fldChar w:fldCharType="begin"/>
        </w:r>
        <w:r w:rsidR="00D87EAC">
          <w:rPr>
            <w:webHidden/>
          </w:rPr>
          <w:instrText xml:space="preserve"> PAGEREF _Toc453246556 \h </w:instrText>
        </w:r>
        <w:r w:rsidR="00D87EAC">
          <w:rPr>
            <w:webHidden/>
          </w:rPr>
        </w:r>
        <w:r w:rsidR="00D87EAC">
          <w:rPr>
            <w:webHidden/>
          </w:rPr>
          <w:fldChar w:fldCharType="separate"/>
        </w:r>
        <w:r w:rsidR="00D87EAC">
          <w:rPr>
            <w:webHidden/>
          </w:rPr>
          <w:t>6</w:t>
        </w:r>
        <w:r w:rsidR="00D87EAC">
          <w:rPr>
            <w:webHidden/>
          </w:rPr>
          <w:fldChar w:fldCharType="end"/>
        </w:r>
      </w:hyperlink>
    </w:p>
    <w:p w14:paraId="4A31C9F9" w14:textId="77777777" w:rsidR="00D87EAC" w:rsidRDefault="00235C83">
      <w:pPr>
        <w:pStyle w:val="TOC2"/>
        <w:rPr>
          <w:rFonts w:asciiTheme="minorHAnsi" w:eastAsiaTheme="minorEastAsia" w:hAnsiTheme="minorHAnsi" w:cstheme="minorBidi"/>
          <w:bCs w:val="0"/>
          <w:smallCaps w:val="0"/>
          <w:sz w:val="22"/>
          <w:szCs w:val="22"/>
        </w:rPr>
      </w:pPr>
      <w:hyperlink w:anchor="_Toc453246557" w:history="1">
        <w:r w:rsidR="00D87EAC" w:rsidRPr="00377967">
          <w:rPr>
            <w:rStyle w:val="Hyperlink"/>
          </w:rPr>
          <w:t>1.1</w:t>
        </w:r>
        <w:r w:rsidR="00D87EAC">
          <w:rPr>
            <w:rFonts w:asciiTheme="minorHAnsi" w:eastAsiaTheme="minorEastAsia" w:hAnsiTheme="minorHAnsi" w:cstheme="minorBidi"/>
            <w:bCs w:val="0"/>
            <w:smallCaps w:val="0"/>
            <w:sz w:val="22"/>
            <w:szCs w:val="22"/>
          </w:rPr>
          <w:tab/>
        </w:r>
        <w:r w:rsidR="00D87EAC" w:rsidRPr="00377967">
          <w:rPr>
            <w:rStyle w:val="Hyperlink"/>
          </w:rPr>
          <w:t>Distribution List</w:t>
        </w:r>
        <w:r w:rsidR="00D87EAC">
          <w:rPr>
            <w:webHidden/>
          </w:rPr>
          <w:tab/>
        </w:r>
        <w:r w:rsidR="00D87EAC">
          <w:rPr>
            <w:webHidden/>
          </w:rPr>
          <w:fldChar w:fldCharType="begin"/>
        </w:r>
        <w:r w:rsidR="00D87EAC">
          <w:rPr>
            <w:webHidden/>
          </w:rPr>
          <w:instrText xml:space="preserve"> PAGEREF _Toc453246557 \h </w:instrText>
        </w:r>
        <w:r w:rsidR="00D87EAC">
          <w:rPr>
            <w:webHidden/>
          </w:rPr>
        </w:r>
        <w:r w:rsidR="00D87EAC">
          <w:rPr>
            <w:webHidden/>
          </w:rPr>
          <w:fldChar w:fldCharType="separate"/>
        </w:r>
        <w:r w:rsidR="00D87EAC">
          <w:rPr>
            <w:webHidden/>
          </w:rPr>
          <w:t>6</w:t>
        </w:r>
        <w:r w:rsidR="00D87EAC">
          <w:rPr>
            <w:webHidden/>
          </w:rPr>
          <w:fldChar w:fldCharType="end"/>
        </w:r>
      </w:hyperlink>
    </w:p>
    <w:p w14:paraId="731E4446" w14:textId="77777777" w:rsidR="00D87EAC" w:rsidRDefault="00235C83">
      <w:pPr>
        <w:pStyle w:val="TOC2"/>
        <w:rPr>
          <w:rFonts w:asciiTheme="minorHAnsi" w:eastAsiaTheme="minorEastAsia" w:hAnsiTheme="minorHAnsi" w:cstheme="minorBidi"/>
          <w:bCs w:val="0"/>
          <w:smallCaps w:val="0"/>
          <w:sz w:val="22"/>
          <w:szCs w:val="22"/>
        </w:rPr>
      </w:pPr>
      <w:hyperlink w:anchor="_Toc453246558" w:history="1">
        <w:r w:rsidR="00D87EAC" w:rsidRPr="00377967">
          <w:rPr>
            <w:rStyle w:val="Hyperlink"/>
          </w:rPr>
          <w:t>1.2</w:t>
        </w:r>
        <w:r w:rsidR="00D87EAC">
          <w:rPr>
            <w:rFonts w:asciiTheme="minorHAnsi" w:eastAsiaTheme="minorEastAsia" w:hAnsiTheme="minorHAnsi" w:cstheme="minorBidi"/>
            <w:bCs w:val="0"/>
            <w:smallCaps w:val="0"/>
            <w:sz w:val="22"/>
            <w:szCs w:val="22"/>
          </w:rPr>
          <w:tab/>
        </w:r>
        <w:r w:rsidR="00D87EAC" w:rsidRPr="00377967">
          <w:rPr>
            <w:rStyle w:val="Hyperlink"/>
          </w:rPr>
          <w:t>Glossary</w:t>
        </w:r>
        <w:r w:rsidR="00D87EAC">
          <w:rPr>
            <w:webHidden/>
          </w:rPr>
          <w:tab/>
        </w:r>
        <w:r w:rsidR="00D87EAC">
          <w:rPr>
            <w:webHidden/>
          </w:rPr>
          <w:fldChar w:fldCharType="begin"/>
        </w:r>
        <w:r w:rsidR="00D87EAC">
          <w:rPr>
            <w:webHidden/>
          </w:rPr>
          <w:instrText xml:space="preserve"> PAGEREF _Toc453246558 \h </w:instrText>
        </w:r>
        <w:r w:rsidR="00D87EAC">
          <w:rPr>
            <w:webHidden/>
          </w:rPr>
        </w:r>
        <w:r w:rsidR="00D87EAC">
          <w:rPr>
            <w:webHidden/>
          </w:rPr>
          <w:fldChar w:fldCharType="separate"/>
        </w:r>
        <w:r w:rsidR="00D87EAC">
          <w:rPr>
            <w:webHidden/>
          </w:rPr>
          <w:t>6</w:t>
        </w:r>
        <w:r w:rsidR="00D87EAC">
          <w:rPr>
            <w:webHidden/>
          </w:rPr>
          <w:fldChar w:fldCharType="end"/>
        </w:r>
      </w:hyperlink>
    </w:p>
    <w:p w14:paraId="6B2E2411" w14:textId="77777777" w:rsidR="00D87EAC" w:rsidRDefault="00235C83">
      <w:pPr>
        <w:pStyle w:val="TOC1"/>
        <w:rPr>
          <w:rFonts w:asciiTheme="minorHAnsi" w:eastAsiaTheme="minorEastAsia" w:hAnsiTheme="minorHAnsi" w:cstheme="minorBidi"/>
          <w:b w:val="0"/>
          <w:bCs w:val="0"/>
          <w:caps w:val="0"/>
          <w:sz w:val="22"/>
          <w:szCs w:val="22"/>
        </w:rPr>
      </w:pPr>
      <w:hyperlink w:anchor="_Toc453246559" w:history="1">
        <w:r w:rsidR="00D87EAC" w:rsidRPr="00377967">
          <w:rPr>
            <w:rStyle w:val="Hyperlink"/>
          </w:rPr>
          <w:t>2</w:t>
        </w:r>
        <w:r w:rsidR="00D87EAC">
          <w:rPr>
            <w:rFonts w:asciiTheme="minorHAnsi" w:eastAsiaTheme="minorEastAsia" w:hAnsiTheme="minorHAnsi" w:cstheme="minorBidi"/>
            <w:b w:val="0"/>
            <w:bCs w:val="0"/>
            <w:caps w:val="0"/>
            <w:sz w:val="22"/>
            <w:szCs w:val="22"/>
          </w:rPr>
          <w:tab/>
        </w:r>
        <w:r w:rsidR="00D87EAC" w:rsidRPr="00377967">
          <w:rPr>
            <w:rStyle w:val="Hyperlink"/>
          </w:rPr>
          <w:t>Interface Static Design</w:t>
        </w:r>
        <w:r w:rsidR="00D87EAC">
          <w:rPr>
            <w:webHidden/>
          </w:rPr>
          <w:tab/>
        </w:r>
        <w:r w:rsidR="00D87EAC">
          <w:rPr>
            <w:webHidden/>
          </w:rPr>
          <w:fldChar w:fldCharType="begin"/>
        </w:r>
        <w:r w:rsidR="00D87EAC">
          <w:rPr>
            <w:webHidden/>
          </w:rPr>
          <w:instrText xml:space="preserve"> PAGEREF _Toc453246559 \h </w:instrText>
        </w:r>
        <w:r w:rsidR="00D87EAC">
          <w:rPr>
            <w:webHidden/>
          </w:rPr>
        </w:r>
        <w:r w:rsidR="00D87EAC">
          <w:rPr>
            <w:webHidden/>
          </w:rPr>
          <w:fldChar w:fldCharType="separate"/>
        </w:r>
        <w:r w:rsidR="00D87EAC">
          <w:rPr>
            <w:webHidden/>
          </w:rPr>
          <w:t>8</w:t>
        </w:r>
        <w:r w:rsidR="00D87EAC">
          <w:rPr>
            <w:webHidden/>
          </w:rPr>
          <w:fldChar w:fldCharType="end"/>
        </w:r>
      </w:hyperlink>
    </w:p>
    <w:p w14:paraId="642A9D14" w14:textId="77777777" w:rsidR="00D87EAC" w:rsidRDefault="00235C83">
      <w:pPr>
        <w:pStyle w:val="TOC2"/>
        <w:rPr>
          <w:rFonts w:asciiTheme="minorHAnsi" w:eastAsiaTheme="minorEastAsia" w:hAnsiTheme="minorHAnsi" w:cstheme="minorBidi"/>
          <w:bCs w:val="0"/>
          <w:smallCaps w:val="0"/>
          <w:sz w:val="22"/>
          <w:szCs w:val="22"/>
        </w:rPr>
      </w:pPr>
      <w:hyperlink w:anchor="_Toc453246560" w:history="1">
        <w:r w:rsidR="00D87EAC" w:rsidRPr="00377967">
          <w:rPr>
            <w:rStyle w:val="Hyperlink"/>
          </w:rPr>
          <w:t>2.1</w:t>
        </w:r>
        <w:r w:rsidR="00D87EAC">
          <w:rPr>
            <w:rFonts w:asciiTheme="minorHAnsi" w:eastAsiaTheme="minorEastAsia" w:hAnsiTheme="minorHAnsi" w:cstheme="minorBidi"/>
            <w:bCs w:val="0"/>
            <w:smallCaps w:val="0"/>
            <w:sz w:val="22"/>
            <w:szCs w:val="22"/>
          </w:rPr>
          <w:tab/>
        </w:r>
        <w:r w:rsidR="00D87EAC" w:rsidRPr="00377967">
          <w:rPr>
            <w:rStyle w:val="Hyperlink"/>
          </w:rPr>
          <w:t>Duplicate Cover Check</w:t>
        </w:r>
        <w:r w:rsidR="00D87EAC">
          <w:rPr>
            <w:webHidden/>
          </w:rPr>
          <w:tab/>
        </w:r>
        <w:r w:rsidR="00D87EAC">
          <w:rPr>
            <w:webHidden/>
          </w:rPr>
          <w:fldChar w:fldCharType="begin"/>
        </w:r>
        <w:r w:rsidR="00D87EAC">
          <w:rPr>
            <w:webHidden/>
          </w:rPr>
          <w:instrText xml:space="preserve"> PAGEREF _Toc453246560 \h </w:instrText>
        </w:r>
        <w:r w:rsidR="00D87EAC">
          <w:rPr>
            <w:webHidden/>
          </w:rPr>
        </w:r>
        <w:r w:rsidR="00D87EAC">
          <w:rPr>
            <w:webHidden/>
          </w:rPr>
          <w:fldChar w:fldCharType="separate"/>
        </w:r>
        <w:r w:rsidR="00D87EAC">
          <w:rPr>
            <w:webHidden/>
          </w:rPr>
          <w:t>8</w:t>
        </w:r>
        <w:r w:rsidR="00D87EAC">
          <w:rPr>
            <w:webHidden/>
          </w:rPr>
          <w:fldChar w:fldCharType="end"/>
        </w:r>
      </w:hyperlink>
    </w:p>
    <w:p w14:paraId="51D900AD" w14:textId="77777777" w:rsidR="00D87EAC" w:rsidRDefault="00235C83">
      <w:pPr>
        <w:pStyle w:val="TOC2"/>
        <w:rPr>
          <w:rFonts w:asciiTheme="minorHAnsi" w:eastAsiaTheme="minorEastAsia" w:hAnsiTheme="minorHAnsi" w:cstheme="minorBidi"/>
          <w:bCs w:val="0"/>
          <w:smallCaps w:val="0"/>
          <w:sz w:val="22"/>
          <w:szCs w:val="22"/>
        </w:rPr>
      </w:pPr>
      <w:hyperlink w:anchor="_Toc453246561" w:history="1">
        <w:r w:rsidR="00D87EAC" w:rsidRPr="00377967">
          <w:rPr>
            <w:rStyle w:val="Hyperlink"/>
          </w:rPr>
          <w:t>2.2</w:t>
        </w:r>
        <w:r w:rsidR="00D87EAC">
          <w:rPr>
            <w:rFonts w:asciiTheme="minorHAnsi" w:eastAsiaTheme="minorEastAsia" w:hAnsiTheme="minorHAnsi" w:cstheme="minorBidi"/>
            <w:bCs w:val="0"/>
            <w:smallCaps w:val="0"/>
            <w:sz w:val="22"/>
            <w:szCs w:val="22"/>
          </w:rPr>
          <w:tab/>
        </w:r>
        <w:r w:rsidR="00D87EAC" w:rsidRPr="00377967">
          <w:rPr>
            <w:rStyle w:val="Hyperlink"/>
          </w:rPr>
          <w:t>Product Mapping</w:t>
        </w:r>
        <w:r w:rsidR="00D87EAC">
          <w:rPr>
            <w:webHidden/>
          </w:rPr>
          <w:tab/>
        </w:r>
        <w:r w:rsidR="00D87EAC">
          <w:rPr>
            <w:webHidden/>
          </w:rPr>
          <w:fldChar w:fldCharType="begin"/>
        </w:r>
        <w:r w:rsidR="00D87EAC">
          <w:rPr>
            <w:webHidden/>
          </w:rPr>
          <w:instrText xml:space="preserve"> PAGEREF _Toc453246561 \h </w:instrText>
        </w:r>
        <w:r w:rsidR="00D87EAC">
          <w:rPr>
            <w:webHidden/>
          </w:rPr>
        </w:r>
        <w:r w:rsidR="00D87EAC">
          <w:rPr>
            <w:webHidden/>
          </w:rPr>
          <w:fldChar w:fldCharType="separate"/>
        </w:r>
        <w:r w:rsidR="00D87EAC">
          <w:rPr>
            <w:webHidden/>
          </w:rPr>
          <w:t>9</w:t>
        </w:r>
        <w:r w:rsidR="00D87EAC">
          <w:rPr>
            <w:webHidden/>
          </w:rPr>
          <w:fldChar w:fldCharType="end"/>
        </w:r>
      </w:hyperlink>
    </w:p>
    <w:p w14:paraId="0CFBC2B8" w14:textId="77777777" w:rsidR="00D87EAC" w:rsidRDefault="00235C83">
      <w:pPr>
        <w:pStyle w:val="TOC2"/>
        <w:rPr>
          <w:rFonts w:asciiTheme="minorHAnsi" w:eastAsiaTheme="minorEastAsia" w:hAnsiTheme="minorHAnsi" w:cstheme="minorBidi"/>
          <w:bCs w:val="0"/>
          <w:smallCaps w:val="0"/>
          <w:sz w:val="22"/>
          <w:szCs w:val="22"/>
        </w:rPr>
      </w:pPr>
      <w:hyperlink w:anchor="_Toc453246562" w:history="1">
        <w:r w:rsidR="00D87EAC" w:rsidRPr="00377967">
          <w:rPr>
            <w:rStyle w:val="Hyperlink"/>
          </w:rPr>
          <w:t>2.3</w:t>
        </w:r>
        <w:r w:rsidR="00D87EAC">
          <w:rPr>
            <w:rFonts w:asciiTheme="minorHAnsi" w:eastAsiaTheme="minorEastAsia" w:hAnsiTheme="minorHAnsi" w:cstheme="minorBidi"/>
            <w:bCs w:val="0"/>
            <w:smallCaps w:val="0"/>
            <w:sz w:val="22"/>
            <w:szCs w:val="22"/>
          </w:rPr>
          <w:tab/>
        </w:r>
        <w:r w:rsidR="00D87EAC" w:rsidRPr="00377967">
          <w:rPr>
            <w:rStyle w:val="Hyperlink"/>
          </w:rPr>
          <w:t>Assumptions</w:t>
        </w:r>
        <w:r w:rsidR="00D87EAC">
          <w:rPr>
            <w:webHidden/>
          </w:rPr>
          <w:tab/>
        </w:r>
        <w:r w:rsidR="00D87EAC">
          <w:rPr>
            <w:webHidden/>
          </w:rPr>
          <w:fldChar w:fldCharType="begin"/>
        </w:r>
        <w:r w:rsidR="00D87EAC">
          <w:rPr>
            <w:webHidden/>
          </w:rPr>
          <w:instrText xml:space="preserve"> PAGEREF _Toc453246562 \h </w:instrText>
        </w:r>
        <w:r w:rsidR="00D87EAC">
          <w:rPr>
            <w:webHidden/>
          </w:rPr>
        </w:r>
        <w:r w:rsidR="00D87EAC">
          <w:rPr>
            <w:webHidden/>
          </w:rPr>
          <w:fldChar w:fldCharType="separate"/>
        </w:r>
        <w:r w:rsidR="00D87EAC">
          <w:rPr>
            <w:webHidden/>
          </w:rPr>
          <w:t>9</w:t>
        </w:r>
        <w:r w:rsidR="00D87EAC">
          <w:rPr>
            <w:webHidden/>
          </w:rPr>
          <w:fldChar w:fldCharType="end"/>
        </w:r>
      </w:hyperlink>
    </w:p>
    <w:p w14:paraId="3169C677" w14:textId="77777777" w:rsidR="00D87EAC" w:rsidRDefault="00235C83">
      <w:pPr>
        <w:pStyle w:val="TOC1"/>
        <w:rPr>
          <w:rFonts w:asciiTheme="minorHAnsi" w:eastAsiaTheme="minorEastAsia" w:hAnsiTheme="minorHAnsi" w:cstheme="minorBidi"/>
          <w:b w:val="0"/>
          <w:bCs w:val="0"/>
          <w:caps w:val="0"/>
          <w:sz w:val="22"/>
          <w:szCs w:val="22"/>
        </w:rPr>
      </w:pPr>
      <w:hyperlink w:anchor="_Toc453246563" w:history="1">
        <w:r w:rsidR="00D87EAC" w:rsidRPr="00377967">
          <w:rPr>
            <w:rStyle w:val="Hyperlink"/>
            <w:rFonts w:cs="Calibri"/>
          </w:rPr>
          <w:t>3</w:t>
        </w:r>
        <w:r w:rsidR="00D87EAC">
          <w:rPr>
            <w:rFonts w:asciiTheme="minorHAnsi" w:eastAsiaTheme="minorEastAsia" w:hAnsiTheme="minorHAnsi" w:cstheme="minorBidi"/>
            <w:b w:val="0"/>
            <w:bCs w:val="0"/>
            <w:caps w:val="0"/>
            <w:sz w:val="22"/>
            <w:szCs w:val="22"/>
          </w:rPr>
          <w:tab/>
        </w:r>
        <w:r w:rsidR="00D87EAC" w:rsidRPr="00377967">
          <w:rPr>
            <w:rStyle w:val="Hyperlink"/>
            <w:rFonts w:cs="Calibri"/>
          </w:rPr>
          <w:t>Detailed Interface Specification</w:t>
        </w:r>
        <w:r w:rsidR="00D87EAC">
          <w:rPr>
            <w:webHidden/>
          </w:rPr>
          <w:tab/>
        </w:r>
        <w:r w:rsidR="00D87EAC">
          <w:rPr>
            <w:webHidden/>
          </w:rPr>
          <w:fldChar w:fldCharType="begin"/>
        </w:r>
        <w:r w:rsidR="00D87EAC">
          <w:rPr>
            <w:webHidden/>
          </w:rPr>
          <w:instrText xml:space="preserve"> PAGEREF _Toc453246563 \h </w:instrText>
        </w:r>
        <w:r w:rsidR="00D87EAC">
          <w:rPr>
            <w:webHidden/>
          </w:rPr>
        </w:r>
        <w:r w:rsidR="00D87EAC">
          <w:rPr>
            <w:webHidden/>
          </w:rPr>
          <w:fldChar w:fldCharType="separate"/>
        </w:r>
        <w:r w:rsidR="00D87EAC">
          <w:rPr>
            <w:webHidden/>
          </w:rPr>
          <w:t>11</w:t>
        </w:r>
        <w:r w:rsidR="00D87EAC">
          <w:rPr>
            <w:webHidden/>
          </w:rPr>
          <w:fldChar w:fldCharType="end"/>
        </w:r>
      </w:hyperlink>
    </w:p>
    <w:p w14:paraId="41EF90DB" w14:textId="77777777" w:rsidR="00D87EAC" w:rsidRDefault="00235C83">
      <w:pPr>
        <w:pStyle w:val="TOC2"/>
        <w:rPr>
          <w:rFonts w:asciiTheme="minorHAnsi" w:eastAsiaTheme="minorEastAsia" w:hAnsiTheme="minorHAnsi" w:cstheme="minorBidi"/>
          <w:bCs w:val="0"/>
          <w:smallCaps w:val="0"/>
          <w:sz w:val="22"/>
          <w:szCs w:val="22"/>
        </w:rPr>
      </w:pPr>
      <w:hyperlink w:anchor="_Toc453246564" w:history="1">
        <w:r w:rsidR="00D87EAC" w:rsidRPr="00377967">
          <w:rPr>
            <w:rStyle w:val="Hyperlink"/>
          </w:rPr>
          <w:t>3.1</w:t>
        </w:r>
        <w:r w:rsidR="00D87EAC">
          <w:rPr>
            <w:rFonts w:asciiTheme="minorHAnsi" w:eastAsiaTheme="minorEastAsia" w:hAnsiTheme="minorHAnsi" w:cstheme="minorBidi"/>
            <w:bCs w:val="0"/>
            <w:smallCaps w:val="0"/>
            <w:sz w:val="22"/>
            <w:szCs w:val="22"/>
          </w:rPr>
          <w:tab/>
        </w:r>
        <w:r w:rsidR="00D87EAC" w:rsidRPr="00377967">
          <w:rPr>
            <w:rStyle w:val="Hyperlink"/>
          </w:rPr>
          <w:t>DuplicateCoverCheck Service</w:t>
        </w:r>
        <w:r w:rsidR="00D87EAC">
          <w:rPr>
            <w:webHidden/>
          </w:rPr>
          <w:tab/>
        </w:r>
        <w:r w:rsidR="00D87EAC">
          <w:rPr>
            <w:webHidden/>
          </w:rPr>
          <w:fldChar w:fldCharType="begin"/>
        </w:r>
        <w:r w:rsidR="00D87EAC">
          <w:rPr>
            <w:webHidden/>
          </w:rPr>
          <w:instrText xml:space="preserve"> PAGEREF _Toc453246564 \h </w:instrText>
        </w:r>
        <w:r w:rsidR="00D87EAC">
          <w:rPr>
            <w:webHidden/>
          </w:rPr>
        </w:r>
        <w:r w:rsidR="00D87EAC">
          <w:rPr>
            <w:webHidden/>
          </w:rPr>
          <w:fldChar w:fldCharType="separate"/>
        </w:r>
        <w:r w:rsidR="00D87EAC">
          <w:rPr>
            <w:webHidden/>
          </w:rPr>
          <w:t>11</w:t>
        </w:r>
        <w:r w:rsidR="00D87EAC">
          <w:rPr>
            <w:webHidden/>
          </w:rPr>
          <w:fldChar w:fldCharType="end"/>
        </w:r>
      </w:hyperlink>
    </w:p>
    <w:p w14:paraId="1E95024B" w14:textId="77777777" w:rsidR="00D87EAC" w:rsidRDefault="00235C83">
      <w:pPr>
        <w:pStyle w:val="TOC2"/>
        <w:rPr>
          <w:rFonts w:asciiTheme="minorHAnsi" w:eastAsiaTheme="minorEastAsia" w:hAnsiTheme="minorHAnsi" w:cstheme="minorBidi"/>
          <w:bCs w:val="0"/>
          <w:smallCaps w:val="0"/>
          <w:sz w:val="22"/>
          <w:szCs w:val="22"/>
        </w:rPr>
      </w:pPr>
      <w:hyperlink w:anchor="_Toc453246565" w:history="1">
        <w:r w:rsidR="00D87EAC" w:rsidRPr="00377967">
          <w:rPr>
            <w:rStyle w:val="Hyperlink"/>
            <w:iCs/>
          </w:rPr>
          <w:t>3.1.1</w:t>
        </w:r>
        <w:r w:rsidR="00D87EAC">
          <w:rPr>
            <w:rFonts w:asciiTheme="minorHAnsi" w:eastAsiaTheme="minorEastAsia" w:hAnsiTheme="minorHAnsi" w:cstheme="minorBidi"/>
            <w:bCs w:val="0"/>
            <w:smallCaps w:val="0"/>
            <w:sz w:val="22"/>
            <w:szCs w:val="22"/>
          </w:rPr>
          <w:tab/>
        </w:r>
        <w:r w:rsidR="00D87EAC" w:rsidRPr="00377967">
          <w:rPr>
            <w:rStyle w:val="Hyperlink"/>
            <w:iCs/>
          </w:rPr>
          <w:t>File Naming Conventions</w:t>
        </w:r>
        <w:r w:rsidR="00D87EAC">
          <w:rPr>
            <w:webHidden/>
          </w:rPr>
          <w:tab/>
        </w:r>
        <w:r w:rsidR="00D87EAC">
          <w:rPr>
            <w:webHidden/>
          </w:rPr>
          <w:fldChar w:fldCharType="begin"/>
        </w:r>
        <w:r w:rsidR="00D87EAC">
          <w:rPr>
            <w:webHidden/>
          </w:rPr>
          <w:instrText xml:space="preserve"> PAGEREF _Toc453246565 \h </w:instrText>
        </w:r>
        <w:r w:rsidR="00D87EAC">
          <w:rPr>
            <w:webHidden/>
          </w:rPr>
        </w:r>
        <w:r w:rsidR="00D87EAC">
          <w:rPr>
            <w:webHidden/>
          </w:rPr>
          <w:fldChar w:fldCharType="separate"/>
        </w:r>
        <w:r w:rsidR="00D87EAC">
          <w:rPr>
            <w:webHidden/>
          </w:rPr>
          <w:t>11</w:t>
        </w:r>
        <w:r w:rsidR="00D87EAC">
          <w:rPr>
            <w:webHidden/>
          </w:rPr>
          <w:fldChar w:fldCharType="end"/>
        </w:r>
      </w:hyperlink>
    </w:p>
    <w:p w14:paraId="5585BDD4" w14:textId="77777777" w:rsidR="00D87EAC" w:rsidRDefault="00235C83">
      <w:pPr>
        <w:pStyle w:val="TOC2"/>
        <w:rPr>
          <w:rFonts w:asciiTheme="minorHAnsi" w:eastAsiaTheme="minorEastAsia" w:hAnsiTheme="minorHAnsi" w:cstheme="minorBidi"/>
          <w:bCs w:val="0"/>
          <w:smallCaps w:val="0"/>
          <w:sz w:val="22"/>
          <w:szCs w:val="22"/>
        </w:rPr>
      </w:pPr>
      <w:hyperlink w:anchor="_Toc453246566" w:history="1">
        <w:r w:rsidR="00D87EAC" w:rsidRPr="00377967">
          <w:rPr>
            <w:rStyle w:val="Hyperlink"/>
            <w:iCs/>
          </w:rPr>
          <w:t>3.1.2</w:t>
        </w:r>
        <w:r w:rsidR="00D87EAC">
          <w:rPr>
            <w:rFonts w:asciiTheme="minorHAnsi" w:eastAsiaTheme="minorEastAsia" w:hAnsiTheme="minorHAnsi" w:cstheme="minorBidi"/>
            <w:bCs w:val="0"/>
            <w:smallCaps w:val="0"/>
            <w:sz w:val="22"/>
            <w:szCs w:val="22"/>
          </w:rPr>
          <w:tab/>
        </w:r>
        <w:r w:rsidR="00D87EAC" w:rsidRPr="00377967">
          <w:rPr>
            <w:rStyle w:val="Hyperlink"/>
            <w:iCs/>
          </w:rPr>
          <w:t>WSDL Operations</w:t>
        </w:r>
        <w:r w:rsidR="00D87EAC">
          <w:rPr>
            <w:webHidden/>
          </w:rPr>
          <w:tab/>
        </w:r>
        <w:r w:rsidR="00D87EAC">
          <w:rPr>
            <w:webHidden/>
          </w:rPr>
          <w:fldChar w:fldCharType="begin"/>
        </w:r>
        <w:r w:rsidR="00D87EAC">
          <w:rPr>
            <w:webHidden/>
          </w:rPr>
          <w:instrText xml:space="preserve"> PAGEREF _Toc453246566 \h </w:instrText>
        </w:r>
        <w:r w:rsidR="00D87EAC">
          <w:rPr>
            <w:webHidden/>
          </w:rPr>
        </w:r>
        <w:r w:rsidR="00D87EAC">
          <w:rPr>
            <w:webHidden/>
          </w:rPr>
          <w:fldChar w:fldCharType="separate"/>
        </w:r>
        <w:r w:rsidR="00D87EAC">
          <w:rPr>
            <w:webHidden/>
          </w:rPr>
          <w:t>11</w:t>
        </w:r>
        <w:r w:rsidR="00D87EAC">
          <w:rPr>
            <w:webHidden/>
          </w:rPr>
          <w:fldChar w:fldCharType="end"/>
        </w:r>
      </w:hyperlink>
    </w:p>
    <w:p w14:paraId="06D04BE8" w14:textId="77777777" w:rsidR="00D87EAC" w:rsidRDefault="00235C83">
      <w:pPr>
        <w:pStyle w:val="TOC2"/>
        <w:rPr>
          <w:rFonts w:asciiTheme="minorHAnsi" w:eastAsiaTheme="minorEastAsia" w:hAnsiTheme="minorHAnsi" w:cstheme="minorBidi"/>
          <w:bCs w:val="0"/>
          <w:smallCaps w:val="0"/>
          <w:sz w:val="22"/>
          <w:szCs w:val="22"/>
        </w:rPr>
      </w:pPr>
      <w:hyperlink w:anchor="_Toc453246567" w:history="1">
        <w:r w:rsidR="00D87EAC" w:rsidRPr="00377967">
          <w:rPr>
            <w:rStyle w:val="Hyperlink"/>
          </w:rPr>
          <w:t>3.1.3</w:t>
        </w:r>
        <w:r w:rsidR="00D87EAC">
          <w:rPr>
            <w:rFonts w:asciiTheme="minorHAnsi" w:eastAsiaTheme="minorEastAsia" w:hAnsiTheme="minorHAnsi" w:cstheme="minorBidi"/>
            <w:bCs w:val="0"/>
            <w:smallCaps w:val="0"/>
            <w:sz w:val="22"/>
            <w:szCs w:val="22"/>
          </w:rPr>
          <w:tab/>
        </w:r>
        <w:r w:rsidR="00D87EAC" w:rsidRPr="00377967">
          <w:rPr>
            <w:rStyle w:val="Hyperlink"/>
          </w:rPr>
          <w:t>DuplicateCoverCheck Service Request Attribute Definitions</w:t>
        </w:r>
        <w:r w:rsidR="00D87EAC">
          <w:rPr>
            <w:webHidden/>
          </w:rPr>
          <w:tab/>
        </w:r>
        <w:r w:rsidR="00D87EAC">
          <w:rPr>
            <w:webHidden/>
          </w:rPr>
          <w:fldChar w:fldCharType="begin"/>
        </w:r>
        <w:r w:rsidR="00D87EAC">
          <w:rPr>
            <w:webHidden/>
          </w:rPr>
          <w:instrText xml:space="preserve"> PAGEREF _Toc453246567 \h </w:instrText>
        </w:r>
        <w:r w:rsidR="00D87EAC">
          <w:rPr>
            <w:webHidden/>
          </w:rPr>
        </w:r>
        <w:r w:rsidR="00D87EAC">
          <w:rPr>
            <w:webHidden/>
          </w:rPr>
          <w:fldChar w:fldCharType="separate"/>
        </w:r>
        <w:r w:rsidR="00D87EAC">
          <w:rPr>
            <w:webHidden/>
          </w:rPr>
          <w:t>12</w:t>
        </w:r>
        <w:r w:rsidR="00D87EAC">
          <w:rPr>
            <w:webHidden/>
          </w:rPr>
          <w:fldChar w:fldCharType="end"/>
        </w:r>
      </w:hyperlink>
    </w:p>
    <w:p w14:paraId="7FFCA73E" w14:textId="77777777" w:rsidR="00D87EAC" w:rsidRDefault="00235C83">
      <w:pPr>
        <w:pStyle w:val="TOC2"/>
        <w:rPr>
          <w:rFonts w:asciiTheme="minorHAnsi" w:eastAsiaTheme="minorEastAsia" w:hAnsiTheme="minorHAnsi" w:cstheme="minorBidi"/>
          <w:bCs w:val="0"/>
          <w:smallCaps w:val="0"/>
          <w:sz w:val="22"/>
          <w:szCs w:val="22"/>
        </w:rPr>
      </w:pPr>
      <w:hyperlink w:anchor="_Toc453246568" w:history="1">
        <w:r w:rsidR="00D87EAC" w:rsidRPr="00377967">
          <w:rPr>
            <w:rStyle w:val="Hyperlink"/>
          </w:rPr>
          <w:t>3.1.4</w:t>
        </w:r>
        <w:r w:rsidR="00D87EAC">
          <w:rPr>
            <w:rFonts w:asciiTheme="minorHAnsi" w:eastAsiaTheme="minorEastAsia" w:hAnsiTheme="minorHAnsi" w:cstheme="minorBidi"/>
            <w:bCs w:val="0"/>
            <w:smallCaps w:val="0"/>
            <w:sz w:val="22"/>
            <w:szCs w:val="22"/>
          </w:rPr>
          <w:tab/>
        </w:r>
        <w:r w:rsidR="00D87EAC" w:rsidRPr="00377967">
          <w:rPr>
            <w:rStyle w:val="Hyperlink"/>
          </w:rPr>
          <w:t>DuplicateCoverCheck Service Response Attribute Definitions</w:t>
        </w:r>
        <w:r w:rsidR="00D87EAC">
          <w:rPr>
            <w:webHidden/>
          </w:rPr>
          <w:tab/>
        </w:r>
        <w:r w:rsidR="00D87EAC">
          <w:rPr>
            <w:webHidden/>
          </w:rPr>
          <w:fldChar w:fldCharType="begin"/>
        </w:r>
        <w:r w:rsidR="00D87EAC">
          <w:rPr>
            <w:webHidden/>
          </w:rPr>
          <w:instrText xml:space="preserve"> PAGEREF _Toc453246568 \h </w:instrText>
        </w:r>
        <w:r w:rsidR="00D87EAC">
          <w:rPr>
            <w:webHidden/>
          </w:rPr>
        </w:r>
        <w:r w:rsidR="00D87EAC">
          <w:rPr>
            <w:webHidden/>
          </w:rPr>
          <w:fldChar w:fldCharType="separate"/>
        </w:r>
        <w:r w:rsidR="00D87EAC">
          <w:rPr>
            <w:webHidden/>
          </w:rPr>
          <w:t>12</w:t>
        </w:r>
        <w:r w:rsidR="00D87EAC">
          <w:rPr>
            <w:webHidden/>
          </w:rPr>
          <w:fldChar w:fldCharType="end"/>
        </w:r>
      </w:hyperlink>
    </w:p>
    <w:p w14:paraId="1AA8FCEC" w14:textId="77777777" w:rsidR="00D87EAC" w:rsidRDefault="00235C83">
      <w:pPr>
        <w:pStyle w:val="TOC2"/>
        <w:rPr>
          <w:rFonts w:asciiTheme="minorHAnsi" w:eastAsiaTheme="minorEastAsia" w:hAnsiTheme="minorHAnsi" w:cstheme="minorBidi"/>
          <w:bCs w:val="0"/>
          <w:smallCaps w:val="0"/>
          <w:sz w:val="22"/>
          <w:szCs w:val="22"/>
        </w:rPr>
      </w:pPr>
      <w:hyperlink w:anchor="_Toc453246569" w:history="1">
        <w:r w:rsidR="00D87EAC" w:rsidRPr="00377967">
          <w:rPr>
            <w:rStyle w:val="Hyperlink"/>
          </w:rPr>
          <w:t>3.1.5</w:t>
        </w:r>
        <w:r w:rsidR="00D87EAC">
          <w:rPr>
            <w:rFonts w:asciiTheme="minorHAnsi" w:eastAsiaTheme="minorEastAsia" w:hAnsiTheme="minorHAnsi" w:cstheme="minorBidi"/>
            <w:bCs w:val="0"/>
            <w:smallCaps w:val="0"/>
            <w:sz w:val="22"/>
            <w:szCs w:val="22"/>
          </w:rPr>
          <w:tab/>
        </w:r>
        <w:r w:rsidR="00D87EAC" w:rsidRPr="00377967">
          <w:rPr>
            <w:rStyle w:val="Hyperlink"/>
          </w:rPr>
          <w:t>DuplicateCoverCheck Service Error Attribute Definitions</w:t>
        </w:r>
        <w:r w:rsidR="00D87EAC">
          <w:rPr>
            <w:webHidden/>
          </w:rPr>
          <w:tab/>
        </w:r>
        <w:r w:rsidR="00D87EAC">
          <w:rPr>
            <w:webHidden/>
          </w:rPr>
          <w:fldChar w:fldCharType="begin"/>
        </w:r>
        <w:r w:rsidR="00D87EAC">
          <w:rPr>
            <w:webHidden/>
          </w:rPr>
          <w:instrText xml:space="preserve"> PAGEREF _Toc453246569 \h </w:instrText>
        </w:r>
        <w:r w:rsidR="00D87EAC">
          <w:rPr>
            <w:webHidden/>
          </w:rPr>
        </w:r>
        <w:r w:rsidR="00D87EAC">
          <w:rPr>
            <w:webHidden/>
          </w:rPr>
          <w:fldChar w:fldCharType="separate"/>
        </w:r>
        <w:r w:rsidR="00D87EAC">
          <w:rPr>
            <w:webHidden/>
          </w:rPr>
          <w:t>12</w:t>
        </w:r>
        <w:r w:rsidR="00D87EAC">
          <w:rPr>
            <w:webHidden/>
          </w:rPr>
          <w:fldChar w:fldCharType="end"/>
        </w:r>
      </w:hyperlink>
    </w:p>
    <w:p w14:paraId="5FFBA5E6" w14:textId="77777777" w:rsidR="00D87EAC" w:rsidRDefault="00235C83">
      <w:pPr>
        <w:pStyle w:val="TOC2"/>
        <w:rPr>
          <w:rFonts w:asciiTheme="minorHAnsi" w:eastAsiaTheme="minorEastAsia" w:hAnsiTheme="minorHAnsi" w:cstheme="minorBidi"/>
          <w:bCs w:val="0"/>
          <w:smallCaps w:val="0"/>
          <w:sz w:val="22"/>
          <w:szCs w:val="22"/>
        </w:rPr>
      </w:pPr>
      <w:hyperlink w:anchor="_Toc453246570" w:history="1">
        <w:r w:rsidR="00D87EAC" w:rsidRPr="00377967">
          <w:rPr>
            <w:rStyle w:val="Hyperlink"/>
          </w:rPr>
          <w:t>3.1.6</w:t>
        </w:r>
        <w:r w:rsidR="00D87EAC">
          <w:rPr>
            <w:rFonts w:asciiTheme="minorHAnsi" w:eastAsiaTheme="minorEastAsia" w:hAnsiTheme="minorHAnsi" w:cstheme="minorBidi"/>
            <w:bCs w:val="0"/>
            <w:smallCaps w:val="0"/>
            <w:sz w:val="22"/>
            <w:szCs w:val="22"/>
          </w:rPr>
          <w:tab/>
        </w:r>
        <w:r w:rsidR="00D87EAC" w:rsidRPr="00377967">
          <w:rPr>
            <w:rStyle w:val="Hyperlink"/>
          </w:rPr>
          <w:t>ServiceAvailability Service Request Attribute Definitions</w:t>
        </w:r>
        <w:r w:rsidR="00D87EAC">
          <w:rPr>
            <w:webHidden/>
          </w:rPr>
          <w:tab/>
        </w:r>
        <w:r w:rsidR="00D87EAC">
          <w:rPr>
            <w:webHidden/>
          </w:rPr>
          <w:fldChar w:fldCharType="begin"/>
        </w:r>
        <w:r w:rsidR="00D87EAC">
          <w:rPr>
            <w:webHidden/>
          </w:rPr>
          <w:instrText xml:space="preserve"> PAGEREF _Toc453246570 \h </w:instrText>
        </w:r>
        <w:r w:rsidR="00D87EAC">
          <w:rPr>
            <w:webHidden/>
          </w:rPr>
        </w:r>
        <w:r w:rsidR="00D87EAC">
          <w:rPr>
            <w:webHidden/>
          </w:rPr>
          <w:fldChar w:fldCharType="separate"/>
        </w:r>
        <w:r w:rsidR="00D87EAC">
          <w:rPr>
            <w:webHidden/>
          </w:rPr>
          <w:t>12</w:t>
        </w:r>
        <w:r w:rsidR="00D87EAC">
          <w:rPr>
            <w:webHidden/>
          </w:rPr>
          <w:fldChar w:fldCharType="end"/>
        </w:r>
      </w:hyperlink>
    </w:p>
    <w:p w14:paraId="54186349" w14:textId="77777777" w:rsidR="00D87EAC" w:rsidRDefault="00235C83">
      <w:pPr>
        <w:pStyle w:val="TOC2"/>
        <w:rPr>
          <w:rFonts w:asciiTheme="minorHAnsi" w:eastAsiaTheme="minorEastAsia" w:hAnsiTheme="minorHAnsi" w:cstheme="minorBidi"/>
          <w:bCs w:val="0"/>
          <w:smallCaps w:val="0"/>
          <w:sz w:val="22"/>
          <w:szCs w:val="22"/>
        </w:rPr>
      </w:pPr>
      <w:hyperlink w:anchor="_Toc453246571" w:history="1">
        <w:r w:rsidR="00D87EAC" w:rsidRPr="00377967">
          <w:rPr>
            <w:rStyle w:val="Hyperlink"/>
          </w:rPr>
          <w:t>3.1.7</w:t>
        </w:r>
        <w:r w:rsidR="00D87EAC">
          <w:rPr>
            <w:rFonts w:asciiTheme="minorHAnsi" w:eastAsiaTheme="minorEastAsia" w:hAnsiTheme="minorHAnsi" w:cstheme="minorBidi"/>
            <w:bCs w:val="0"/>
            <w:smallCaps w:val="0"/>
            <w:sz w:val="22"/>
            <w:szCs w:val="22"/>
          </w:rPr>
          <w:tab/>
        </w:r>
        <w:r w:rsidR="00D87EAC" w:rsidRPr="00377967">
          <w:rPr>
            <w:rStyle w:val="Hyperlink"/>
          </w:rPr>
          <w:t>ServiceAvailability Service Response Attribute Definitions</w:t>
        </w:r>
        <w:r w:rsidR="00D87EAC">
          <w:rPr>
            <w:webHidden/>
          </w:rPr>
          <w:tab/>
        </w:r>
        <w:r w:rsidR="00D87EAC">
          <w:rPr>
            <w:webHidden/>
          </w:rPr>
          <w:fldChar w:fldCharType="begin"/>
        </w:r>
        <w:r w:rsidR="00D87EAC">
          <w:rPr>
            <w:webHidden/>
          </w:rPr>
          <w:instrText xml:space="preserve"> PAGEREF _Toc453246571 \h </w:instrText>
        </w:r>
        <w:r w:rsidR="00D87EAC">
          <w:rPr>
            <w:webHidden/>
          </w:rPr>
        </w:r>
        <w:r w:rsidR="00D87EAC">
          <w:rPr>
            <w:webHidden/>
          </w:rPr>
          <w:fldChar w:fldCharType="separate"/>
        </w:r>
        <w:r w:rsidR="00D87EAC">
          <w:rPr>
            <w:webHidden/>
          </w:rPr>
          <w:t>13</w:t>
        </w:r>
        <w:r w:rsidR="00D87EAC">
          <w:rPr>
            <w:webHidden/>
          </w:rPr>
          <w:fldChar w:fldCharType="end"/>
        </w:r>
      </w:hyperlink>
    </w:p>
    <w:p w14:paraId="46A5D597" w14:textId="77777777" w:rsidR="00D87EAC" w:rsidRDefault="00235C83">
      <w:pPr>
        <w:pStyle w:val="TOC2"/>
        <w:rPr>
          <w:rFonts w:asciiTheme="minorHAnsi" w:eastAsiaTheme="minorEastAsia" w:hAnsiTheme="minorHAnsi" w:cstheme="minorBidi"/>
          <w:bCs w:val="0"/>
          <w:smallCaps w:val="0"/>
          <w:sz w:val="22"/>
          <w:szCs w:val="22"/>
        </w:rPr>
      </w:pPr>
      <w:hyperlink w:anchor="_Toc453246572" w:history="1">
        <w:r w:rsidR="00D87EAC" w:rsidRPr="00377967">
          <w:rPr>
            <w:rStyle w:val="Hyperlink"/>
          </w:rPr>
          <w:t>3.1.8</w:t>
        </w:r>
        <w:r w:rsidR="00D87EAC">
          <w:rPr>
            <w:rFonts w:asciiTheme="minorHAnsi" w:eastAsiaTheme="minorEastAsia" w:hAnsiTheme="minorHAnsi" w:cstheme="minorBidi"/>
            <w:bCs w:val="0"/>
            <w:smallCaps w:val="0"/>
            <w:sz w:val="22"/>
            <w:szCs w:val="22"/>
          </w:rPr>
          <w:tab/>
        </w:r>
        <w:r w:rsidR="00D87EAC" w:rsidRPr="00377967">
          <w:rPr>
            <w:rStyle w:val="Hyperlink"/>
          </w:rPr>
          <w:t>ServiceAvailability Service Error Attribute Definitions</w:t>
        </w:r>
        <w:r w:rsidR="00D87EAC">
          <w:rPr>
            <w:webHidden/>
          </w:rPr>
          <w:tab/>
        </w:r>
        <w:r w:rsidR="00D87EAC">
          <w:rPr>
            <w:webHidden/>
          </w:rPr>
          <w:fldChar w:fldCharType="begin"/>
        </w:r>
        <w:r w:rsidR="00D87EAC">
          <w:rPr>
            <w:webHidden/>
          </w:rPr>
          <w:instrText xml:space="preserve"> PAGEREF _Toc453246572 \h </w:instrText>
        </w:r>
        <w:r w:rsidR="00D87EAC">
          <w:rPr>
            <w:webHidden/>
          </w:rPr>
        </w:r>
        <w:r w:rsidR="00D87EAC">
          <w:rPr>
            <w:webHidden/>
          </w:rPr>
          <w:fldChar w:fldCharType="separate"/>
        </w:r>
        <w:r w:rsidR="00D87EAC">
          <w:rPr>
            <w:webHidden/>
          </w:rPr>
          <w:t>13</w:t>
        </w:r>
        <w:r w:rsidR="00D87EAC">
          <w:rPr>
            <w:webHidden/>
          </w:rPr>
          <w:fldChar w:fldCharType="end"/>
        </w:r>
      </w:hyperlink>
    </w:p>
    <w:p w14:paraId="62FFD52D" w14:textId="77777777" w:rsidR="00D87EAC" w:rsidRDefault="00235C83">
      <w:pPr>
        <w:pStyle w:val="TOC1"/>
        <w:rPr>
          <w:rFonts w:asciiTheme="minorHAnsi" w:eastAsiaTheme="minorEastAsia" w:hAnsiTheme="minorHAnsi" w:cstheme="minorBidi"/>
          <w:b w:val="0"/>
          <w:bCs w:val="0"/>
          <w:caps w:val="0"/>
          <w:sz w:val="22"/>
          <w:szCs w:val="22"/>
        </w:rPr>
      </w:pPr>
      <w:hyperlink w:anchor="_Toc453246573" w:history="1">
        <w:r w:rsidR="00D87EAC" w:rsidRPr="00377967">
          <w:rPr>
            <w:rStyle w:val="Hyperlink"/>
            <w:rFonts w:cs="Calibri"/>
          </w:rPr>
          <w:t>4</w:t>
        </w:r>
        <w:r w:rsidR="00D87EAC">
          <w:rPr>
            <w:rFonts w:asciiTheme="minorHAnsi" w:eastAsiaTheme="minorEastAsia" w:hAnsiTheme="minorHAnsi" w:cstheme="minorBidi"/>
            <w:b w:val="0"/>
            <w:bCs w:val="0"/>
            <w:caps w:val="0"/>
            <w:sz w:val="22"/>
            <w:szCs w:val="22"/>
          </w:rPr>
          <w:tab/>
        </w:r>
        <w:r w:rsidR="00D87EAC" w:rsidRPr="00377967">
          <w:rPr>
            <w:rStyle w:val="Hyperlink"/>
            <w:rFonts w:cs="Calibri"/>
          </w:rPr>
          <w:t>Non-Functional Design</w:t>
        </w:r>
        <w:r w:rsidR="00D87EAC">
          <w:rPr>
            <w:webHidden/>
          </w:rPr>
          <w:tab/>
        </w:r>
        <w:r w:rsidR="00D87EAC">
          <w:rPr>
            <w:webHidden/>
          </w:rPr>
          <w:fldChar w:fldCharType="begin"/>
        </w:r>
        <w:r w:rsidR="00D87EAC">
          <w:rPr>
            <w:webHidden/>
          </w:rPr>
          <w:instrText xml:space="preserve"> PAGEREF _Toc453246573 \h </w:instrText>
        </w:r>
        <w:r w:rsidR="00D87EAC">
          <w:rPr>
            <w:webHidden/>
          </w:rPr>
        </w:r>
        <w:r w:rsidR="00D87EAC">
          <w:rPr>
            <w:webHidden/>
          </w:rPr>
          <w:fldChar w:fldCharType="separate"/>
        </w:r>
        <w:r w:rsidR="00D87EAC">
          <w:rPr>
            <w:webHidden/>
          </w:rPr>
          <w:t>14</w:t>
        </w:r>
        <w:r w:rsidR="00D87EAC">
          <w:rPr>
            <w:webHidden/>
          </w:rPr>
          <w:fldChar w:fldCharType="end"/>
        </w:r>
      </w:hyperlink>
    </w:p>
    <w:p w14:paraId="0BA1F897" w14:textId="77777777" w:rsidR="00D87EAC" w:rsidRDefault="00235C83">
      <w:pPr>
        <w:pStyle w:val="TOC2"/>
        <w:rPr>
          <w:rFonts w:asciiTheme="minorHAnsi" w:eastAsiaTheme="minorEastAsia" w:hAnsiTheme="minorHAnsi" w:cstheme="minorBidi"/>
          <w:bCs w:val="0"/>
          <w:smallCaps w:val="0"/>
          <w:sz w:val="22"/>
          <w:szCs w:val="22"/>
        </w:rPr>
      </w:pPr>
      <w:hyperlink w:anchor="_Toc453246574" w:history="1">
        <w:r w:rsidR="00D87EAC" w:rsidRPr="00377967">
          <w:rPr>
            <w:rStyle w:val="Hyperlink"/>
          </w:rPr>
          <w:t>4.1</w:t>
        </w:r>
        <w:r w:rsidR="00D87EAC">
          <w:rPr>
            <w:rFonts w:asciiTheme="minorHAnsi" w:eastAsiaTheme="minorEastAsia" w:hAnsiTheme="minorHAnsi" w:cstheme="minorBidi"/>
            <w:bCs w:val="0"/>
            <w:smallCaps w:val="0"/>
            <w:sz w:val="22"/>
            <w:szCs w:val="22"/>
          </w:rPr>
          <w:tab/>
        </w:r>
        <w:r w:rsidR="00D87EAC" w:rsidRPr="00377967">
          <w:rPr>
            <w:rStyle w:val="Hyperlink"/>
          </w:rPr>
          <w:t>Service SOAP Headers</w:t>
        </w:r>
        <w:r w:rsidR="00D87EAC">
          <w:rPr>
            <w:webHidden/>
          </w:rPr>
          <w:tab/>
        </w:r>
        <w:r w:rsidR="00D87EAC">
          <w:rPr>
            <w:webHidden/>
          </w:rPr>
          <w:fldChar w:fldCharType="begin"/>
        </w:r>
        <w:r w:rsidR="00D87EAC">
          <w:rPr>
            <w:webHidden/>
          </w:rPr>
          <w:instrText xml:space="preserve"> PAGEREF _Toc453246574 \h </w:instrText>
        </w:r>
        <w:r w:rsidR="00D87EAC">
          <w:rPr>
            <w:webHidden/>
          </w:rPr>
        </w:r>
        <w:r w:rsidR="00D87EAC">
          <w:rPr>
            <w:webHidden/>
          </w:rPr>
          <w:fldChar w:fldCharType="separate"/>
        </w:r>
        <w:r w:rsidR="00D87EAC">
          <w:rPr>
            <w:webHidden/>
          </w:rPr>
          <w:t>14</w:t>
        </w:r>
        <w:r w:rsidR="00D87EAC">
          <w:rPr>
            <w:webHidden/>
          </w:rPr>
          <w:fldChar w:fldCharType="end"/>
        </w:r>
      </w:hyperlink>
    </w:p>
    <w:p w14:paraId="5FCA7924" w14:textId="77777777" w:rsidR="00D87EAC" w:rsidRDefault="00235C83">
      <w:pPr>
        <w:pStyle w:val="TOC2"/>
        <w:rPr>
          <w:rFonts w:asciiTheme="minorHAnsi" w:eastAsiaTheme="minorEastAsia" w:hAnsiTheme="minorHAnsi" w:cstheme="minorBidi"/>
          <w:bCs w:val="0"/>
          <w:smallCaps w:val="0"/>
          <w:sz w:val="22"/>
          <w:szCs w:val="22"/>
        </w:rPr>
      </w:pPr>
      <w:hyperlink w:anchor="_Toc453246575" w:history="1">
        <w:r w:rsidR="00D87EAC" w:rsidRPr="00377967">
          <w:rPr>
            <w:rStyle w:val="Hyperlink"/>
          </w:rPr>
          <w:t>4.2</w:t>
        </w:r>
        <w:r w:rsidR="00D87EAC">
          <w:rPr>
            <w:rFonts w:asciiTheme="minorHAnsi" w:eastAsiaTheme="minorEastAsia" w:hAnsiTheme="minorHAnsi" w:cstheme="minorBidi"/>
            <w:bCs w:val="0"/>
            <w:smallCaps w:val="0"/>
            <w:sz w:val="22"/>
            <w:szCs w:val="22"/>
          </w:rPr>
          <w:tab/>
        </w:r>
        <w:r w:rsidR="00D87EAC" w:rsidRPr="00377967">
          <w:rPr>
            <w:rStyle w:val="Hyperlink"/>
          </w:rPr>
          <w:t>Security</w:t>
        </w:r>
        <w:r w:rsidR="00D87EAC">
          <w:rPr>
            <w:webHidden/>
          </w:rPr>
          <w:tab/>
        </w:r>
        <w:r w:rsidR="00D87EAC">
          <w:rPr>
            <w:webHidden/>
          </w:rPr>
          <w:fldChar w:fldCharType="begin"/>
        </w:r>
        <w:r w:rsidR="00D87EAC">
          <w:rPr>
            <w:webHidden/>
          </w:rPr>
          <w:instrText xml:space="preserve"> PAGEREF _Toc453246575 \h </w:instrText>
        </w:r>
        <w:r w:rsidR="00D87EAC">
          <w:rPr>
            <w:webHidden/>
          </w:rPr>
        </w:r>
        <w:r w:rsidR="00D87EAC">
          <w:rPr>
            <w:webHidden/>
          </w:rPr>
          <w:fldChar w:fldCharType="separate"/>
        </w:r>
        <w:r w:rsidR="00D87EAC">
          <w:rPr>
            <w:webHidden/>
          </w:rPr>
          <w:t>14</w:t>
        </w:r>
        <w:r w:rsidR="00D87EAC">
          <w:rPr>
            <w:webHidden/>
          </w:rPr>
          <w:fldChar w:fldCharType="end"/>
        </w:r>
      </w:hyperlink>
    </w:p>
    <w:p w14:paraId="7596546F" w14:textId="77777777" w:rsidR="00D87EAC" w:rsidRDefault="00235C83">
      <w:pPr>
        <w:pStyle w:val="TOC2"/>
        <w:rPr>
          <w:rFonts w:asciiTheme="minorHAnsi" w:eastAsiaTheme="minorEastAsia" w:hAnsiTheme="minorHAnsi" w:cstheme="minorBidi"/>
          <w:bCs w:val="0"/>
          <w:smallCaps w:val="0"/>
          <w:sz w:val="22"/>
          <w:szCs w:val="22"/>
        </w:rPr>
      </w:pPr>
      <w:hyperlink w:anchor="_Toc453246576" w:history="1">
        <w:r w:rsidR="00D87EAC" w:rsidRPr="00377967">
          <w:rPr>
            <w:rStyle w:val="Hyperlink"/>
          </w:rPr>
          <w:t>4.3</w:t>
        </w:r>
        <w:r w:rsidR="00D87EAC">
          <w:rPr>
            <w:rFonts w:asciiTheme="minorHAnsi" w:eastAsiaTheme="minorEastAsia" w:hAnsiTheme="minorHAnsi" w:cstheme="minorBidi"/>
            <w:bCs w:val="0"/>
            <w:smallCaps w:val="0"/>
            <w:sz w:val="22"/>
            <w:szCs w:val="22"/>
          </w:rPr>
          <w:tab/>
        </w:r>
        <w:r w:rsidR="00D87EAC" w:rsidRPr="00377967">
          <w:rPr>
            <w:rStyle w:val="Hyperlink"/>
          </w:rPr>
          <w:t>Performance</w:t>
        </w:r>
        <w:r w:rsidR="00D87EAC">
          <w:rPr>
            <w:webHidden/>
          </w:rPr>
          <w:tab/>
        </w:r>
        <w:r w:rsidR="00D87EAC">
          <w:rPr>
            <w:webHidden/>
          </w:rPr>
          <w:fldChar w:fldCharType="begin"/>
        </w:r>
        <w:r w:rsidR="00D87EAC">
          <w:rPr>
            <w:webHidden/>
          </w:rPr>
          <w:instrText xml:space="preserve"> PAGEREF _Toc453246576 \h </w:instrText>
        </w:r>
        <w:r w:rsidR="00D87EAC">
          <w:rPr>
            <w:webHidden/>
          </w:rPr>
        </w:r>
        <w:r w:rsidR="00D87EAC">
          <w:rPr>
            <w:webHidden/>
          </w:rPr>
          <w:fldChar w:fldCharType="separate"/>
        </w:r>
        <w:r w:rsidR="00D87EAC">
          <w:rPr>
            <w:webHidden/>
          </w:rPr>
          <w:t>15</w:t>
        </w:r>
        <w:r w:rsidR="00D87EAC">
          <w:rPr>
            <w:webHidden/>
          </w:rPr>
          <w:fldChar w:fldCharType="end"/>
        </w:r>
      </w:hyperlink>
    </w:p>
    <w:p w14:paraId="233217EB" w14:textId="77777777" w:rsidR="00D87EAC" w:rsidRDefault="00235C83">
      <w:pPr>
        <w:pStyle w:val="TOC2"/>
        <w:rPr>
          <w:rFonts w:asciiTheme="minorHAnsi" w:eastAsiaTheme="minorEastAsia" w:hAnsiTheme="minorHAnsi" w:cstheme="minorBidi"/>
          <w:bCs w:val="0"/>
          <w:smallCaps w:val="0"/>
          <w:sz w:val="22"/>
          <w:szCs w:val="22"/>
        </w:rPr>
      </w:pPr>
      <w:hyperlink w:anchor="_Toc453246577" w:history="1">
        <w:r w:rsidR="00D87EAC" w:rsidRPr="00377967">
          <w:rPr>
            <w:rStyle w:val="Hyperlink"/>
          </w:rPr>
          <w:t>4.3.1</w:t>
        </w:r>
        <w:r w:rsidR="00D87EAC">
          <w:rPr>
            <w:rFonts w:asciiTheme="minorHAnsi" w:eastAsiaTheme="minorEastAsia" w:hAnsiTheme="minorHAnsi" w:cstheme="minorBidi"/>
            <w:bCs w:val="0"/>
            <w:smallCaps w:val="0"/>
            <w:sz w:val="22"/>
            <w:szCs w:val="22"/>
          </w:rPr>
          <w:tab/>
        </w:r>
        <w:r w:rsidR="00D87EAC" w:rsidRPr="00377967">
          <w:rPr>
            <w:rStyle w:val="Hyperlink"/>
          </w:rPr>
          <w:t>Volumetric</w:t>
        </w:r>
        <w:r w:rsidR="00D87EAC">
          <w:rPr>
            <w:webHidden/>
          </w:rPr>
          <w:tab/>
        </w:r>
        <w:r w:rsidR="00D87EAC">
          <w:rPr>
            <w:webHidden/>
          </w:rPr>
          <w:fldChar w:fldCharType="begin"/>
        </w:r>
        <w:r w:rsidR="00D87EAC">
          <w:rPr>
            <w:webHidden/>
          </w:rPr>
          <w:instrText xml:space="preserve"> PAGEREF _Toc453246577 \h </w:instrText>
        </w:r>
        <w:r w:rsidR="00D87EAC">
          <w:rPr>
            <w:webHidden/>
          </w:rPr>
        </w:r>
        <w:r w:rsidR="00D87EAC">
          <w:rPr>
            <w:webHidden/>
          </w:rPr>
          <w:fldChar w:fldCharType="separate"/>
        </w:r>
        <w:r w:rsidR="00D87EAC">
          <w:rPr>
            <w:webHidden/>
          </w:rPr>
          <w:t>15</w:t>
        </w:r>
        <w:r w:rsidR="00D87EAC">
          <w:rPr>
            <w:webHidden/>
          </w:rPr>
          <w:fldChar w:fldCharType="end"/>
        </w:r>
      </w:hyperlink>
    </w:p>
    <w:p w14:paraId="53CC53EF" w14:textId="77777777" w:rsidR="00D87EAC" w:rsidRDefault="00235C83">
      <w:pPr>
        <w:pStyle w:val="TOC2"/>
        <w:rPr>
          <w:rFonts w:asciiTheme="minorHAnsi" w:eastAsiaTheme="minorEastAsia" w:hAnsiTheme="minorHAnsi" w:cstheme="minorBidi"/>
          <w:bCs w:val="0"/>
          <w:smallCaps w:val="0"/>
          <w:sz w:val="22"/>
          <w:szCs w:val="22"/>
        </w:rPr>
      </w:pPr>
      <w:hyperlink w:anchor="_Toc453246578" w:history="1">
        <w:r w:rsidR="00D87EAC" w:rsidRPr="00377967">
          <w:rPr>
            <w:rStyle w:val="Hyperlink"/>
          </w:rPr>
          <w:t>4.4</w:t>
        </w:r>
        <w:r w:rsidR="00D87EAC">
          <w:rPr>
            <w:rFonts w:asciiTheme="minorHAnsi" w:eastAsiaTheme="minorEastAsia" w:hAnsiTheme="minorHAnsi" w:cstheme="minorBidi"/>
            <w:bCs w:val="0"/>
            <w:smallCaps w:val="0"/>
            <w:sz w:val="22"/>
            <w:szCs w:val="22"/>
          </w:rPr>
          <w:tab/>
        </w:r>
        <w:r w:rsidR="00D87EAC" w:rsidRPr="00377967">
          <w:rPr>
            <w:rStyle w:val="Hyperlink"/>
          </w:rPr>
          <w:t>SLA (Service Response Time)</w:t>
        </w:r>
        <w:r w:rsidR="00D87EAC">
          <w:rPr>
            <w:webHidden/>
          </w:rPr>
          <w:tab/>
        </w:r>
        <w:r w:rsidR="00D87EAC">
          <w:rPr>
            <w:webHidden/>
          </w:rPr>
          <w:fldChar w:fldCharType="begin"/>
        </w:r>
        <w:r w:rsidR="00D87EAC">
          <w:rPr>
            <w:webHidden/>
          </w:rPr>
          <w:instrText xml:space="preserve"> PAGEREF _Toc453246578 \h </w:instrText>
        </w:r>
        <w:r w:rsidR="00D87EAC">
          <w:rPr>
            <w:webHidden/>
          </w:rPr>
        </w:r>
        <w:r w:rsidR="00D87EAC">
          <w:rPr>
            <w:webHidden/>
          </w:rPr>
          <w:fldChar w:fldCharType="separate"/>
        </w:r>
        <w:r w:rsidR="00D87EAC">
          <w:rPr>
            <w:webHidden/>
          </w:rPr>
          <w:t>15</w:t>
        </w:r>
        <w:r w:rsidR="00D87EAC">
          <w:rPr>
            <w:webHidden/>
          </w:rPr>
          <w:fldChar w:fldCharType="end"/>
        </w:r>
      </w:hyperlink>
    </w:p>
    <w:p w14:paraId="60BCCF30" w14:textId="77777777" w:rsidR="00D87EAC" w:rsidRDefault="00235C83">
      <w:pPr>
        <w:pStyle w:val="TOC2"/>
        <w:rPr>
          <w:rFonts w:asciiTheme="minorHAnsi" w:eastAsiaTheme="minorEastAsia" w:hAnsiTheme="minorHAnsi" w:cstheme="minorBidi"/>
          <w:bCs w:val="0"/>
          <w:smallCaps w:val="0"/>
          <w:sz w:val="22"/>
          <w:szCs w:val="22"/>
        </w:rPr>
      </w:pPr>
      <w:hyperlink w:anchor="_Toc453246579" w:history="1">
        <w:r w:rsidR="00D87EAC" w:rsidRPr="00377967">
          <w:rPr>
            <w:rStyle w:val="Hyperlink"/>
          </w:rPr>
          <w:t>4.5</w:t>
        </w:r>
        <w:r w:rsidR="00D87EAC">
          <w:rPr>
            <w:rFonts w:asciiTheme="minorHAnsi" w:eastAsiaTheme="minorEastAsia" w:hAnsiTheme="minorHAnsi" w:cstheme="minorBidi"/>
            <w:bCs w:val="0"/>
            <w:smallCaps w:val="0"/>
            <w:sz w:val="22"/>
            <w:szCs w:val="22"/>
          </w:rPr>
          <w:tab/>
        </w:r>
        <w:r w:rsidR="00D87EAC" w:rsidRPr="00377967">
          <w:rPr>
            <w:rStyle w:val="Hyperlink"/>
          </w:rPr>
          <w:t>Deployment</w:t>
        </w:r>
        <w:r w:rsidR="00D87EAC">
          <w:rPr>
            <w:webHidden/>
          </w:rPr>
          <w:tab/>
        </w:r>
        <w:r w:rsidR="00D87EAC">
          <w:rPr>
            <w:webHidden/>
          </w:rPr>
          <w:fldChar w:fldCharType="begin"/>
        </w:r>
        <w:r w:rsidR="00D87EAC">
          <w:rPr>
            <w:webHidden/>
          </w:rPr>
          <w:instrText xml:space="preserve"> PAGEREF _Toc453246579 \h </w:instrText>
        </w:r>
        <w:r w:rsidR="00D87EAC">
          <w:rPr>
            <w:webHidden/>
          </w:rPr>
        </w:r>
        <w:r w:rsidR="00D87EAC">
          <w:rPr>
            <w:webHidden/>
          </w:rPr>
          <w:fldChar w:fldCharType="separate"/>
        </w:r>
        <w:r w:rsidR="00D87EAC">
          <w:rPr>
            <w:webHidden/>
          </w:rPr>
          <w:t>15</w:t>
        </w:r>
        <w:r w:rsidR="00D87EAC">
          <w:rPr>
            <w:webHidden/>
          </w:rPr>
          <w:fldChar w:fldCharType="end"/>
        </w:r>
      </w:hyperlink>
    </w:p>
    <w:p w14:paraId="46655CB3" w14:textId="77777777" w:rsidR="00D87EAC" w:rsidRDefault="00235C83">
      <w:pPr>
        <w:pStyle w:val="TOC2"/>
        <w:rPr>
          <w:rFonts w:asciiTheme="minorHAnsi" w:eastAsiaTheme="minorEastAsia" w:hAnsiTheme="minorHAnsi" w:cstheme="minorBidi"/>
          <w:bCs w:val="0"/>
          <w:smallCaps w:val="0"/>
          <w:sz w:val="22"/>
          <w:szCs w:val="22"/>
        </w:rPr>
      </w:pPr>
      <w:hyperlink w:anchor="_Toc453246580" w:history="1">
        <w:r w:rsidR="00D87EAC" w:rsidRPr="00377967">
          <w:rPr>
            <w:rStyle w:val="Hyperlink"/>
          </w:rPr>
          <w:t>4.6</w:t>
        </w:r>
        <w:r w:rsidR="00D87EAC">
          <w:rPr>
            <w:rFonts w:asciiTheme="minorHAnsi" w:eastAsiaTheme="minorEastAsia" w:hAnsiTheme="minorHAnsi" w:cstheme="minorBidi"/>
            <w:bCs w:val="0"/>
            <w:smallCaps w:val="0"/>
            <w:sz w:val="22"/>
            <w:szCs w:val="22"/>
          </w:rPr>
          <w:tab/>
        </w:r>
        <w:r w:rsidR="00D87EAC" w:rsidRPr="00377967">
          <w:rPr>
            <w:rStyle w:val="Hyperlink"/>
          </w:rPr>
          <w:t>Error Handling &amp; Notification</w:t>
        </w:r>
        <w:r w:rsidR="00D87EAC">
          <w:rPr>
            <w:webHidden/>
          </w:rPr>
          <w:tab/>
        </w:r>
        <w:r w:rsidR="00D87EAC">
          <w:rPr>
            <w:webHidden/>
          </w:rPr>
          <w:fldChar w:fldCharType="begin"/>
        </w:r>
        <w:r w:rsidR="00D87EAC">
          <w:rPr>
            <w:webHidden/>
          </w:rPr>
          <w:instrText xml:space="preserve"> PAGEREF _Toc453246580 \h </w:instrText>
        </w:r>
        <w:r w:rsidR="00D87EAC">
          <w:rPr>
            <w:webHidden/>
          </w:rPr>
        </w:r>
        <w:r w:rsidR="00D87EAC">
          <w:rPr>
            <w:webHidden/>
          </w:rPr>
          <w:fldChar w:fldCharType="separate"/>
        </w:r>
        <w:r w:rsidR="00D87EAC">
          <w:rPr>
            <w:webHidden/>
          </w:rPr>
          <w:t>15</w:t>
        </w:r>
        <w:r w:rsidR="00D87EAC">
          <w:rPr>
            <w:webHidden/>
          </w:rPr>
          <w:fldChar w:fldCharType="end"/>
        </w:r>
      </w:hyperlink>
    </w:p>
    <w:p w14:paraId="39A206F6" w14:textId="77777777" w:rsidR="00D87EAC" w:rsidRDefault="00235C83">
      <w:pPr>
        <w:pStyle w:val="TOC2"/>
        <w:rPr>
          <w:rFonts w:asciiTheme="minorHAnsi" w:eastAsiaTheme="minorEastAsia" w:hAnsiTheme="minorHAnsi" w:cstheme="minorBidi"/>
          <w:bCs w:val="0"/>
          <w:smallCaps w:val="0"/>
          <w:sz w:val="22"/>
          <w:szCs w:val="22"/>
        </w:rPr>
      </w:pPr>
      <w:hyperlink w:anchor="_Toc453246581" w:history="1">
        <w:r w:rsidR="00D87EAC" w:rsidRPr="00377967">
          <w:rPr>
            <w:rStyle w:val="Hyperlink"/>
          </w:rPr>
          <w:t>4.7</w:t>
        </w:r>
        <w:r w:rsidR="00D87EAC">
          <w:rPr>
            <w:rFonts w:asciiTheme="minorHAnsi" w:eastAsiaTheme="minorEastAsia" w:hAnsiTheme="minorHAnsi" w:cstheme="minorBidi"/>
            <w:bCs w:val="0"/>
            <w:smallCaps w:val="0"/>
            <w:sz w:val="22"/>
            <w:szCs w:val="22"/>
          </w:rPr>
          <w:tab/>
        </w:r>
        <w:r w:rsidR="00D87EAC" w:rsidRPr="00377967">
          <w:rPr>
            <w:rStyle w:val="Hyperlink"/>
          </w:rPr>
          <w:t>Housekeeping Policies</w:t>
        </w:r>
        <w:r w:rsidR="00D87EAC">
          <w:rPr>
            <w:webHidden/>
          </w:rPr>
          <w:tab/>
        </w:r>
        <w:r w:rsidR="00D87EAC">
          <w:rPr>
            <w:webHidden/>
          </w:rPr>
          <w:fldChar w:fldCharType="begin"/>
        </w:r>
        <w:r w:rsidR="00D87EAC">
          <w:rPr>
            <w:webHidden/>
          </w:rPr>
          <w:instrText xml:space="preserve"> PAGEREF _Toc453246581 \h </w:instrText>
        </w:r>
        <w:r w:rsidR="00D87EAC">
          <w:rPr>
            <w:webHidden/>
          </w:rPr>
        </w:r>
        <w:r w:rsidR="00D87EAC">
          <w:rPr>
            <w:webHidden/>
          </w:rPr>
          <w:fldChar w:fldCharType="separate"/>
        </w:r>
        <w:r w:rsidR="00D87EAC">
          <w:rPr>
            <w:webHidden/>
          </w:rPr>
          <w:t>15</w:t>
        </w:r>
        <w:r w:rsidR="00D87EAC">
          <w:rPr>
            <w:webHidden/>
          </w:rPr>
          <w:fldChar w:fldCharType="end"/>
        </w:r>
      </w:hyperlink>
    </w:p>
    <w:p w14:paraId="17F1CD3B" w14:textId="77777777" w:rsidR="00D87EAC" w:rsidRDefault="00235C83">
      <w:pPr>
        <w:pStyle w:val="TOC1"/>
        <w:rPr>
          <w:rFonts w:asciiTheme="minorHAnsi" w:eastAsiaTheme="minorEastAsia" w:hAnsiTheme="minorHAnsi" w:cstheme="minorBidi"/>
          <w:b w:val="0"/>
          <w:bCs w:val="0"/>
          <w:caps w:val="0"/>
          <w:sz w:val="22"/>
          <w:szCs w:val="22"/>
        </w:rPr>
      </w:pPr>
      <w:hyperlink w:anchor="_Toc453246582" w:history="1">
        <w:r w:rsidR="00D87EAC" w:rsidRPr="00377967">
          <w:rPr>
            <w:rStyle w:val="Hyperlink"/>
            <w:rFonts w:cs="Calibri"/>
          </w:rPr>
          <w:t>5</w:t>
        </w:r>
        <w:r w:rsidR="00D87EAC">
          <w:rPr>
            <w:rFonts w:asciiTheme="minorHAnsi" w:eastAsiaTheme="minorEastAsia" w:hAnsiTheme="minorHAnsi" w:cstheme="minorBidi"/>
            <w:b w:val="0"/>
            <w:bCs w:val="0"/>
            <w:caps w:val="0"/>
            <w:sz w:val="22"/>
            <w:szCs w:val="22"/>
          </w:rPr>
          <w:tab/>
        </w:r>
        <w:r w:rsidR="00D87EAC" w:rsidRPr="00377967">
          <w:rPr>
            <w:rStyle w:val="Hyperlink"/>
            <w:rFonts w:cs="Calibri"/>
          </w:rPr>
          <w:t>Appendix</w:t>
        </w:r>
        <w:r w:rsidR="00D87EAC">
          <w:rPr>
            <w:webHidden/>
          </w:rPr>
          <w:tab/>
        </w:r>
        <w:r w:rsidR="00D87EAC">
          <w:rPr>
            <w:webHidden/>
          </w:rPr>
          <w:fldChar w:fldCharType="begin"/>
        </w:r>
        <w:r w:rsidR="00D87EAC">
          <w:rPr>
            <w:webHidden/>
          </w:rPr>
          <w:instrText xml:space="preserve"> PAGEREF _Toc453246582 \h </w:instrText>
        </w:r>
        <w:r w:rsidR="00D87EAC">
          <w:rPr>
            <w:webHidden/>
          </w:rPr>
        </w:r>
        <w:r w:rsidR="00D87EAC">
          <w:rPr>
            <w:webHidden/>
          </w:rPr>
          <w:fldChar w:fldCharType="separate"/>
        </w:r>
        <w:r w:rsidR="00D87EAC">
          <w:rPr>
            <w:webHidden/>
          </w:rPr>
          <w:t>16</w:t>
        </w:r>
        <w:r w:rsidR="00D87EAC">
          <w:rPr>
            <w:webHidden/>
          </w:rPr>
          <w:fldChar w:fldCharType="end"/>
        </w:r>
      </w:hyperlink>
    </w:p>
    <w:p w14:paraId="325B1D50" w14:textId="77777777" w:rsidR="00D87EAC" w:rsidRDefault="00235C83">
      <w:pPr>
        <w:pStyle w:val="TOC2"/>
        <w:rPr>
          <w:rFonts w:asciiTheme="minorHAnsi" w:eastAsiaTheme="minorEastAsia" w:hAnsiTheme="minorHAnsi" w:cstheme="minorBidi"/>
          <w:bCs w:val="0"/>
          <w:smallCaps w:val="0"/>
          <w:sz w:val="22"/>
          <w:szCs w:val="22"/>
        </w:rPr>
      </w:pPr>
      <w:hyperlink w:anchor="_Toc453246583" w:history="1">
        <w:r w:rsidR="00D87EAC" w:rsidRPr="00377967">
          <w:rPr>
            <w:rStyle w:val="Hyperlink"/>
          </w:rPr>
          <w:t>5.1</w:t>
        </w:r>
        <w:r w:rsidR="00D87EAC">
          <w:rPr>
            <w:rFonts w:asciiTheme="minorHAnsi" w:eastAsiaTheme="minorEastAsia" w:hAnsiTheme="minorHAnsi" w:cstheme="minorBidi"/>
            <w:bCs w:val="0"/>
            <w:smallCaps w:val="0"/>
            <w:sz w:val="22"/>
            <w:szCs w:val="22"/>
          </w:rPr>
          <w:tab/>
        </w:r>
        <w:r w:rsidR="00D87EAC" w:rsidRPr="00377967">
          <w:rPr>
            <w:rStyle w:val="Hyperlink"/>
          </w:rPr>
          <w:t>WSDL &amp; XSD</w:t>
        </w:r>
        <w:r w:rsidR="00D87EAC">
          <w:rPr>
            <w:webHidden/>
          </w:rPr>
          <w:tab/>
        </w:r>
        <w:r w:rsidR="00D87EAC">
          <w:rPr>
            <w:webHidden/>
          </w:rPr>
          <w:fldChar w:fldCharType="begin"/>
        </w:r>
        <w:r w:rsidR="00D87EAC">
          <w:rPr>
            <w:webHidden/>
          </w:rPr>
          <w:instrText xml:space="preserve"> PAGEREF _Toc453246583 \h </w:instrText>
        </w:r>
        <w:r w:rsidR="00D87EAC">
          <w:rPr>
            <w:webHidden/>
          </w:rPr>
        </w:r>
        <w:r w:rsidR="00D87EAC">
          <w:rPr>
            <w:webHidden/>
          </w:rPr>
          <w:fldChar w:fldCharType="separate"/>
        </w:r>
        <w:r w:rsidR="00D87EAC">
          <w:rPr>
            <w:webHidden/>
          </w:rPr>
          <w:t>16</w:t>
        </w:r>
        <w:r w:rsidR="00D87EAC">
          <w:rPr>
            <w:webHidden/>
          </w:rPr>
          <w:fldChar w:fldCharType="end"/>
        </w:r>
      </w:hyperlink>
    </w:p>
    <w:p w14:paraId="6C804779" w14:textId="77777777" w:rsidR="00D87EAC" w:rsidRDefault="00235C83">
      <w:pPr>
        <w:pStyle w:val="TOC2"/>
        <w:rPr>
          <w:rFonts w:asciiTheme="minorHAnsi" w:eastAsiaTheme="minorEastAsia" w:hAnsiTheme="minorHAnsi" w:cstheme="minorBidi"/>
          <w:bCs w:val="0"/>
          <w:smallCaps w:val="0"/>
          <w:sz w:val="22"/>
          <w:szCs w:val="22"/>
        </w:rPr>
      </w:pPr>
      <w:hyperlink w:anchor="_Toc453246584" w:history="1">
        <w:r w:rsidR="00D87EAC" w:rsidRPr="00377967">
          <w:rPr>
            <w:rStyle w:val="Hyperlink"/>
          </w:rPr>
          <w:t>5.2</w:t>
        </w:r>
        <w:r w:rsidR="00D87EAC">
          <w:rPr>
            <w:rFonts w:asciiTheme="minorHAnsi" w:eastAsiaTheme="minorEastAsia" w:hAnsiTheme="minorHAnsi" w:cstheme="minorBidi"/>
            <w:bCs w:val="0"/>
            <w:smallCaps w:val="0"/>
            <w:sz w:val="22"/>
            <w:szCs w:val="22"/>
          </w:rPr>
          <w:tab/>
        </w:r>
        <w:r w:rsidR="00D87EAC" w:rsidRPr="00377967">
          <w:rPr>
            <w:rStyle w:val="Hyperlink"/>
          </w:rPr>
          <w:t>MDM Entity Level Data Model</w:t>
        </w:r>
        <w:r w:rsidR="00D87EAC">
          <w:rPr>
            <w:webHidden/>
          </w:rPr>
          <w:tab/>
        </w:r>
        <w:r w:rsidR="00D87EAC">
          <w:rPr>
            <w:webHidden/>
          </w:rPr>
          <w:fldChar w:fldCharType="begin"/>
        </w:r>
        <w:r w:rsidR="00D87EAC">
          <w:rPr>
            <w:webHidden/>
          </w:rPr>
          <w:instrText xml:space="preserve"> PAGEREF _Toc453246584 \h </w:instrText>
        </w:r>
        <w:r w:rsidR="00D87EAC">
          <w:rPr>
            <w:webHidden/>
          </w:rPr>
        </w:r>
        <w:r w:rsidR="00D87EAC">
          <w:rPr>
            <w:webHidden/>
          </w:rPr>
          <w:fldChar w:fldCharType="separate"/>
        </w:r>
        <w:r w:rsidR="00D87EAC">
          <w:rPr>
            <w:webHidden/>
          </w:rPr>
          <w:t>16</w:t>
        </w:r>
        <w:r w:rsidR="00D87EAC">
          <w:rPr>
            <w:webHidden/>
          </w:rPr>
          <w:fldChar w:fldCharType="end"/>
        </w:r>
      </w:hyperlink>
    </w:p>
    <w:p w14:paraId="1042DCC1" w14:textId="77777777" w:rsidR="00D87EAC" w:rsidRDefault="00235C83">
      <w:pPr>
        <w:pStyle w:val="TOC2"/>
        <w:rPr>
          <w:rFonts w:asciiTheme="minorHAnsi" w:eastAsiaTheme="minorEastAsia" w:hAnsiTheme="minorHAnsi" w:cstheme="minorBidi"/>
          <w:bCs w:val="0"/>
          <w:smallCaps w:val="0"/>
          <w:sz w:val="22"/>
          <w:szCs w:val="22"/>
        </w:rPr>
      </w:pPr>
      <w:hyperlink w:anchor="_Toc453246585" w:history="1">
        <w:r w:rsidR="00D87EAC" w:rsidRPr="00377967">
          <w:rPr>
            <w:rStyle w:val="Hyperlink"/>
          </w:rPr>
          <w:t>5.3</w:t>
        </w:r>
        <w:r w:rsidR="00D87EAC">
          <w:rPr>
            <w:rFonts w:asciiTheme="minorHAnsi" w:eastAsiaTheme="minorEastAsia" w:hAnsiTheme="minorHAnsi" w:cstheme="minorBidi"/>
            <w:bCs w:val="0"/>
            <w:smallCaps w:val="0"/>
            <w:sz w:val="22"/>
            <w:szCs w:val="22"/>
          </w:rPr>
          <w:tab/>
        </w:r>
        <w:r w:rsidR="00D87EAC" w:rsidRPr="00377967">
          <w:rPr>
            <w:rStyle w:val="Hyperlink"/>
          </w:rPr>
          <w:t>References</w:t>
        </w:r>
        <w:r w:rsidR="00D87EAC">
          <w:rPr>
            <w:webHidden/>
          </w:rPr>
          <w:tab/>
        </w:r>
        <w:r w:rsidR="00D87EAC">
          <w:rPr>
            <w:webHidden/>
          </w:rPr>
          <w:fldChar w:fldCharType="begin"/>
        </w:r>
        <w:r w:rsidR="00D87EAC">
          <w:rPr>
            <w:webHidden/>
          </w:rPr>
          <w:instrText xml:space="preserve"> PAGEREF _Toc453246585 \h </w:instrText>
        </w:r>
        <w:r w:rsidR="00D87EAC">
          <w:rPr>
            <w:webHidden/>
          </w:rPr>
        </w:r>
        <w:r w:rsidR="00D87EAC">
          <w:rPr>
            <w:webHidden/>
          </w:rPr>
          <w:fldChar w:fldCharType="separate"/>
        </w:r>
        <w:r w:rsidR="00D87EAC">
          <w:rPr>
            <w:webHidden/>
          </w:rPr>
          <w:t>16</w:t>
        </w:r>
        <w:r w:rsidR="00D87EAC">
          <w:rPr>
            <w:webHidden/>
          </w:rPr>
          <w:fldChar w:fldCharType="end"/>
        </w:r>
      </w:hyperlink>
    </w:p>
    <w:p w14:paraId="701B8BE3" w14:textId="77777777" w:rsidR="00D87EAC" w:rsidRDefault="00235C83">
      <w:pPr>
        <w:pStyle w:val="TOC2"/>
        <w:rPr>
          <w:rFonts w:asciiTheme="minorHAnsi" w:eastAsiaTheme="minorEastAsia" w:hAnsiTheme="minorHAnsi" w:cstheme="minorBidi"/>
          <w:bCs w:val="0"/>
          <w:smallCaps w:val="0"/>
          <w:sz w:val="22"/>
          <w:szCs w:val="22"/>
        </w:rPr>
      </w:pPr>
      <w:hyperlink w:anchor="_Toc453246586" w:history="1">
        <w:r w:rsidR="00D87EAC" w:rsidRPr="00377967">
          <w:rPr>
            <w:rStyle w:val="Hyperlink"/>
          </w:rPr>
          <w:t>5.3.1</w:t>
        </w:r>
        <w:r w:rsidR="00D87EAC">
          <w:rPr>
            <w:rFonts w:asciiTheme="minorHAnsi" w:eastAsiaTheme="minorEastAsia" w:hAnsiTheme="minorHAnsi" w:cstheme="minorBidi"/>
            <w:bCs w:val="0"/>
            <w:smallCaps w:val="0"/>
            <w:sz w:val="22"/>
            <w:szCs w:val="22"/>
          </w:rPr>
          <w:tab/>
        </w:r>
        <w:r w:rsidR="00D87EAC" w:rsidRPr="00377967">
          <w:rPr>
            <w:rStyle w:val="Hyperlink"/>
          </w:rPr>
          <w:t>Duplicate Customer Check ICD</w:t>
        </w:r>
        <w:r w:rsidR="00D87EAC">
          <w:rPr>
            <w:webHidden/>
          </w:rPr>
          <w:tab/>
        </w:r>
        <w:r w:rsidR="00D87EAC">
          <w:rPr>
            <w:webHidden/>
          </w:rPr>
          <w:fldChar w:fldCharType="begin"/>
        </w:r>
        <w:r w:rsidR="00D87EAC">
          <w:rPr>
            <w:webHidden/>
          </w:rPr>
          <w:instrText xml:space="preserve"> PAGEREF _Toc453246586 \h </w:instrText>
        </w:r>
        <w:r w:rsidR="00D87EAC">
          <w:rPr>
            <w:webHidden/>
          </w:rPr>
        </w:r>
        <w:r w:rsidR="00D87EAC">
          <w:rPr>
            <w:webHidden/>
          </w:rPr>
          <w:fldChar w:fldCharType="separate"/>
        </w:r>
        <w:r w:rsidR="00D87EAC">
          <w:rPr>
            <w:webHidden/>
          </w:rPr>
          <w:t>16</w:t>
        </w:r>
        <w:r w:rsidR="00D87EAC">
          <w:rPr>
            <w:webHidden/>
          </w:rPr>
          <w:fldChar w:fldCharType="end"/>
        </w:r>
      </w:hyperlink>
    </w:p>
    <w:p w14:paraId="6BD27102" w14:textId="77777777" w:rsidR="00D87EAC" w:rsidRDefault="00235C83">
      <w:pPr>
        <w:pStyle w:val="TOC2"/>
        <w:rPr>
          <w:rFonts w:asciiTheme="minorHAnsi" w:eastAsiaTheme="minorEastAsia" w:hAnsiTheme="minorHAnsi" w:cstheme="minorBidi"/>
          <w:bCs w:val="0"/>
          <w:smallCaps w:val="0"/>
          <w:sz w:val="22"/>
          <w:szCs w:val="22"/>
        </w:rPr>
      </w:pPr>
      <w:hyperlink w:anchor="_Toc453246587" w:history="1">
        <w:r w:rsidR="00D87EAC" w:rsidRPr="00377967">
          <w:rPr>
            <w:rStyle w:val="Hyperlink"/>
          </w:rPr>
          <w:t>5.3.2</w:t>
        </w:r>
        <w:r w:rsidR="00D87EAC">
          <w:rPr>
            <w:rFonts w:asciiTheme="minorHAnsi" w:eastAsiaTheme="minorEastAsia" w:hAnsiTheme="minorHAnsi" w:cstheme="minorBidi"/>
            <w:bCs w:val="0"/>
            <w:smallCaps w:val="0"/>
            <w:sz w:val="22"/>
            <w:szCs w:val="22"/>
          </w:rPr>
          <w:tab/>
        </w:r>
        <w:r w:rsidR="00D87EAC" w:rsidRPr="00377967">
          <w:rPr>
            <w:rStyle w:val="Hyperlink"/>
          </w:rPr>
          <w:t>Duplicate Customer Check Design</w:t>
        </w:r>
        <w:r w:rsidR="00D87EAC">
          <w:rPr>
            <w:webHidden/>
          </w:rPr>
          <w:tab/>
        </w:r>
        <w:r w:rsidR="00D87EAC">
          <w:rPr>
            <w:webHidden/>
          </w:rPr>
          <w:fldChar w:fldCharType="begin"/>
        </w:r>
        <w:r w:rsidR="00D87EAC">
          <w:rPr>
            <w:webHidden/>
          </w:rPr>
          <w:instrText xml:space="preserve"> PAGEREF _Toc453246587 \h </w:instrText>
        </w:r>
        <w:r w:rsidR="00D87EAC">
          <w:rPr>
            <w:webHidden/>
          </w:rPr>
        </w:r>
        <w:r w:rsidR="00D87EAC">
          <w:rPr>
            <w:webHidden/>
          </w:rPr>
          <w:fldChar w:fldCharType="separate"/>
        </w:r>
        <w:r w:rsidR="00D87EAC">
          <w:rPr>
            <w:webHidden/>
          </w:rPr>
          <w:t>16</w:t>
        </w:r>
        <w:r w:rsidR="00D87EAC">
          <w:rPr>
            <w:webHidden/>
          </w:rPr>
          <w:fldChar w:fldCharType="end"/>
        </w:r>
      </w:hyperlink>
    </w:p>
    <w:p w14:paraId="03464926" w14:textId="77777777" w:rsidR="00D87EAC" w:rsidRDefault="00235C83">
      <w:pPr>
        <w:pStyle w:val="TOC2"/>
        <w:rPr>
          <w:rFonts w:asciiTheme="minorHAnsi" w:eastAsiaTheme="minorEastAsia" w:hAnsiTheme="minorHAnsi" w:cstheme="minorBidi"/>
          <w:bCs w:val="0"/>
          <w:smallCaps w:val="0"/>
          <w:sz w:val="22"/>
          <w:szCs w:val="22"/>
        </w:rPr>
      </w:pPr>
      <w:hyperlink w:anchor="_Toc453246588" w:history="1">
        <w:r w:rsidR="00D87EAC" w:rsidRPr="00377967">
          <w:rPr>
            <w:rStyle w:val="Hyperlink"/>
          </w:rPr>
          <w:t>5.3.3</w:t>
        </w:r>
        <w:r w:rsidR="00D87EAC">
          <w:rPr>
            <w:rFonts w:asciiTheme="minorHAnsi" w:eastAsiaTheme="minorEastAsia" w:hAnsiTheme="minorHAnsi" w:cstheme="minorBidi"/>
            <w:bCs w:val="0"/>
            <w:smallCaps w:val="0"/>
            <w:sz w:val="22"/>
            <w:szCs w:val="22"/>
          </w:rPr>
          <w:tab/>
        </w:r>
        <w:r w:rsidR="00D87EAC" w:rsidRPr="00377967">
          <w:rPr>
            <w:rStyle w:val="Hyperlink"/>
          </w:rPr>
          <w:t>HomeServe SOAP Standards</w:t>
        </w:r>
        <w:r w:rsidR="00D87EAC">
          <w:rPr>
            <w:webHidden/>
          </w:rPr>
          <w:tab/>
        </w:r>
        <w:r w:rsidR="00D87EAC">
          <w:rPr>
            <w:webHidden/>
          </w:rPr>
          <w:fldChar w:fldCharType="begin"/>
        </w:r>
        <w:r w:rsidR="00D87EAC">
          <w:rPr>
            <w:webHidden/>
          </w:rPr>
          <w:instrText xml:space="preserve"> PAGEREF _Toc453246588 \h </w:instrText>
        </w:r>
        <w:r w:rsidR="00D87EAC">
          <w:rPr>
            <w:webHidden/>
          </w:rPr>
        </w:r>
        <w:r w:rsidR="00D87EAC">
          <w:rPr>
            <w:webHidden/>
          </w:rPr>
          <w:fldChar w:fldCharType="separate"/>
        </w:r>
        <w:r w:rsidR="00D87EAC">
          <w:rPr>
            <w:webHidden/>
          </w:rPr>
          <w:t>16</w:t>
        </w:r>
        <w:r w:rsidR="00D87EAC">
          <w:rPr>
            <w:webHidden/>
          </w:rPr>
          <w:fldChar w:fldCharType="end"/>
        </w:r>
      </w:hyperlink>
    </w:p>
    <w:p w14:paraId="3A70EE2D" w14:textId="77777777" w:rsidR="00D87EAC" w:rsidRDefault="00235C83">
      <w:pPr>
        <w:pStyle w:val="TOC2"/>
        <w:rPr>
          <w:rFonts w:asciiTheme="minorHAnsi" w:eastAsiaTheme="minorEastAsia" w:hAnsiTheme="minorHAnsi" w:cstheme="minorBidi"/>
          <w:bCs w:val="0"/>
          <w:smallCaps w:val="0"/>
          <w:sz w:val="22"/>
          <w:szCs w:val="22"/>
        </w:rPr>
      </w:pPr>
      <w:hyperlink w:anchor="_Toc453246589" w:history="1">
        <w:r w:rsidR="00D87EAC" w:rsidRPr="00377967">
          <w:rPr>
            <w:rStyle w:val="Hyperlink"/>
          </w:rPr>
          <w:t>5.3.4</w:t>
        </w:r>
        <w:r w:rsidR="00D87EAC">
          <w:rPr>
            <w:rFonts w:asciiTheme="minorHAnsi" w:eastAsiaTheme="minorEastAsia" w:hAnsiTheme="minorHAnsi" w:cstheme="minorBidi"/>
            <w:bCs w:val="0"/>
            <w:smallCaps w:val="0"/>
            <w:sz w:val="22"/>
            <w:szCs w:val="22"/>
          </w:rPr>
          <w:tab/>
        </w:r>
        <w:r w:rsidR="00D87EAC" w:rsidRPr="00377967">
          <w:rPr>
            <w:rStyle w:val="Hyperlink"/>
          </w:rPr>
          <w:t>WS-Security Schema</w:t>
        </w:r>
        <w:r w:rsidR="00D87EAC">
          <w:rPr>
            <w:webHidden/>
          </w:rPr>
          <w:tab/>
        </w:r>
        <w:r w:rsidR="00D87EAC">
          <w:rPr>
            <w:webHidden/>
          </w:rPr>
          <w:fldChar w:fldCharType="begin"/>
        </w:r>
        <w:r w:rsidR="00D87EAC">
          <w:rPr>
            <w:webHidden/>
          </w:rPr>
          <w:instrText xml:space="preserve"> PAGEREF _Toc453246589 \h </w:instrText>
        </w:r>
        <w:r w:rsidR="00D87EAC">
          <w:rPr>
            <w:webHidden/>
          </w:rPr>
        </w:r>
        <w:r w:rsidR="00D87EAC">
          <w:rPr>
            <w:webHidden/>
          </w:rPr>
          <w:fldChar w:fldCharType="separate"/>
        </w:r>
        <w:r w:rsidR="00D87EAC">
          <w:rPr>
            <w:webHidden/>
          </w:rPr>
          <w:t>16</w:t>
        </w:r>
        <w:r w:rsidR="00D87EAC">
          <w:rPr>
            <w:webHidden/>
          </w:rPr>
          <w:fldChar w:fldCharType="end"/>
        </w:r>
      </w:hyperlink>
    </w:p>
    <w:p w14:paraId="196E171C" w14:textId="77777777" w:rsidR="00D87EAC" w:rsidRDefault="00235C83">
      <w:pPr>
        <w:pStyle w:val="TOC2"/>
        <w:rPr>
          <w:rFonts w:asciiTheme="minorHAnsi" w:eastAsiaTheme="minorEastAsia" w:hAnsiTheme="minorHAnsi" w:cstheme="minorBidi"/>
          <w:bCs w:val="0"/>
          <w:smallCaps w:val="0"/>
          <w:sz w:val="22"/>
          <w:szCs w:val="22"/>
        </w:rPr>
      </w:pPr>
      <w:hyperlink w:anchor="_Toc453246590" w:history="1">
        <w:r w:rsidR="00D87EAC" w:rsidRPr="00377967">
          <w:rPr>
            <w:rStyle w:val="Hyperlink"/>
          </w:rPr>
          <w:t>5.3.5</w:t>
        </w:r>
        <w:r w:rsidR="00D87EAC">
          <w:rPr>
            <w:rFonts w:asciiTheme="minorHAnsi" w:eastAsiaTheme="minorEastAsia" w:hAnsiTheme="minorHAnsi" w:cstheme="minorBidi"/>
            <w:bCs w:val="0"/>
            <w:smallCaps w:val="0"/>
            <w:sz w:val="22"/>
            <w:szCs w:val="22"/>
          </w:rPr>
          <w:tab/>
        </w:r>
        <w:r w:rsidR="00D87EAC" w:rsidRPr="00377967">
          <w:rPr>
            <w:rStyle w:val="Hyperlink"/>
          </w:rPr>
          <w:t>Source Systems Catalogue</w:t>
        </w:r>
        <w:r w:rsidR="00D87EAC">
          <w:rPr>
            <w:webHidden/>
          </w:rPr>
          <w:tab/>
        </w:r>
        <w:r w:rsidR="00D87EAC">
          <w:rPr>
            <w:webHidden/>
          </w:rPr>
          <w:fldChar w:fldCharType="begin"/>
        </w:r>
        <w:r w:rsidR="00D87EAC">
          <w:rPr>
            <w:webHidden/>
          </w:rPr>
          <w:instrText xml:space="preserve"> PAGEREF _Toc453246590 \h </w:instrText>
        </w:r>
        <w:r w:rsidR="00D87EAC">
          <w:rPr>
            <w:webHidden/>
          </w:rPr>
        </w:r>
        <w:r w:rsidR="00D87EAC">
          <w:rPr>
            <w:webHidden/>
          </w:rPr>
          <w:fldChar w:fldCharType="separate"/>
        </w:r>
        <w:r w:rsidR="00D87EAC">
          <w:rPr>
            <w:webHidden/>
          </w:rPr>
          <w:t>16</w:t>
        </w:r>
        <w:r w:rsidR="00D87EAC">
          <w:rPr>
            <w:webHidden/>
          </w:rPr>
          <w:fldChar w:fldCharType="end"/>
        </w:r>
      </w:hyperlink>
    </w:p>
    <w:p w14:paraId="2F7940B9" w14:textId="77777777" w:rsidR="00D87EAC" w:rsidRDefault="00235C83">
      <w:pPr>
        <w:pStyle w:val="TOC2"/>
        <w:rPr>
          <w:rFonts w:asciiTheme="minorHAnsi" w:eastAsiaTheme="minorEastAsia" w:hAnsiTheme="minorHAnsi" w:cstheme="minorBidi"/>
          <w:bCs w:val="0"/>
          <w:smallCaps w:val="0"/>
          <w:sz w:val="22"/>
          <w:szCs w:val="22"/>
        </w:rPr>
      </w:pPr>
      <w:hyperlink w:anchor="_Toc453246591" w:history="1">
        <w:r w:rsidR="00D87EAC" w:rsidRPr="00377967">
          <w:rPr>
            <w:rStyle w:val="Hyperlink"/>
          </w:rPr>
          <w:t>5.3.6</w:t>
        </w:r>
        <w:r w:rsidR="00D87EAC">
          <w:rPr>
            <w:rFonts w:asciiTheme="minorHAnsi" w:eastAsiaTheme="minorEastAsia" w:hAnsiTheme="minorHAnsi" w:cstheme="minorBidi"/>
            <w:bCs w:val="0"/>
            <w:smallCaps w:val="0"/>
            <w:sz w:val="22"/>
            <w:szCs w:val="22"/>
          </w:rPr>
          <w:tab/>
        </w:r>
        <w:r w:rsidR="00D87EAC" w:rsidRPr="00377967">
          <w:rPr>
            <w:rStyle w:val="Hyperlink"/>
          </w:rPr>
          <w:t>Unity Error Catalogue:</w:t>
        </w:r>
        <w:r w:rsidR="00D87EAC">
          <w:rPr>
            <w:webHidden/>
          </w:rPr>
          <w:tab/>
        </w:r>
        <w:r w:rsidR="00D87EAC">
          <w:rPr>
            <w:webHidden/>
          </w:rPr>
          <w:fldChar w:fldCharType="begin"/>
        </w:r>
        <w:r w:rsidR="00D87EAC">
          <w:rPr>
            <w:webHidden/>
          </w:rPr>
          <w:instrText xml:space="preserve"> PAGEREF _Toc453246591 \h </w:instrText>
        </w:r>
        <w:r w:rsidR="00D87EAC">
          <w:rPr>
            <w:webHidden/>
          </w:rPr>
        </w:r>
        <w:r w:rsidR="00D87EAC">
          <w:rPr>
            <w:webHidden/>
          </w:rPr>
          <w:fldChar w:fldCharType="separate"/>
        </w:r>
        <w:r w:rsidR="00D87EAC">
          <w:rPr>
            <w:webHidden/>
          </w:rPr>
          <w:t>17</w:t>
        </w:r>
        <w:r w:rsidR="00D87EAC">
          <w:rPr>
            <w:webHidden/>
          </w:rPr>
          <w:fldChar w:fldCharType="end"/>
        </w:r>
      </w:hyperlink>
    </w:p>
    <w:p w14:paraId="59B4D1D9" w14:textId="77777777" w:rsidR="00D87EAC" w:rsidRDefault="00235C83">
      <w:pPr>
        <w:pStyle w:val="TOC2"/>
        <w:rPr>
          <w:rFonts w:asciiTheme="minorHAnsi" w:eastAsiaTheme="minorEastAsia" w:hAnsiTheme="minorHAnsi" w:cstheme="minorBidi"/>
          <w:bCs w:val="0"/>
          <w:smallCaps w:val="0"/>
          <w:sz w:val="22"/>
          <w:szCs w:val="22"/>
        </w:rPr>
      </w:pPr>
      <w:hyperlink w:anchor="_Toc453246592" w:history="1">
        <w:r w:rsidR="00D87EAC" w:rsidRPr="00377967">
          <w:rPr>
            <w:rStyle w:val="Hyperlink"/>
          </w:rPr>
          <w:t>5.3.7</w:t>
        </w:r>
        <w:r w:rsidR="00D87EAC">
          <w:rPr>
            <w:rFonts w:asciiTheme="minorHAnsi" w:eastAsiaTheme="minorEastAsia" w:hAnsiTheme="minorHAnsi" w:cstheme="minorBidi"/>
            <w:bCs w:val="0"/>
            <w:smallCaps w:val="0"/>
            <w:sz w:val="22"/>
            <w:szCs w:val="22"/>
          </w:rPr>
          <w:tab/>
        </w:r>
        <w:r w:rsidR="00D87EAC" w:rsidRPr="00377967">
          <w:rPr>
            <w:rStyle w:val="Hyperlink"/>
          </w:rPr>
          <w:t>Product Mapping ICD</w:t>
        </w:r>
        <w:r w:rsidR="00D87EAC">
          <w:rPr>
            <w:webHidden/>
          </w:rPr>
          <w:tab/>
        </w:r>
        <w:r w:rsidR="00D87EAC">
          <w:rPr>
            <w:webHidden/>
          </w:rPr>
          <w:fldChar w:fldCharType="begin"/>
        </w:r>
        <w:r w:rsidR="00D87EAC">
          <w:rPr>
            <w:webHidden/>
          </w:rPr>
          <w:instrText xml:space="preserve"> PAGEREF _Toc453246592 \h </w:instrText>
        </w:r>
        <w:r w:rsidR="00D87EAC">
          <w:rPr>
            <w:webHidden/>
          </w:rPr>
        </w:r>
        <w:r w:rsidR="00D87EAC">
          <w:rPr>
            <w:webHidden/>
          </w:rPr>
          <w:fldChar w:fldCharType="separate"/>
        </w:r>
        <w:r w:rsidR="00D87EAC">
          <w:rPr>
            <w:webHidden/>
          </w:rPr>
          <w:t>17</w:t>
        </w:r>
        <w:r w:rsidR="00D87EAC">
          <w:rPr>
            <w:webHidden/>
          </w:rPr>
          <w:fldChar w:fldCharType="end"/>
        </w:r>
      </w:hyperlink>
    </w:p>
    <w:p w14:paraId="08E3471B" w14:textId="77777777" w:rsidR="00D87EAC" w:rsidRDefault="00235C83">
      <w:pPr>
        <w:pStyle w:val="TOC2"/>
        <w:rPr>
          <w:rFonts w:asciiTheme="minorHAnsi" w:eastAsiaTheme="minorEastAsia" w:hAnsiTheme="minorHAnsi" w:cstheme="minorBidi"/>
          <w:bCs w:val="0"/>
          <w:smallCaps w:val="0"/>
          <w:sz w:val="22"/>
          <w:szCs w:val="22"/>
        </w:rPr>
      </w:pPr>
      <w:hyperlink w:anchor="_Toc453246593" w:history="1">
        <w:r w:rsidR="00D87EAC" w:rsidRPr="00377967">
          <w:rPr>
            <w:rStyle w:val="Hyperlink"/>
          </w:rPr>
          <w:t>5.3.8</w:t>
        </w:r>
        <w:r w:rsidR="00D87EAC">
          <w:rPr>
            <w:rFonts w:asciiTheme="minorHAnsi" w:eastAsiaTheme="minorEastAsia" w:hAnsiTheme="minorHAnsi" w:cstheme="minorBidi"/>
            <w:bCs w:val="0"/>
            <w:smallCaps w:val="0"/>
            <w:sz w:val="22"/>
            <w:szCs w:val="22"/>
          </w:rPr>
          <w:tab/>
        </w:r>
        <w:r w:rsidR="00D87EAC" w:rsidRPr="00377967">
          <w:rPr>
            <w:rStyle w:val="Hyperlink"/>
          </w:rPr>
          <w:t>Review Comments</w:t>
        </w:r>
        <w:r w:rsidR="00D87EAC">
          <w:rPr>
            <w:webHidden/>
          </w:rPr>
          <w:tab/>
        </w:r>
        <w:r w:rsidR="00D87EAC">
          <w:rPr>
            <w:webHidden/>
          </w:rPr>
          <w:fldChar w:fldCharType="begin"/>
        </w:r>
        <w:r w:rsidR="00D87EAC">
          <w:rPr>
            <w:webHidden/>
          </w:rPr>
          <w:instrText xml:space="preserve"> PAGEREF _Toc453246593 \h </w:instrText>
        </w:r>
        <w:r w:rsidR="00D87EAC">
          <w:rPr>
            <w:webHidden/>
          </w:rPr>
        </w:r>
        <w:r w:rsidR="00D87EAC">
          <w:rPr>
            <w:webHidden/>
          </w:rPr>
          <w:fldChar w:fldCharType="separate"/>
        </w:r>
        <w:r w:rsidR="00D87EAC">
          <w:rPr>
            <w:webHidden/>
          </w:rPr>
          <w:t>17</w:t>
        </w:r>
        <w:r w:rsidR="00D87EAC">
          <w:rPr>
            <w:webHidden/>
          </w:rPr>
          <w:fldChar w:fldCharType="end"/>
        </w:r>
      </w:hyperlink>
    </w:p>
    <w:p w14:paraId="713AFF05" w14:textId="77777777" w:rsidR="00572100" w:rsidRDefault="0008150A" w:rsidP="00F6682E">
      <w:pPr>
        <w:pStyle w:val="Header"/>
        <w:tabs>
          <w:tab w:val="clear" w:pos="4320"/>
          <w:tab w:val="clear" w:pos="8640"/>
        </w:tabs>
        <w:rPr>
          <w:szCs w:val="28"/>
        </w:rPr>
      </w:pPr>
      <w:r w:rsidRPr="003E7AE9">
        <w:rPr>
          <w:sz w:val="22"/>
          <w:szCs w:val="18"/>
        </w:rPr>
        <w:fldChar w:fldCharType="end"/>
      </w:r>
    </w:p>
    <w:p w14:paraId="7F564C9D" w14:textId="77777777" w:rsidR="003E7AE9" w:rsidRDefault="003E7AE9">
      <w:pPr>
        <w:spacing w:after="160" w:line="259" w:lineRule="auto"/>
        <w:jc w:val="left"/>
        <w:rPr>
          <w:b/>
          <w:sz w:val="28"/>
          <w:szCs w:val="28"/>
        </w:rPr>
      </w:pPr>
      <w:bookmarkStart w:id="11" w:name="_Toc34823159"/>
      <w:bookmarkStart w:id="12" w:name="_Toc265581866"/>
      <w:bookmarkStart w:id="13" w:name="_Toc328148572"/>
      <w:bookmarkStart w:id="14" w:name="_Toc477231983"/>
      <w:bookmarkStart w:id="15" w:name="_Toc481826913"/>
      <w:r>
        <w:rPr>
          <w:b/>
          <w:sz w:val="28"/>
          <w:szCs w:val="28"/>
        </w:rPr>
        <w:br w:type="page"/>
      </w:r>
    </w:p>
    <w:p w14:paraId="2CC60F28" w14:textId="77777777" w:rsidR="00F6682E" w:rsidRPr="00513C50" w:rsidRDefault="00F6682E" w:rsidP="003E7AE9">
      <w:pPr>
        <w:tabs>
          <w:tab w:val="left" w:pos="7900"/>
        </w:tabs>
        <w:rPr>
          <w:b/>
          <w:sz w:val="28"/>
          <w:szCs w:val="28"/>
        </w:rPr>
      </w:pPr>
      <w:r w:rsidRPr="00513C50">
        <w:rPr>
          <w:b/>
          <w:sz w:val="28"/>
          <w:szCs w:val="28"/>
        </w:rPr>
        <w:lastRenderedPageBreak/>
        <w:t xml:space="preserve">Document </w:t>
      </w:r>
      <w:bookmarkEnd w:id="11"/>
      <w:r w:rsidRPr="00513C50">
        <w:rPr>
          <w:b/>
          <w:sz w:val="28"/>
          <w:szCs w:val="28"/>
        </w:rPr>
        <w:t>Maintenance</w:t>
      </w:r>
      <w:bookmarkEnd w:id="12"/>
      <w:bookmarkEnd w:id="13"/>
    </w:p>
    <w:p w14:paraId="45404F91" w14:textId="77777777" w:rsidR="00F6682E" w:rsidRPr="00513C50" w:rsidRDefault="00F6682E" w:rsidP="00F6682E">
      <w:pPr>
        <w:rPr>
          <w:b/>
          <w:i/>
        </w:rPr>
      </w:pPr>
      <w:bookmarkStart w:id="16" w:name="_Toc265581867"/>
      <w:bookmarkStart w:id="17" w:name="_Toc328148573"/>
      <w:r w:rsidRPr="00513C50">
        <w:rPr>
          <w:b/>
          <w:i/>
        </w:rPr>
        <w:t>Document Owners</w:t>
      </w:r>
      <w:bookmarkEnd w:id="16"/>
      <w:bookmarkEnd w:id="17"/>
    </w:p>
    <w:tbl>
      <w:tblPr>
        <w:tblW w:w="0" w:type="auto"/>
        <w:tblInd w:w="5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64"/>
        <w:gridCol w:w="5715"/>
      </w:tblGrid>
      <w:tr w:rsidR="00F6682E" w:rsidRPr="001917D5" w14:paraId="633D0757" w14:textId="77777777" w:rsidTr="00F6682E">
        <w:trPr>
          <w:cantSplit/>
          <w:trHeight w:val="255"/>
        </w:trPr>
        <w:tc>
          <w:tcPr>
            <w:tcW w:w="8079" w:type="dxa"/>
            <w:gridSpan w:val="2"/>
            <w:tcBorders>
              <w:top w:val="single" w:sz="6" w:space="0" w:color="auto"/>
              <w:left w:val="single" w:sz="6" w:space="0" w:color="auto"/>
              <w:bottom w:val="single" w:sz="6" w:space="0" w:color="auto"/>
              <w:right w:val="single" w:sz="6" w:space="0" w:color="auto"/>
            </w:tcBorders>
            <w:shd w:val="pct15" w:color="000000" w:fill="FFFFFF"/>
            <w:hideMark/>
          </w:tcPr>
          <w:p w14:paraId="4F3945F1" w14:textId="7D8C1898" w:rsidR="00F6682E" w:rsidRPr="001917D5" w:rsidRDefault="00F6682E" w:rsidP="00CF0C78">
            <w:pPr>
              <w:rPr>
                <w:sz w:val="20"/>
              </w:rPr>
            </w:pPr>
            <w:r w:rsidRPr="001917D5">
              <w:rPr>
                <w:sz w:val="20"/>
              </w:rPr>
              <w:t xml:space="preserve">Functional owner(s): </w:t>
            </w:r>
            <w:r w:rsidR="00CF0C78">
              <w:rPr>
                <w:sz w:val="20"/>
              </w:rPr>
              <w:t>Naveen Mula,</w:t>
            </w:r>
            <w:r w:rsidR="00CF0C78">
              <w:t xml:space="preserve"> </w:t>
            </w:r>
            <w:r w:rsidR="00CF0C78" w:rsidRPr="00CF0C78">
              <w:rPr>
                <w:sz w:val="20"/>
              </w:rPr>
              <w:t>Mohamed Fa</w:t>
            </w:r>
            <w:r w:rsidR="00CF0C78">
              <w:rPr>
                <w:sz w:val="20"/>
              </w:rPr>
              <w:t xml:space="preserve">hmy </w:t>
            </w:r>
          </w:p>
        </w:tc>
      </w:tr>
      <w:tr w:rsidR="00F6682E" w:rsidRPr="001917D5" w14:paraId="7EB42CEB" w14:textId="77777777" w:rsidTr="00F6682E">
        <w:trPr>
          <w:cantSplit/>
        </w:trPr>
        <w:tc>
          <w:tcPr>
            <w:tcW w:w="8079" w:type="dxa"/>
            <w:gridSpan w:val="2"/>
            <w:tcBorders>
              <w:top w:val="single" w:sz="6" w:space="0" w:color="auto"/>
              <w:left w:val="single" w:sz="6" w:space="0" w:color="auto"/>
              <w:bottom w:val="single" w:sz="6" w:space="0" w:color="auto"/>
              <w:right w:val="single" w:sz="6" w:space="0" w:color="auto"/>
            </w:tcBorders>
            <w:shd w:val="pct15" w:color="000000" w:fill="FFFFFF"/>
            <w:hideMark/>
          </w:tcPr>
          <w:p w14:paraId="374F77D0" w14:textId="2E4AE872" w:rsidR="00F6682E" w:rsidRPr="001917D5" w:rsidRDefault="00F6682E" w:rsidP="00F6682E">
            <w:pPr>
              <w:rPr>
                <w:sz w:val="20"/>
              </w:rPr>
            </w:pPr>
            <w:r w:rsidRPr="001917D5">
              <w:rPr>
                <w:sz w:val="20"/>
              </w:rPr>
              <w:t>Technical Owner(s)</w:t>
            </w:r>
            <w:r>
              <w:rPr>
                <w:sz w:val="20"/>
              </w:rPr>
              <w:t xml:space="preserve">: </w:t>
            </w:r>
            <w:r w:rsidR="0006689B">
              <w:rPr>
                <w:sz w:val="20"/>
              </w:rPr>
              <w:t>Venkat</w:t>
            </w:r>
            <w:ins w:id="18" w:author="Venkata Srinivas Samavedam" w:date="2017-03-17T12:27:00Z">
              <w:r w:rsidR="000D43FF">
                <w:rPr>
                  <w:sz w:val="20"/>
                </w:rPr>
                <w:t>a</w:t>
              </w:r>
            </w:ins>
            <w:r w:rsidR="0006689B">
              <w:rPr>
                <w:sz w:val="20"/>
              </w:rPr>
              <w:t xml:space="preserve"> S</w:t>
            </w:r>
          </w:p>
        </w:tc>
      </w:tr>
      <w:tr w:rsidR="00F6682E" w:rsidRPr="001917D5" w14:paraId="316C40A3" w14:textId="77777777" w:rsidTr="00F6682E">
        <w:tc>
          <w:tcPr>
            <w:tcW w:w="2364" w:type="dxa"/>
            <w:tcBorders>
              <w:top w:val="single" w:sz="6" w:space="0" w:color="auto"/>
              <w:left w:val="single" w:sz="6" w:space="0" w:color="auto"/>
              <w:bottom w:val="single" w:sz="6" w:space="0" w:color="auto"/>
              <w:right w:val="single" w:sz="6" w:space="0" w:color="auto"/>
            </w:tcBorders>
            <w:hideMark/>
          </w:tcPr>
          <w:p w14:paraId="612C22B6" w14:textId="77777777" w:rsidR="00F6682E" w:rsidRPr="001917D5" w:rsidRDefault="00F6682E" w:rsidP="00F6682E">
            <w:pPr>
              <w:rPr>
                <w:sz w:val="20"/>
              </w:rPr>
            </w:pPr>
            <w:r w:rsidRPr="001917D5">
              <w:rPr>
                <w:sz w:val="20"/>
              </w:rPr>
              <w:t xml:space="preserve">Current Version: </w:t>
            </w:r>
          </w:p>
        </w:tc>
        <w:tc>
          <w:tcPr>
            <w:tcW w:w="5715" w:type="dxa"/>
            <w:tcBorders>
              <w:top w:val="single" w:sz="6" w:space="0" w:color="auto"/>
              <w:left w:val="single" w:sz="6" w:space="0" w:color="auto"/>
              <w:bottom w:val="single" w:sz="6" w:space="0" w:color="auto"/>
              <w:right w:val="single" w:sz="6" w:space="0" w:color="auto"/>
            </w:tcBorders>
          </w:tcPr>
          <w:p w14:paraId="753C9D52" w14:textId="594B06A6" w:rsidR="00F6682E" w:rsidRPr="001917D5" w:rsidRDefault="00C51848" w:rsidP="00F6682E">
            <w:pPr>
              <w:rPr>
                <w:sz w:val="20"/>
              </w:rPr>
            </w:pPr>
            <w:r>
              <w:rPr>
                <w:sz w:val="20"/>
              </w:rPr>
              <w:t>2</w:t>
            </w:r>
            <w:r w:rsidR="00DC2F25">
              <w:rPr>
                <w:sz w:val="20"/>
              </w:rPr>
              <w:t>.</w:t>
            </w:r>
            <w:ins w:id="19" w:author="Venkata Srinivas Samavedam" w:date="2017-03-17T12:27:00Z">
              <w:r w:rsidR="000D43FF">
                <w:rPr>
                  <w:sz w:val="20"/>
                </w:rPr>
                <w:t>6</w:t>
              </w:r>
            </w:ins>
            <w:del w:id="20" w:author="Venkata Srinivas Samavedam" w:date="2017-03-17T12:27:00Z">
              <w:r w:rsidR="00CA390A" w:rsidDel="000D43FF">
                <w:rPr>
                  <w:sz w:val="20"/>
                </w:rPr>
                <w:delText>5</w:delText>
              </w:r>
            </w:del>
          </w:p>
        </w:tc>
      </w:tr>
      <w:tr w:rsidR="00F6682E" w:rsidRPr="001917D5" w14:paraId="71FF5CA9" w14:textId="77777777" w:rsidTr="00F6682E">
        <w:tc>
          <w:tcPr>
            <w:tcW w:w="2364" w:type="dxa"/>
            <w:tcBorders>
              <w:top w:val="single" w:sz="6" w:space="0" w:color="auto"/>
              <w:left w:val="single" w:sz="6" w:space="0" w:color="auto"/>
              <w:bottom w:val="single" w:sz="6" w:space="0" w:color="auto"/>
              <w:right w:val="single" w:sz="6" w:space="0" w:color="auto"/>
            </w:tcBorders>
            <w:hideMark/>
          </w:tcPr>
          <w:p w14:paraId="20F86BC8" w14:textId="77777777" w:rsidR="00F6682E" w:rsidRPr="001917D5" w:rsidRDefault="00F6682E" w:rsidP="00F6682E">
            <w:pPr>
              <w:rPr>
                <w:sz w:val="20"/>
              </w:rPr>
            </w:pPr>
            <w:r w:rsidRPr="001917D5">
              <w:rPr>
                <w:sz w:val="20"/>
              </w:rPr>
              <w:t>Date Last Updated:</w:t>
            </w:r>
          </w:p>
        </w:tc>
        <w:tc>
          <w:tcPr>
            <w:tcW w:w="5715" w:type="dxa"/>
            <w:tcBorders>
              <w:top w:val="single" w:sz="6" w:space="0" w:color="auto"/>
              <w:left w:val="single" w:sz="6" w:space="0" w:color="auto"/>
              <w:bottom w:val="single" w:sz="6" w:space="0" w:color="auto"/>
              <w:right w:val="single" w:sz="6" w:space="0" w:color="auto"/>
            </w:tcBorders>
          </w:tcPr>
          <w:p w14:paraId="754BA4D4" w14:textId="4B3BB983" w:rsidR="00F6682E" w:rsidRPr="001917D5" w:rsidRDefault="0006689B">
            <w:pPr>
              <w:rPr>
                <w:sz w:val="20"/>
              </w:rPr>
            </w:pPr>
            <w:r>
              <w:rPr>
                <w:sz w:val="20"/>
              </w:rPr>
              <w:t>25</w:t>
            </w:r>
            <w:r w:rsidR="00CF0C78" w:rsidRPr="00CF0C78">
              <w:rPr>
                <w:sz w:val="20"/>
                <w:vertAlign w:val="superscript"/>
              </w:rPr>
              <w:t>th</w:t>
            </w:r>
            <w:r>
              <w:rPr>
                <w:sz w:val="20"/>
              </w:rPr>
              <w:t xml:space="preserve"> Feb 2017</w:t>
            </w:r>
          </w:p>
        </w:tc>
      </w:tr>
    </w:tbl>
    <w:p w14:paraId="6C92C524" w14:textId="77777777" w:rsidR="00F6682E" w:rsidRPr="00513C50" w:rsidRDefault="00F6682E" w:rsidP="00F6682E">
      <w:pPr>
        <w:rPr>
          <w:b/>
          <w:i/>
        </w:rPr>
      </w:pPr>
      <w:bookmarkStart w:id="21" w:name="_Toc328148574"/>
    </w:p>
    <w:p w14:paraId="55A1D8C2" w14:textId="77777777" w:rsidR="00F6682E" w:rsidRPr="00513C50" w:rsidRDefault="00F6682E" w:rsidP="00F6682E">
      <w:pPr>
        <w:rPr>
          <w:b/>
          <w:i/>
        </w:rPr>
      </w:pPr>
      <w:r w:rsidRPr="00513C50">
        <w:rPr>
          <w:b/>
          <w:i/>
        </w:rPr>
        <w:t>Version Control</w:t>
      </w:r>
      <w:bookmarkEnd w:id="21"/>
    </w:p>
    <w:tbl>
      <w:tblPr>
        <w:tblW w:w="81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058"/>
        <w:gridCol w:w="1512"/>
        <w:gridCol w:w="2199"/>
        <w:gridCol w:w="3421"/>
      </w:tblGrid>
      <w:tr w:rsidR="00F6682E" w:rsidRPr="001917D5" w14:paraId="5B57B3E4" w14:textId="77777777" w:rsidTr="003E7AE9">
        <w:tc>
          <w:tcPr>
            <w:tcW w:w="1058" w:type="dxa"/>
            <w:tcBorders>
              <w:top w:val="single" w:sz="6" w:space="0" w:color="auto"/>
              <w:left w:val="single" w:sz="6" w:space="0" w:color="auto"/>
              <w:bottom w:val="single" w:sz="6" w:space="0" w:color="auto"/>
              <w:right w:val="single" w:sz="6" w:space="0" w:color="auto"/>
            </w:tcBorders>
            <w:shd w:val="pct15" w:color="000000" w:fill="FFFFFF"/>
            <w:hideMark/>
          </w:tcPr>
          <w:p w14:paraId="3D056CDC" w14:textId="77777777" w:rsidR="00F6682E" w:rsidRPr="001917D5" w:rsidRDefault="00F6682E" w:rsidP="00F6682E">
            <w:pPr>
              <w:rPr>
                <w:sz w:val="20"/>
              </w:rPr>
            </w:pPr>
            <w:r w:rsidRPr="001917D5">
              <w:rPr>
                <w:sz w:val="20"/>
              </w:rPr>
              <w:t>Version</w:t>
            </w:r>
          </w:p>
        </w:tc>
        <w:tc>
          <w:tcPr>
            <w:tcW w:w="1512" w:type="dxa"/>
            <w:tcBorders>
              <w:top w:val="single" w:sz="6" w:space="0" w:color="auto"/>
              <w:left w:val="single" w:sz="6" w:space="0" w:color="auto"/>
              <w:bottom w:val="single" w:sz="6" w:space="0" w:color="auto"/>
              <w:right w:val="single" w:sz="6" w:space="0" w:color="auto"/>
            </w:tcBorders>
            <w:shd w:val="pct15" w:color="000000" w:fill="FFFFFF"/>
            <w:hideMark/>
          </w:tcPr>
          <w:p w14:paraId="142DFA5C" w14:textId="77777777" w:rsidR="00F6682E" w:rsidRPr="001917D5" w:rsidRDefault="00F6682E" w:rsidP="00F6682E">
            <w:pPr>
              <w:rPr>
                <w:sz w:val="20"/>
              </w:rPr>
            </w:pPr>
            <w:r w:rsidRPr="001917D5">
              <w:rPr>
                <w:sz w:val="20"/>
              </w:rPr>
              <w:t>Date Updated</w:t>
            </w:r>
          </w:p>
        </w:tc>
        <w:tc>
          <w:tcPr>
            <w:tcW w:w="2199" w:type="dxa"/>
            <w:tcBorders>
              <w:top w:val="single" w:sz="6" w:space="0" w:color="auto"/>
              <w:left w:val="single" w:sz="6" w:space="0" w:color="auto"/>
              <w:bottom w:val="single" w:sz="6" w:space="0" w:color="auto"/>
              <w:right w:val="single" w:sz="6" w:space="0" w:color="auto"/>
            </w:tcBorders>
            <w:shd w:val="pct15" w:color="000000" w:fill="FFFFFF"/>
            <w:hideMark/>
          </w:tcPr>
          <w:p w14:paraId="42EA4502" w14:textId="77777777" w:rsidR="00F6682E" w:rsidRPr="001917D5" w:rsidRDefault="00F6682E" w:rsidP="00F6682E">
            <w:pPr>
              <w:rPr>
                <w:sz w:val="20"/>
              </w:rPr>
            </w:pPr>
            <w:r w:rsidRPr="001917D5">
              <w:rPr>
                <w:sz w:val="20"/>
              </w:rPr>
              <w:t>Revision Author</w:t>
            </w:r>
          </w:p>
        </w:tc>
        <w:tc>
          <w:tcPr>
            <w:tcW w:w="3421" w:type="dxa"/>
            <w:tcBorders>
              <w:top w:val="single" w:sz="6" w:space="0" w:color="auto"/>
              <w:left w:val="single" w:sz="6" w:space="0" w:color="auto"/>
              <w:bottom w:val="single" w:sz="6" w:space="0" w:color="auto"/>
              <w:right w:val="single" w:sz="6" w:space="0" w:color="auto"/>
            </w:tcBorders>
            <w:shd w:val="pct15" w:color="000000" w:fill="FFFFFF"/>
            <w:hideMark/>
          </w:tcPr>
          <w:p w14:paraId="3066304C" w14:textId="77777777" w:rsidR="00F6682E" w:rsidRPr="001917D5" w:rsidRDefault="00F6682E" w:rsidP="00F6682E">
            <w:pPr>
              <w:rPr>
                <w:sz w:val="20"/>
              </w:rPr>
            </w:pPr>
            <w:r w:rsidRPr="001917D5">
              <w:rPr>
                <w:sz w:val="20"/>
              </w:rPr>
              <w:t>Summary of Major Changes Made</w:t>
            </w:r>
          </w:p>
        </w:tc>
      </w:tr>
      <w:tr w:rsidR="00F6682E" w:rsidRPr="001917D5" w14:paraId="3A72362A" w14:textId="77777777" w:rsidTr="003E7AE9">
        <w:trPr>
          <w:trHeight w:val="327"/>
        </w:trPr>
        <w:tc>
          <w:tcPr>
            <w:tcW w:w="1058" w:type="dxa"/>
            <w:tcBorders>
              <w:top w:val="single" w:sz="6" w:space="0" w:color="auto"/>
              <w:left w:val="single" w:sz="6" w:space="0" w:color="auto"/>
              <w:bottom w:val="single" w:sz="6" w:space="0" w:color="auto"/>
              <w:right w:val="single" w:sz="6" w:space="0" w:color="auto"/>
            </w:tcBorders>
          </w:tcPr>
          <w:p w14:paraId="4E9D1B54" w14:textId="77777777" w:rsidR="00F6682E" w:rsidRPr="001917D5" w:rsidRDefault="00F6682E" w:rsidP="00F6682E">
            <w:pPr>
              <w:rPr>
                <w:sz w:val="20"/>
              </w:rPr>
            </w:pPr>
            <w:r>
              <w:rPr>
                <w:sz w:val="20"/>
              </w:rPr>
              <w:t>0.1</w:t>
            </w:r>
          </w:p>
        </w:tc>
        <w:tc>
          <w:tcPr>
            <w:tcW w:w="1512" w:type="dxa"/>
            <w:tcBorders>
              <w:top w:val="single" w:sz="6" w:space="0" w:color="auto"/>
              <w:left w:val="single" w:sz="6" w:space="0" w:color="auto"/>
              <w:bottom w:val="single" w:sz="6" w:space="0" w:color="auto"/>
              <w:right w:val="single" w:sz="6" w:space="0" w:color="auto"/>
            </w:tcBorders>
          </w:tcPr>
          <w:p w14:paraId="7C2E35C3" w14:textId="77777777" w:rsidR="00F6682E" w:rsidRPr="001917D5" w:rsidRDefault="009F69E4" w:rsidP="00F6682E">
            <w:pPr>
              <w:rPr>
                <w:sz w:val="20"/>
              </w:rPr>
            </w:pPr>
            <w:r>
              <w:rPr>
                <w:sz w:val="20"/>
              </w:rPr>
              <w:t>19-May</w:t>
            </w:r>
            <w:r w:rsidR="00F6682E">
              <w:rPr>
                <w:sz w:val="20"/>
              </w:rPr>
              <w:t>-2015</w:t>
            </w:r>
          </w:p>
        </w:tc>
        <w:tc>
          <w:tcPr>
            <w:tcW w:w="2199" w:type="dxa"/>
            <w:tcBorders>
              <w:top w:val="single" w:sz="6" w:space="0" w:color="auto"/>
              <w:left w:val="single" w:sz="6" w:space="0" w:color="auto"/>
              <w:bottom w:val="single" w:sz="6" w:space="0" w:color="auto"/>
              <w:right w:val="single" w:sz="6" w:space="0" w:color="auto"/>
            </w:tcBorders>
          </w:tcPr>
          <w:p w14:paraId="13D1684A" w14:textId="77777777" w:rsidR="00F6682E" w:rsidRPr="001917D5" w:rsidRDefault="00110F52" w:rsidP="00F6682E">
            <w:pPr>
              <w:jc w:val="left"/>
              <w:rPr>
                <w:sz w:val="20"/>
              </w:rPr>
            </w:pPr>
            <w:r>
              <w:rPr>
                <w:sz w:val="20"/>
              </w:rPr>
              <w:t>Chethana Panthangi</w:t>
            </w:r>
          </w:p>
        </w:tc>
        <w:tc>
          <w:tcPr>
            <w:tcW w:w="3421" w:type="dxa"/>
            <w:tcBorders>
              <w:top w:val="single" w:sz="6" w:space="0" w:color="auto"/>
              <w:left w:val="single" w:sz="6" w:space="0" w:color="auto"/>
              <w:bottom w:val="single" w:sz="6" w:space="0" w:color="auto"/>
              <w:right w:val="single" w:sz="6" w:space="0" w:color="auto"/>
            </w:tcBorders>
          </w:tcPr>
          <w:p w14:paraId="639A8877" w14:textId="77777777" w:rsidR="00F6682E" w:rsidRPr="001917D5" w:rsidRDefault="00F6682E" w:rsidP="00F6682E">
            <w:pPr>
              <w:rPr>
                <w:sz w:val="20"/>
              </w:rPr>
            </w:pPr>
            <w:r>
              <w:rPr>
                <w:sz w:val="20"/>
              </w:rPr>
              <w:t>Initial draft</w:t>
            </w:r>
          </w:p>
        </w:tc>
      </w:tr>
      <w:tr w:rsidR="00F645E3" w:rsidRPr="001917D5" w14:paraId="5FEEFED7" w14:textId="77777777" w:rsidTr="003E7AE9">
        <w:trPr>
          <w:trHeight w:val="327"/>
        </w:trPr>
        <w:tc>
          <w:tcPr>
            <w:tcW w:w="1058" w:type="dxa"/>
            <w:tcBorders>
              <w:top w:val="single" w:sz="6" w:space="0" w:color="auto"/>
              <w:left w:val="single" w:sz="6" w:space="0" w:color="auto"/>
              <w:bottom w:val="single" w:sz="6" w:space="0" w:color="auto"/>
              <w:right w:val="single" w:sz="6" w:space="0" w:color="auto"/>
            </w:tcBorders>
          </w:tcPr>
          <w:p w14:paraId="4A94C98A" w14:textId="77777777" w:rsidR="00F645E3" w:rsidRDefault="00F645E3" w:rsidP="00F645E3">
            <w:pPr>
              <w:rPr>
                <w:sz w:val="20"/>
              </w:rPr>
            </w:pPr>
            <w:r>
              <w:rPr>
                <w:sz w:val="20"/>
              </w:rPr>
              <w:t>0.</w:t>
            </w:r>
            <w:r w:rsidR="00110F52">
              <w:rPr>
                <w:sz w:val="20"/>
              </w:rPr>
              <w:t>2</w:t>
            </w:r>
          </w:p>
        </w:tc>
        <w:tc>
          <w:tcPr>
            <w:tcW w:w="1512" w:type="dxa"/>
            <w:tcBorders>
              <w:top w:val="single" w:sz="6" w:space="0" w:color="auto"/>
              <w:left w:val="single" w:sz="6" w:space="0" w:color="auto"/>
              <w:bottom w:val="single" w:sz="6" w:space="0" w:color="auto"/>
              <w:right w:val="single" w:sz="6" w:space="0" w:color="auto"/>
            </w:tcBorders>
          </w:tcPr>
          <w:p w14:paraId="49049CA2" w14:textId="77777777" w:rsidR="00F645E3" w:rsidRDefault="00575AAC" w:rsidP="00F645E3">
            <w:pPr>
              <w:rPr>
                <w:sz w:val="20"/>
              </w:rPr>
            </w:pPr>
            <w:r>
              <w:rPr>
                <w:sz w:val="20"/>
              </w:rPr>
              <w:t>05-June-2015</w:t>
            </w:r>
          </w:p>
        </w:tc>
        <w:tc>
          <w:tcPr>
            <w:tcW w:w="2199" w:type="dxa"/>
            <w:tcBorders>
              <w:top w:val="single" w:sz="6" w:space="0" w:color="auto"/>
              <w:left w:val="single" w:sz="6" w:space="0" w:color="auto"/>
              <w:bottom w:val="single" w:sz="6" w:space="0" w:color="auto"/>
              <w:right w:val="single" w:sz="6" w:space="0" w:color="auto"/>
            </w:tcBorders>
          </w:tcPr>
          <w:p w14:paraId="50F9C319" w14:textId="77777777" w:rsidR="00F645E3" w:rsidRPr="001917D5" w:rsidRDefault="00110F52" w:rsidP="00F645E3">
            <w:pPr>
              <w:jc w:val="left"/>
              <w:rPr>
                <w:sz w:val="20"/>
              </w:rPr>
            </w:pPr>
            <w:r>
              <w:rPr>
                <w:sz w:val="20"/>
              </w:rPr>
              <w:t>Chethana Panthangi</w:t>
            </w:r>
          </w:p>
        </w:tc>
        <w:tc>
          <w:tcPr>
            <w:tcW w:w="3421" w:type="dxa"/>
            <w:tcBorders>
              <w:top w:val="single" w:sz="6" w:space="0" w:color="auto"/>
              <w:left w:val="single" w:sz="6" w:space="0" w:color="auto"/>
              <w:bottom w:val="single" w:sz="6" w:space="0" w:color="auto"/>
              <w:right w:val="single" w:sz="6" w:space="0" w:color="auto"/>
            </w:tcBorders>
          </w:tcPr>
          <w:p w14:paraId="18BE8487" w14:textId="77777777" w:rsidR="00F645E3" w:rsidRDefault="00F645E3" w:rsidP="00F645E3">
            <w:pPr>
              <w:rPr>
                <w:sz w:val="20"/>
              </w:rPr>
            </w:pPr>
            <w:r>
              <w:rPr>
                <w:sz w:val="20"/>
              </w:rPr>
              <w:t>Wsdl changes</w:t>
            </w:r>
          </w:p>
        </w:tc>
      </w:tr>
      <w:tr w:rsidR="00205F67" w:rsidRPr="001917D5" w14:paraId="2C8B6A88" w14:textId="77777777" w:rsidTr="00110F52">
        <w:trPr>
          <w:trHeight w:val="327"/>
        </w:trPr>
        <w:tc>
          <w:tcPr>
            <w:tcW w:w="1058" w:type="dxa"/>
            <w:tcBorders>
              <w:top w:val="single" w:sz="6" w:space="0" w:color="auto"/>
              <w:left w:val="single" w:sz="6" w:space="0" w:color="auto"/>
              <w:bottom w:val="single" w:sz="6" w:space="0" w:color="auto"/>
              <w:right w:val="single" w:sz="6" w:space="0" w:color="auto"/>
            </w:tcBorders>
          </w:tcPr>
          <w:p w14:paraId="6EB3691A" w14:textId="77777777" w:rsidR="00205F67" w:rsidRDefault="00205F67" w:rsidP="00F645E3">
            <w:pPr>
              <w:rPr>
                <w:sz w:val="20"/>
              </w:rPr>
            </w:pPr>
            <w:r>
              <w:rPr>
                <w:sz w:val="20"/>
              </w:rPr>
              <w:t>0.3</w:t>
            </w:r>
          </w:p>
        </w:tc>
        <w:tc>
          <w:tcPr>
            <w:tcW w:w="1512" w:type="dxa"/>
            <w:tcBorders>
              <w:top w:val="single" w:sz="6" w:space="0" w:color="auto"/>
              <w:left w:val="single" w:sz="6" w:space="0" w:color="auto"/>
              <w:bottom w:val="single" w:sz="6" w:space="0" w:color="auto"/>
              <w:right w:val="single" w:sz="6" w:space="0" w:color="auto"/>
            </w:tcBorders>
          </w:tcPr>
          <w:p w14:paraId="73D3F2F8" w14:textId="77777777" w:rsidR="00205F67" w:rsidRDefault="00205F67" w:rsidP="00F645E3">
            <w:pPr>
              <w:rPr>
                <w:sz w:val="20"/>
              </w:rPr>
            </w:pPr>
            <w:r>
              <w:rPr>
                <w:sz w:val="20"/>
              </w:rPr>
              <w:t>10-June-2015</w:t>
            </w:r>
          </w:p>
        </w:tc>
        <w:tc>
          <w:tcPr>
            <w:tcW w:w="2199" w:type="dxa"/>
            <w:tcBorders>
              <w:top w:val="single" w:sz="6" w:space="0" w:color="auto"/>
              <w:left w:val="single" w:sz="6" w:space="0" w:color="auto"/>
              <w:bottom w:val="single" w:sz="6" w:space="0" w:color="auto"/>
              <w:right w:val="single" w:sz="6" w:space="0" w:color="auto"/>
            </w:tcBorders>
          </w:tcPr>
          <w:p w14:paraId="251CFCEC" w14:textId="77777777" w:rsidR="00205F67" w:rsidRDefault="00CB0386" w:rsidP="00F645E3">
            <w:pPr>
              <w:jc w:val="left"/>
              <w:rPr>
                <w:sz w:val="20"/>
              </w:rPr>
            </w:pPr>
            <w:r>
              <w:rPr>
                <w:sz w:val="20"/>
              </w:rPr>
              <w:t>Chethana Panthangi</w:t>
            </w:r>
          </w:p>
        </w:tc>
        <w:tc>
          <w:tcPr>
            <w:tcW w:w="3421" w:type="dxa"/>
            <w:tcBorders>
              <w:top w:val="single" w:sz="6" w:space="0" w:color="auto"/>
              <w:left w:val="single" w:sz="6" w:space="0" w:color="auto"/>
              <w:bottom w:val="single" w:sz="6" w:space="0" w:color="auto"/>
              <w:right w:val="single" w:sz="6" w:space="0" w:color="auto"/>
            </w:tcBorders>
          </w:tcPr>
          <w:p w14:paraId="641FA1B4" w14:textId="77777777" w:rsidR="00205F67" w:rsidRDefault="00205F67" w:rsidP="00F645E3">
            <w:pPr>
              <w:rPr>
                <w:sz w:val="20"/>
              </w:rPr>
            </w:pPr>
            <w:r>
              <w:rPr>
                <w:sz w:val="20"/>
              </w:rPr>
              <w:t>Wsdl changes</w:t>
            </w:r>
          </w:p>
        </w:tc>
      </w:tr>
      <w:tr w:rsidR="00CB0386" w:rsidRPr="001917D5" w14:paraId="30904BF0" w14:textId="77777777" w:rsidTr="00110F52">
        <w:trPr>
          <w:trHeight w:val="327"/>
        </w:trPr>
        <w:tc>
          <w:tcPr>
            <w:tcW w:w="1058" w:type="dxa"/>
            <w:tcBorders>
              <w:top w:val="single" w:sz="6" w:space="0" w:color="auto"/>
              <w:left w:val="single" w:sz="6" w:space="0" w:color="auto"/>
              <w:bottom w:val="single" w:sz="6" w:space="0" w:color="auto"/>
              <w:right w:val="single" w:sz="6" w:space="0" w:color="auto"/>
            </w:tcBorders>
          </w:tcPr>
          <w:p w14:paraId="7B82ABB5" w14:textId="77777777" w:rsidR="00CB0386" w:rsidRDefault="00CB0386" w:rsidP="00CB0386">
            <w:pPr>
              <w:rPr>
                <w:sz w:val="20"/>
              </w:rPr>
            </w:pPr>
            <w:r>
              <w:rPr>
                <w:sz w:val="20"/>
              </w:rPr>
              <w:t>0.4</w:t>
            </w:r>
          </w:p>
        </w:tc>
        <w:tc>
          <w:tcPr>
            <w:tcW w:w="1512" w:type="dxa"/>
            <w:tcBorders>
              <w:top w:val="single" w:sz="6" w:space="0" w:color="auto"/>
              <w:left w:val="single" w:sz="6" w:space="0" w:color="auto"/>
              <w:bottom w:val="single" w:sz="6" w:space="0" w:color="auto"/>
              <w:right w:val="single" w:sz="6" w:space="0" w:color="auto"/>
            </w:tcBorders>
          </w:tcPr>
          <w:p w14:paraId="5F0249D2" w14:textId="77777777" w:rsidR="00CB0386" w:rsidRDefault="00CB0386" w:rsidP="00CB0386">
            <w:pPr>
              <w:rPr>
                <w:sz w:val="20"/>
              </w:rPr>
            </w:pPr>
            <w:r>
              <w:rPr>
                <w:sz w:val="20"/>
              </w:rPr>
              <w:t>15-June-2015</w:t>
            </w:r>
          </w:p>
        </w:tc>
        <w:tc>
          <w:tcPr>
            <w:tcW w:w="2199" w:type="dxa"/>
            <w:tcBorders>
              <w:top w:val="single" w:sz="6" w:space="0" w:color="auto"/>
              <w:left w:val="single" w:sz="6" w:space="0" w:color="auto"/>
              <w:bottom w:val="single" w:sz="6" w:space="0" w:color="auto"/>
              <w:right w:val="single" w:sz="6" w:space="0" w:color="auto"/>
            </w:tcBorders>
          </w:tcPr>
          <w:p w14:paraId="75D6DBEC" w14:textId="77777777" w:rsidR="00CB0386" w:rsidRDefault="00CB0386" w:rsidP="00CB0386">
            <w:pPr>
              <w:jc w:val="left"/>
              <w:rPr>
                <w:sz w:val="20"/>
              </w:rPr>
            </w:pPr>
            <w:r>
              <w:rPr>
                <w:sz w:val="20"/>
              </w:rPr>
              <w:t>Chethana Panthangi</w:t>
            </w:r>
          </w:p>
        </w:tc>
        <w:tc>
          <w:tcPr>
            <w:tcW w:w="3421" w:type="dxa"/>
            <w:tcBorders>
              <w:top w:val="single" w:sz="6" w:space="0" w:color="auto"/>
              <w:left w:val="single" w:sz="6" w:space="0" w:color="auto"/>
              <w:bottom w:val="single" w:sz="6" w:space="0" w:color="auto"/>
              <w:right w:val="single" w:sz="6" w:space="0" w:color="auto"/>
            </w:tcBorders>
          </w:tcPr>
          <w:p w14:paraId="4EBFD662" w14:textId="77777777" w:rsidR="00CB0386" w:rsidRDefault="00CB0386" w:rsidP="00CB0386">
            <w:pPr>
              <w:rPr>
                <w:sz w:val="20"/>
              </w:rPr>
            </w:pPr>
            <w:r>
              <w:rPr>
                <w:sz w:val="20"/>
              </w:rPr>
              <w:t>Wsdl changes and source system claim center is not part of release 4</w:t>
            </w:r>
          </w:p>
        </w:tc>
      </w:tr>
      <w:tr w:rsidR="00F66D56" w:rsidRPr="001917D5" w14:paraId="7F2AC313" w14:textId="77777777" w:rsidTr="00110F52">
        <w:trPr>
          <w:trHeight w:val="327"/>
        </w:trPr>
        <w:tc>
          <w:tcPr>
            <w:tcW w:w="1058" w:type="dxa"/>
            <w:tcBorders>
              <w:top w:val="single" w:sz="6" w:space="0" w:color="auto"/>
              <w:left w:val="single" w:sz="6" w:space="0" w:color="auto"/>
              <w:bottom w:val="single" w:sz="6" w:space="0" w:color="auto"/>
              <w:right w:val="single" w:sz="6" w:space="0" w:color="auto"/>
            </w:tcBorders>
          </w:tcPr>
          <w:p w14:paraId="2ABE03F7" w14:textId="77777777" w:rsidR="00F66D56" w:rsidRDefault="00F66D56" w:rsidP="00F66D56">
            <w:pPr>
              <w:rPr>
                <w:sz w:val="20"/>
              </w:rPr>
            </w:pPr>
            <w:r>
              <w:rPr>
                <w:sz w:val="20"/>
              </w:rPr>
              <w:t>0.5</w:t>
            </w:r>
          </w:p>
        </w:tc>
        <w:tc>
          <w:tcPr>
            <w:tcW w:w="1512" w:type="dxa"/>
            <w:tcBorders>
              <w:top w:val="single" w:sz="6" w:space="0" w:color="auto"/>
              <w:left w:val="single" w:sz="6" w:space="0" w:color="auto"/>
              <w:bottom w:val="single" w:sz="6" w:space="0" w:color="auto"/>
              <w:right w:val="single" w:sz="6" w:space="0" w:color="auto"/>
            </w:tcBorders>
          </w:tcPr>
          <w:p w14:paraId="56AAE309" w14:textId="77777777" w:rsidR="00F66D56" w:rsidRDefault="00F66D56" w:rsidP="00F66D56">
            <w:pPr>
              <w:rPr>
                <w:sz w:val="20"/>
              </w:rPr>
            </w:pPr>
            <w:r>
              <w:rPr>
                <w:sz w:val="20"/>
              </w:rPr>
              <w:t>16-June-2015</w:t>
            </w:r>
          </w:p>
        </w:tc>
        <w:tc>
          <w:tcPr>
            <w:tcW w:w="2199" w:type="dxa"/>
            <w:tcBorders>
              <w:top w:val="single" w:sz="6" w:space="0" w:color="auto"/>
              <w:left w:val="single" w:sz="6" w:space="0" w:color="auto"/>
              <w:bottom w:val="single" w:sz="6" w:space="0" w:color="auto"/>
              <w:right w:val="single" w:sz="6" w:space="0" w:color="auto"/>
            </w:tcBorders>
          </w:tcPr>
          <w:p w14:paraId="74D4B4F8" w14:textId="77777777" w:rsidR="00F66D56" w:rsidRDefault="00F66D56" w:rsidP="00F66D56">
            <w:pPr>
              <w:jc w:val="left"/>
              <w:rPr>
                <w:sz w:val="20"/>
              </w:rPr>
            </w:pPr>
            <w:r>
              <w:rPr>
                <w:sz w:val="20"/>
              </w:rPr>
              <w:t>Chethana Panthangi</w:t>
            </w:r>
          </w:p>
        </w:tc>
        <w:tc>
          <w:tcPr>
            <w:tcW w:w="3421" w:type="dxa"/>
            <w:tcBorders>
              <w:top w:val="single" w:sz="6" w:space="0" w:color="auto"/>
              <w:left w:val="single" w:sz="6" w:space="0" w:color="auto"/>
              <w:bottom w:val="single" w:sz="6" w:space="0" w:color="auto"/>
              <w:right w:val="single" w:sz="6" w:space="0" w:color="auto"/>
            </w:tcBorders>
          </w:tcPr>
          <w:p w14:paraId="1F2F9318" w14:textId="77777777" w:rsidR="00F66D56" w:rsidRDefault="00F66D56">
            <w:pPr>
              <w:rPr>
                <w:sz w:val="20"/>
              </w:rPr>
            </w:pPr>
            <w:r>
              <w:rPr>
                <w:sz w:val="20"/>
              </w:rPr>
              <w:t xml:space="preserve">Wsdl changes </w:t>
            </w:r>
            <w:r w:rsidR="0055764F">
              <w:rPr>
                <w:sz w:val="20"/>
              </w:rPr>
              <w:t>after review comments from Naveen</w:t>
            </w:r>
          </w:p>
        </w:tc>
      </w:tr>
      <w:tr w:rsidR="00783144" w:rsidRPr="001917D5" w14:paraId="6CC09AF0" w14:textId="77777777" w:rsidTr="00110F52">
        <w:trPr>
          <w:trHeight w:val="327"/>
        </w:trPr>
        <w:tc>
          <w:tcPr>
            <w:tcW w:w="1058" w:type="dxa"/>
            <w:tcBorders>
              <w:top w:val="single" w:sz="6" w:space="0" w:color="auto"/>
              <w:left w:val="single" w:sz="6" w:space="0" w:color="auto"/>
              <w:bottom w:val="single" w:sz="6" w:space="0" w:color="auto"/>
              <w:right w:val="single" w:sz="6" w:space="0" w:color="auto"/>
            </w:tcBorders>
          </w:tcPr>
          <w:p w14:paraId="268ABB6C" w14:textId="77777777" w:rsidR="00783144" w:rsidRDefault="00783144" w:rsidP="00F66D56">
            <w:pPr>
              <w:rPr>
                <w:sz w:val="20"/>
              </w:rPr>
            </w:pPr>
            <w:r>
              <w:rPr>
                <w:sz w:val="20"/>
              </w:rPr>
              <w:t>0.6</w:t>
            </w:r>
          </w:p>
        </w:tc>
        <w:tc>
          <w:tcPr>
            <w:tcW w:w="1512" w:type="dxa"/>
            <w:tcBorders>
              <w:top w:val="single" w:sz="6" w:space="0" w:color="auto"/>
              <w:left w:val="single" w:sz="6" w:space="0" w:color="auto"/>
              <w:bottom w:val="single" w:sz="6" w:space="0" w:color="auto"/>
              <w:right w:val="single" w:sz="6" w:space="0" w:color="auto"/>
            </w:tcBorders>
          </w:tcPr>
          <w:p w14:paraId="3344DA1A" w14:textId="77777777" w:rsidR="00783144" w:rsidRDefault="00783144" w:rsidP="00F66D56">
            <w:pPr>
              <w:rPr>
                <w:sz w:val="20"/>
              </w:rPr>
            </w:pPr>
            <w:r>
              <w:rPr>
                <w:sz w:val="20"/>
              </w:rPr>
              <w:t>16-June-2015</w:t>
            </w:r>
          </w:p>
        </w:tc>
        <w:tc>
          <w:tcPr>
            <w:tcW w:w="2199" w:type="dxa"/>
            <w:tcBorders>
              <w:top w:val="single" w:sz="6" w:space="0" w:color="auto"/>
              <w:left w:val="single" w:sz="6" w:space="0" w:color="auto"/>
              <w:bottom w:val="single" w:sz="6" w:space="0" w:color="auto"/>
              <w:right w:val="single" w:sz="6" w:space="0" w:color="auto"/>
            </w:tcBorders>
          </w:tcPr>
          <w:p w14:paraId="736FF64D" w14:textId="77777777" w:rsidR="00783144" w:rsidRDefault="00783144" w:rsidP="00F66D56">
            <w:pPr>
              <w:jc w:val="left"/>
              <w:rPr>
                <w:sz w:val="20"/>
              </w:rPr>
            </w:pPr>
            <w:r>
              <w:rPr>
                <w:sz w:val="20"/>
              </w:rPr>
              <w:t>Narayana Velaga</w:t>
            </w:r>
          </w:p>
        </w:tc>
        <w:tc>
          <w:tcPr>
            <w:tcW w:w="3421" w:type="dxa"/>
            <w:tcBorders>
              <w:top w:val="single" w:sz="6" w:space="0" w:color="auto"/>
              <w:left w:val="single" w:sz="6" w:space="0" w:color="auto"/>
              <w:bottom w:val="single" w:sz="6" w:space="0" w:color="auto"/>
              <w:right w:val="single" w:sz="6" w:space="0" w:color="auto"/>
            </w:tcBorders>
          </w:tcPr>
          <w:p w14:paraId="2948E687" w14:textId="77777777" w:rsidR="00783144" w:rsidRDefault="00783144">
            <w:pPr>
              <w:rPr>
                <w:sz w:val="20"/>
              </w:rPr>
            </w:pPr>
            <w:r>
              <w:rPr>
                <w:sz w:val="20"/>
              </w:rPr>
              <w:t>Update the Service Attribute definitions in Section 3.1.3 &amp; 3.1.4</w:t>
            </w:r>
          </w:p>
        </w:tc>
      </w:tr>
      <w:tr w:rsidR="000A3D69" w:rsidRPr="001917D5" w14:paraId="2095043A" w14:textId="77777777" w:rsidTr="00110F52">
        <w:trPr>
          <w:trHeight w:val="327"/>
        </w:trPr>
        <w:tc>
          <w:tcPr>
            <w:tcW w:w="1058" w:type="dxa"/>
            <w:tcBorders>
              <w:top w:val="single" w:sz="6" w:space="0" w:color="auto"/>
              <w:left w:val="single" w:sz="6" w:space="0" w:color="auto"/>
              <w:bottom w:val="single" w:sz="6" w:space="0" w:color="auto"/>
              <w:right w:val="single" w:sz="6" w:space="0" w:color="auto"/>
            </w:tcBorders>
          </w:tcPr>
          <w:p w14:paraId="3404D77C" w14:textId="77777777" w:rsidR="000A3D69" w:rsidRDefault="000A3D69" w:rsidP="00F66D56">
            <w:pPr>
              <w:rPr>
                <w:sz w:val="20"/>
              </w:rPr>
            </w:pPr>
            <w:r>
              <w:rPr>
                <w:sz w:val="20"/>
              </w:rPr>
              <w:t>0.7</w:t>
            </w:r>
          </w:p>
        </w:tc>
        <w:tc>
          <w:tcPr>
            <w:tcW w:w="1512" w:type="dxa"/>
            <w:tcBorders>
              <w:top w:val="single" w:sz="6" w:space="0" w:color="auto"/>
              <w:left w:val="single" w:sz="6" w:space="0" w:color="auto"/>
              <w:bottom w:val="single" w:sz="6" w:space="0" w:color="auto"/>
              <w:right w:val="single" w:sz="6" w:space="0" w:color="auto"/>
            </w:tcBorders>
          </w:tcPr>
          <w:p w14:paraId="38CB71E9" w14:textId="77777777" w:rsidR="000A3D69" w:rsidRDefault="000A3D69" w:rsidP="00F66D56">
            <w:pPr>
              <w:rPr>
                <w:sz w:val="20"/>
              </w:rPr>
            </w:pPr>
            <w:r>
              <w:rPr>
                <w:sz w:val="20"/>
              </w:rPr>
              <w:t>16-June-2015</w:t>
            </w:r>
          </w:p>
        </w:tc>
        <w:tc>
          <w:tcPr>
            <w:tcW w:w="2199" w:type="dxa"/>
            <w:tcBorders>
              <w:top w:val="single" w:sz="6" w:space="0" w:color="auto"/>
              <w:left w:val="single" w:sz="6" w:space="0" w:color="auto"/>
              <w:bottom w:val="single" w:sz="6" w:space="0" w:color="auto"/>
              <w:right w:val="single" w:sz="6" w:space="0" w:color="auto"/>
            </w:tcBorders>
          </w:tcPr>
          <w:p w14:paraId="6FDDC485" w14:textId="77777777" w:rsidR="000A3D69" w:rsidRDefault="000A3D69" w:rsidP="00F66D56">
            <w:pPr>
              <w:jc w:val="left"/>
              <w:rPr>
                <w:sz w:val="20"/>
              </w:rPr>
            </w:pPr>
            <w:r>
              <w:rPr>
                <w:sz w:val="20"/>
              </w:rPr>
              <w:t>Narayana Velaga</w:t>
            </w:r>
          </w:p>
        </w:tc>
        <w:tc>
          <w:tcPr>
            <w:tcW w:w="3421" w:type="dxa"/>
            <w:tcBorders>
              <w:top w:val="single" w:sz="6" w:space="0" w:color="auto"/>
              <w:left w:val="single" w:sz="6" w:space="0" w:color="auto"/>
              <w:bottom w:val="single" w:sz="6" w:space="0" w:color="auto"/>
              <w:right w:val="single" w:sz="6" w:space="0" w:color="auto"/>
            </w:tcBorders>
          </w:tcPr>
          <w:p w14:paraId="29C90A18" w14:textId="77777777" w:rsidR="000A3D69" w:rsidRDefault="000A3D69">
            <w:pPr>
              <w:rPr>
                <w:sz w:val="20"/>
              </w:rPr>
            </w:pPr>
            <w:r>
              <w:rPr>
                <w:sz w:val="20"/>
              </w:rPr>
              <w:t>Added reference to SOAP Wiki in Appendix and updated Section 4.1</w:t>
            </w:r>
          </w:p>
        </w:tc>
      </w:tr>
      <w:tr w:rsidR="00E24B1F" w:rsidRPr="001917D5" w14:paraId="239607CA" w14:textId="77777777" w:rsidTr="00110F52">
        <w:trPr>
          <w:trHeight w:val="327"/>
        </w:trPr>
        <w:tc>
          <w:tcPr>
            <w:tcW w:w="1058" w:type="dxa"/>
            <w:tcBorders>
              <w:top w:val="single" w:sz="6" w:space="0" w:color="auto"/>
              <w:left w:val="single" w:sz="6" w:space="0" w:color="auto"/>
              <w:bottom w:val="single" w:sz="6" w:space="0" w:color="auto"/>
              <w:right w:val="single" w:sz="6" w:space="0" w:color="auto"/>
            </w:tcBorders>
          </w:tcPr>
          <w:p w14:paraId="0FCFDFD1" w14:textId="77777777" w:rsidR="00E24B1F" w:rsidRDefault="00E24B1F" w:rsidP="00F66D56">
            <w:pPr>
              <w:rPr>
                <w:sz w:val="20"/>
              </w:rPr>
            </w:pPr>
            <w:r>
              <w:rPr>
                <w:sz w:val="20"/>
              </w:rPr>
              <w:t>0.8</w:t>
            </w:r>
          </w:p>
        </w:tc>
        <w:tc>
          <w:tcPr>
            <w:tcW w:w="1512" w:type="dxa"/>
            <w:tcBorders>
              <w:top w:val="single" w:sz="6" w:space="0" w:color="auto"/>
              <w:left w:val="single" w:sz="6" w:space="0" w:color="auto"/>
              <w:bottom w:val="single" w:sz="6" w:space="0" w:color="auto"/>
              <w:right w:val="single" w:sz="6" w:space="0" w:color="auto"/>
            </w:tcBorders>
          </w:tcPr>
          <w:p w14:paraId="34CA17FD" w14:textId="77777777" w:rsidR="00E24B1F" w:rsidRDefault="00E24B1F" w:rsidP="00F66D56">
            <w:pPr>
              <w:rPr>
                <w:sz w:val="20"/>
              </w:rPr>
            </w:pPr>
            <w:r>
              <w:rPr>
                <w:sz w:val="20"/>
              </w:rPr>
              <w:t>17-June-2015</w:t>
            </w:r>
          </w:p>
        </w:tc>
        <w:tc>
          <w:tcPr>
            <w:tcW w:w="2199" w:type="dxa"/>
            <w:tcBorders>
              <w:top w:val="single" w:sz="6" w:space="0" w:color="auto"/>
              <w:left w:val="single" w:sz="6" w:space="0" w:color="auto"/>
              <w:bottom w:val="single" w:sz="6" w:space="0" w:color="auto"/>
              <w:right w:val="single" w:sz="6" w:space="0" w:color="auto"/>
            </w:tcBorders>
          </w:tcPr>
          <w:p w14:paraId="48070E31" w14:textId="77777777" w:rsidR="00E24B1F" w:rsidRDefault="00E24B1F" w:rsidP="00F66D56">
            <w:pPr>
              <w:jc w:val="left"/>
              <w:rPr>
                <w:sz w:val="20"/>
              </w:rPr>
            </w:pPr>
            <w:r>
              <w:rPr>
                <w:sz w:val="20"/>
              </w:rPr>
              <w:t>Narayana Velaga</w:t>
            </w:r>
          </w:p>
        </w:tc>
        <w:tc>
          <w:tcPr>
            <w:tcW w:w="3421" w:type="dxa"/>
            <w:tcBorders>
              <w:top w:val="single" w:sz="6" w:space="0" w:color="auto"/>
              <w:left w:val="single" w:sz="6" w:space="0" w:color="auto"/>
              <w:bottom w:val="single" w:sz="6" w:space="0" w:color="auto"/>
              <w:right w:val="single" w:sz="6" w:space="0" w:color="auto"/>
            </w:tcBorders>
          </w:tcPr>
          <w:p w14:paraId="51B83A01" w14:textId="77777777" w:rsidR="00E24B1F" w:rsidRDefault="00E24B1F">
            <w:pPr>
              <w:rPr>
                <w:sz w:val="20"/>
              </w:rPr>
            </w:pPr>
            <w:r>
              <w:rPr>
                <w:sz w:val="20"/>
              </w:rPr>
              <w:t>Added references to WSSecurity Link in the Section 5.3 as per Comments from Mark</w:t>
            </w:r>
          </w:p>
        </w:tc>
      </w:tr>
      <w:tr w:rsidR="00153DEF" w:rsidRPr="001917D5" w14:paraId="487AAB26" w14:textId="77777777" w:rsidTr="00110F52">
        <w:trPr>
          <w:trHeight w:val="327"/>
        </w:trPr>
        <w:tc>
          <w:tcPr>
            <w:tcW w:w="1058" w:type="dxa"/>
            <w:tcBorders>
              <w:top w:val="single" w:sz="6" w:space="0" w:color="auto"/>
              <w:left w:val="single" w:sz="6" w:space="0" w:color="auto"/>
              <w:bottom w:val="single" w:sz="6" w:space="0" w:color="auto"/>
              <w:right w:val="single" w:sz="6" w:space="0" w:color="auto"/>
            </w:tcBorders>
          </w:tcPr>
          <w:p w14:paraId="4DB5988A" w14:textId="77777777" w:rsidR="00153DEF" w:rsidRDefault="00153DEF" w:rsidP="00F66D56">
            <w:pPr>
              <w:rPr>
                <w:sz w:val="20"/>
              </w:rPr>
            </w:pPr>
            <w:r>
              <w:rPr>
                <w:sz w:val="20"/>
              </w:rPr>
              <w:t>0.9</w:t>
            </w:r>
          </w:p>
        </w:tc>
        <w:tc>
          <w:tcPr>
            <w:tcW w:w="1512" w:type="dxa"/>
            <w:tcBorders>
              <w:top w:val="single" w:sz="6" w:space="0" w:color="auto"/>
              <w:left w:val="single" w:sz="6" w:space="0" w:color="auto"/>
              <w:bottom w:val="single" w:sz="6" w:space="0" w:color="auto"/>
              <w:right w:val="single" w:sz="6" w:space="0" w:color="auto"/>
            </w:tcBorders>
          </w:tcPr>
          <w:p w14:paraId="4AA9BCE6" w14:textId="77777777" w:rsidR="00153DEF" w:rsidRDefault="00153DEF" w:rsidP="00F66D56">
            <w:pPr>
              <w:rPr>
                <w:sz w:val="20"/>
              </w:rPr>
            </w:pPr>
            <w:r>
              <w:rPr>
                <w:sz w:val="20"/>
              </w:rPr>
              <w:t>18-June-2015</w:t>
            </w:r>
          </w:p>
        </w:tc>
        <w:tc>
          <w:tcPr>
            <w:tcW w:w="2199" w:type="dxa"/>
            <w:tcBorders>
              <w:top w:val="single" w:sz="6" w:space="0" w:color="auto"/>
              <w:left w:val="single" w:sz="6" w:space="0" w:color="auto"/>
              <w:bottom w:val="single" w:sz="6" w:space="0" w:color="auto"/>
              <w:right w:val="single" w:sz="6" w:space="0" w:color="auto"/>
            </w:tcBorders>
          </w:tcPr>
          <w:p w14:paraId="6CC0AA6E" w14:textId="77777777" w:rsidR="00153DEF" w:rsidRDefault="00153DEF" w:rsidP="00F66D56">
            <w:pPr>
              <w:jc w:val="left"/>
              <w:rPr>
                <w:sz w:val="20"/>
              </w:rPr>
            </w:pPr>
            <w:r>
              <w:rPr>
                <w:sz w:val="20"/>
              </w:rPr>
              <w:t>Chethana Panthangi</w:t>
            </w:r>
          </w:p>
        </w:tc>
        <w:tc>
          <w:tcPr>
            <w:tcW w:w="3421" w:type="dxa"/>
            <w:tcBorders>
              <w:top w:val="single" w:sz="6" w:space="0" w:color="auto"/>
              <w:left w:val="single" w:sz="6" w:space="0" w:color="auto"/>
              <w:bottom w:val="single" w:sz="6" w:space="0" w:color="auto"/>
              <w:right w:val="single" w:sz="6" w:space="0" w:color="auto"/>
            </w:tcBorders>
          </w:tcPr>
          <w:p w14:paraId="365726DD" w14:textId="77777777" w:rsidR="00153DEF" w:rsidRDefault="00153DEF">
            <w:pPr>
              <w:rPr>
                <w:sz w:val="20"/>
              </w:rPr>
            </w:pPr>
            <w:r>
              <w:rPr>
                <w:sz w:val="20"/>
              </w:rPr>
              <w:t>W</w:t>
            </w:r>
            <w:r w:rsidR="001C4BF9">
              <w:rPr>
                <w:sz w:val="20"/>
              </w:rPr>
              <w:t>SDL</w:t>
            </w:r>
            <w:r>
              <w:rPr>
                <w:sz w:val="20"/>
              </w:rPr>
              <w:t xml:space="preserve"> change</w:t>
            </w:r>
            <w:r w:rsidR="00C71A76">
              <w:rPr>
                <w:sz w:val="20"/>
              </w:rPr>
              <w:t>d to add Offer name and re aligned the attributes</w:t>
            </w:r>
            <w:r>
              <w:rPr>
                <w:sz w:val="20"/>
              </w:rPr>
              <w:t>. Updated 3.1.3 and 3.1.4 sections</w:t>
            </w:r>
            <w:r w:rsidR="001C4BF9">
              <w:rPr>
                <w:sz w:val="20"/>
              </w:rPr>
              <w:t>. Section 5.1 added Updated WSDL</w:t>
            </w:r>
          </w:p>
        </w:tc>
      </w:tr>
      <w:tr w:rsidR="00525DAF" w:rsidRPr="001917D5" w14:paraId="1A76CA50" w14:textId="77777777" w:rsidTr="00110F52">
        <w:trPr>
          <w:trHeight w:val="327"/>
        </w:trPr>
        <w:tc>
          <w:tcPr>
            <w:tcW w:w="1058" w:type="dxa"/>
            <w:tcBorders>
              <w:top w:val="single" w:sz="6" w:space="0" w:color="auto"/>
              <w:left w:val="single" w:sz="6" w:space="0" w:color="auto"/>
              <w:bottom w:val="single" w:sz="6" w:space="0" w:color="auto"/>
              <w:right w:val="single" w:sz="6" w:space="0" w:color="auto"/>
            </w:tcBorders>
          </w:tcPr>
          <w:p w14:paraId="2504B9DB" w14:textId="77777777" w:rsidR="00525DAF" w:rsidRDefault="00525DAF" w:rsidP="00F66D56">
            <w:pPr>
              <w:rPr>
                <w:sz w:val="20"/>
              </w:rPr>
            </w:pPr>
            <w:r>
              <w:rPr>
                <w:sz w:val="20"/>
              </w:rPr>
              <w:t>1.0</w:t>
            </w:r>
          </w:p>
        </w:tc>
        <w:tc>
          <w:tcPr>
            <w:tcW w:w="1512" w:type="dxa"/>
            <w:tcBorders>
              <w:top w:val="single" w:sz="6" w:space="0" w:color="auto"/>
              <w:left w:val="single" w:sz="6" w:space="0" w:color="auto"/>
              <w:bottom w:val="single" w:sz="6" w:space="0" w:color="auto"/>
              <w:right w:val="single" w:sz="6" w:space="0" w:color="auto"/>
            </w:tcBorders>
          </w:tcPr>
          <w:p w14:paraId="415AD35C" w14:textId="77777777" w:rsidR="00525DAF" w:rsidRDefault="00525DAF" w:rsidP="00F66D56">
            <w:pPr>
              <w:rPr>
                <w:sz w:val="20"/>
              </w:rPr>
            </w:pPr>
            <w:r>
              <w:rPr>
                <w:sz w:val="20"/>
              </w:rPr>
              <w:t>19-June-2015</w:t>
            </w:r>
          </w:p>
        </w:tc>
        <w:tc>
          <w:tcPr>
            <w:tcW w:w="2199" w:type="dxa"/>
            <w:tcBorders>
              <w:top w:val="single" w:sz="6" w:space="0" w:color="auto"/>
              <w:left w:val="single" w:sz="6" w:space="0" w:color="auto"/>
              <w:bottom w:val="single" w:sz="6" w:space="0" w:color="auto"/>
              <w:right w:val="single" w:sz="6" w:space="0" w:color="auto"/>
            </w:tcBorders>
          </w:tcPr>
          <w:p w14:paraId="546B513A" w14:textId="77777777" w:rsidR="00525DAF" w:rsidRDefault="00525DAF" w:rsidP="00F66D56">
            <w:pPr>
              <w:jc w:val="left"/>
              <w:rPr>
                <w:sz w:val="20"/>
              </w:rPr>
            </w:pPr>
            <w:r>
              <w:rPr>
                <w:sz w:val="20"/>
              </w:rPr>
              <w:t>Narayana Velaga</w:t>
            </w:r>
          </w:p>
        </w:tc>
        <w:tc>
          <w:tcPr>
            <w:tcW w:w="3421" w:type="dxa"/>
            <w:tcBorders>
              <w:top w:val="single" w:sz="6" w:space="0" w:color="auto"/>
              <w:left w:val="single" w:sz="6" w:space="0" w:color="auto"/>
              <w:bottom w:val="single" w:sz="6" w:space="0" w:color="auto"/>
              <w:right w:val="single" w:sz="6" w:space="0" w:color="auto"/>
            </w:tcBorders>
          </w:tcPr>
          <w:p w14:paraId="341811FC" w14:textId="77777777" w:rsidR="00525DAF" w:rsidRDefault="00525DAF">
            <w:pPr>
              <w:rPr>
                <w:sz w:val="20"/>
              </w:rPr>
            </w:pPr>
            <w:r>
              <w:rPr>
                <w:sz w:val="20"/>
              </w:rPr>
              <w:t>Corrected the WSDL and Baseline Version</w:t>
            </w:r>
          </w:p>
        </w:tc>
      </w:tr>
      <w:tr w:rsidR="00DC2F25" w:rsidRPr="001917D5" w14:paraId="03D9C3C1" w14:textId="77777777" w:rsidTr="00110F52">
        <w:trPr>
          <w:trHeight w:val="327"/>
        </w:trPr>
        <w:tc>
          <w:tcPr>
            <w:tcW w:w="1058" w:type="dxa"/>
            <w:tcBorders>
              <w:top w:val="single" w:sz="6" w:space="0" w:color="auto"/>
              <w:left w:val="single" w:sz="6" w:space="0" w:color="auto"/>
              <w:bottom w:val="single" w:sz="6" w:space="0" w:color="auto"/>
              <w:right w:val="single" w:sz="6" w:space="0" w:color="auto"/>
            </w:tcBorders>
          </w:tcPr>
          <w:p w14:paraId="5A3C29C4" w14:textId="77777777" w:rsidR="00DC2F25" w:rsidRDefault="00DC2F25" w:rsidP="00F66D56">
            <w:pPr>
              <w:rPr>
                <w:sz w:val="20"/>
              </w:rPr>
            </w:pPr>
            <w:r>
              <w:rPr>
                <w:sz w:val="20"/>
              </w:rPr>
              <w:t>1.1</w:t>
            </w:r>
          </w:p>
        </w:tc>
        <w:tc>
          <w:tcPr>
            <w:tcW w:w="1512" w:type="dxa"/>
            <w:tcBorders>
              <w:top w:val="single" w:sz="6" w:space="0" w:color="auto"/>
              <w:left w:val="single" w:sz="6" w:space="0" w:color="auto"/>
              <w:bottom w:val="single" w:sz="6" w:space="0" w:color="auto"/>
              <w:right w:val="single" w:sz="6" w:space="0" w:color="auto"/>
            </w:tcBorders>
          </w:tcPr>
          <w:p w14:paraId="511B21B7" w14:textId="77777777" w:rsidR="00DC2F25" w:rsidRDefault="00DC2F25" w:rsidP="00F66D56">
            <w:pPr>
              <w:rPr>
                <w:sz w:val="20"/>
              </w:rPr>
            </w:pPr>
            <w:r>
              <w:rPr>
                <w:sz w:val="20"/>
              </w:rPr>
              <w:t>23-June-2015</w:t>
            </w:r>
          </w:p>
        </w:tc>
        <w:tc>
          <w:tcPr>
            <w:tcW w:w="2199" w:type="dxa"/>
            <w:tcBorders>
              <w:top w:val="single" w:sz="6" w:space="0" w:color="auto"/>
              <w:left w:val="single" w:sz="6" w:space="0" w:color="auto"/>
              <w:bottom w:val="single" w:sz="6" w:space="0" w:color="auto"/>
              <w:right w:val="single" w:sz="6" w:space="0" w:color="auto"/>
            </w:tcBorders>
          </w:tcPr>
          <w:p w14:paraId="18E93755" w14:textId="77777777" w:rsidR="00DC2F25" w:rsidRDefault="00DC2F25" w:rsidP="00F66D56">
            <w:pPr>
              <w:jc w:val="left"/>
              <w:rPr>
                <w:sz w:val="20"/>
              </w:rPr>
            </w:pPr>
            <w:r>
              <w:rPr>
                <w:sz w:val="20"/>
              </w:rPr>
              <w:t>Narayana Velaga</w:t>
            </w:r>
          </w:p>
        </w:tc>
        <w:tc>
          <w:tcPr>
            <w:tcW w:w="3421" w:type="dxa"/>
            <w:tcBorders>
              <w:top w:val="single" w:sz="6" w:space="0" w:color="auto"/>
              <w:left w:val="single" w:sz="6" w:space="0" w:color="auto"/>
              <w:bottom w:val="single" w:sz="6" w:space="0" w:color="auto"/>
              <w:right w:val="single" w:sz="6" w:space="0" w:color="auto"/>
            </w:tcBorders>
          </w:tcPr>
          <w:p w14:paraId="45FC8727" w14:textId="77777777" w:rsidR="00DC2F25" w:rsidRDefault="00C51848">
            <w:pPr>
              <w:rPr>
                <w:sz w:val="20"/>
              </w:rPr>
            </w:pPr>
            <w:r>
              <w:rPr>
                <w:sz w:val="20"/>
              </w:rPr>
              <w:t>Added</w:t>
            </w:r>
            <w:r w:rsidR="00DC2F25">
              <w:rPr>
                <w:sz w:val="20"/>
              </w:rPr>
              <w:t xml:space="preserve"> Duplicate</w:t>
            </w:r>
            <w:r>
              <w:rPr>
                <w:sz w:val="20"/>
              </w:rPr>
              <w:t xml:space="preserve"> </w:t>
            </w:r>
            <w:r w:rsidR="00DC2F25">
              <w:rPr>
                <w:sz w:val="20"/>
              </w:rPr>
              <w:t>Address Flag in the response. Updated Section 3.1.4 and WSDL updated in Section 5.1</w:t>
            </w:r>
          </w:p>
        </w:tc>
      </w:tr>
      <w:tr w:rsidR="00C51848" w:rsidRPr="002A65E9" w14:paraId="4212AD2D" w14:textId="77777777" w:rsidTr="00110F52">
        <w:trPr>
          <w:trHeight w:val="327"/>
        </w:trPr>
        <w:tc>
          <w:tcPr>
            <w:tcW w:w="1058" w:type="dxa"/>
            <w:tcBorders>
              <w:top w:val="single" w:sz="6" w:space="0" w:color="auto"/>
              <w:left w:val="single" w:sz="6" w:space="0" w:color="auto"/>
              <w:bottom w:val="single" w:sz="6" w:space="0" w:color="auto"/>
              <w:right w:val="single" w:sz="6" w:space="0" w:color="auto"/>
            </w:tcBorders>
          </w:tcPr>
          <w:p w14:paraId="54377BC2" w14:textId="77777777" w:rsidR="00C51848" w:rsidRPr="002A65E9" w:rsidRDefault="00C51848" w:rsidP="00F66D56">
            <w:pPr>
              <w:rPr>
                <w:sz w:val="20"/>
              </w:rPr>
            </w:pPr>
            <w:r w:rsidRPr="002A65E9">
              <w:rPr>
                <w:sz w:val="20"/>
              </w:rPr>
              <w:t>2.1</w:t>
            </w:r>
          </w:p>
        </w:tc>
        <w:tc>
          <w:tcPr>
            <w:tcW w:w="1512" w:type="dxa"/>
            <w:tcBorders>
              <w:top w:val="single" w:sz="6" w:space="0" w:color="auto"/>
              <w:left w:val="single" w:sz="6" w:space="0" w:color="auto"/>
              <w:bottom w:val="single" w:sz="6" w:space="0" w:color="auto"/>
              <w:right w:val="single" w:sz="6" w:space="0" w:color="auto"/>
            </w:tcBorders>
          </w:tcPr>
          <w:p w14:paraId="6F93A79A" w14:textId="77777777" w:rsidR="00C51848" w:rsidRPr="002A65E9" w:rsidRDefault="00C51848" w:rsidP="00F66D56">
            <w:pPr>
              <w:rPr>
                <w:sz w:val="20"/>
              </w:rPr>
            </w:pPr>
            <w:r w:rsidRPr="002A65E9">
              <w:rPr>
                <w:sz w:val="20"/>
              </w:rPr>
              <w:t>30-July-2015</w:t>
            </w:r>
          </w:p>
        </w:tc>
        <w:tc>
          <w:tcPr>
            <w:tcW w:w="2199" w:type="dxa"/>
            <w:tcBorders>
              <w:top w:val="single" w:sz="6" w:space="0" w:color="auto"/>
              <w:left w:val="single" w:sz="6" w:space="0" w:color="auto"/>
              <w:bottom w:val="single" w:sz="6" w:space="0" w:color="auto"/>
              <w:right w:val="single" w:sz="6" w:space="0" w:color="auto"/>
            </w:tcBorders>
          </w:tcPr>
          <w:p w14:paraId="0E91AEE4" w14:textId="77777777" w:rsidR="00C51848" w:rsidRPr="002A65E9" w:rsidRDefault="00C51848" w:rsidP="00F66D56">
            <w:pPr>
              <w:jc w:val="left"/>
              <w:rPr>
                <w:sz w:val="20"/>
              </w:rPr>
            </w:pPr>
            <w:r w:rsidRPr="002A65E9">
              <w:rPr>
                <w:sz w:val="20"/>
              </w:rPr>
              <w:t>Narayana Velaga</w:t>
            </w:r>
          </w:p>
        </w:tc>
        <w:tc>
          <w:tcPr>
            <w:tcW w:w="3421" w:type="dxa"/>
            <w:tcBorders>
              <w:top w:val="single" w:sz="6" w:space="0" w:color="auto"/>
              <w:left w:val="single" w:sz="6" w:space="0" w:color="auto"/>
              <w:bottom w:val="single" w:sz="6" w:space="0" w:color="auto"/>
              <w:right w:val="single" w:sz="6" w:space="0" w:color="auto"/>
            </w:tcBorders>
          </w:tcPr>
          <w:p w14:paraId="05EF22B2" w14:textId="77777777" w:rsidR="00C51848" w:rsidRPr="002A65E9" w:rsidRDefault="00C51848">
            <w:pPr>
              <w:rPr>
                <w:sz w:val="20"/>
              </w:rPr>
            </w:pPr>
            <w:r w:rsidRPr="002A65E9">
              <w:rPr>
                <w:sz w:val="20"/>
              </w:rPr>
              <w:t>Removed the product line and Assets related tag from the Duplicate cover response and updated the relevant sections</w:t>
            </w:r>
          </w:p>
        </w:tc>
      </w:tr>
      <w:tr w:rsidR="002A65E9" w:rsidRPr="002A65E9" w14:paraId="04C18186" w14:textId="77777777" w:rsidTr="00110F52">
        <w:trPr>
          <w:trHeight w:val="327"/>
        </w:trPr>
        <w:tc>
          <w:tcPr>
            <w:tcW w:w="1058" w:type="dxa"/>
            <w:tcBorders>
              <w:top w:val="single" w:sz="6" w:space="0" w:color="auto"/>
              <w:left w:val="single" w:sz="6" w:space="0" w:color="auto"/>
              <w:bottom w:val="single" w:sz="6" w:space="0" w:color="auto"/>
              <w:right w:val="single" w:sz="6" w:space="0" w:color="auto"/>
            </w:tcBorders>
          </w:tcPr>
          <w:p w14:paraId="618A7F1F" w14:textId="77777777" w:rsidR="002A65E9" w:rsidRPr="003E7AE9" w:rsidRDefault="002A65E9" w:rsidP="00F66D56">
            <w:pPr>
              <w:rPr>
                <w:sz w:val="20"/>
              </w:rPr>
            </w:pPr>
            <w:r w:rsidRPr="003E7AE9">
              <w:rPr>
                <w:sz w:val="20"/>
              </w:rPr>
              <w:t>2.2</w:t>
            </w:r>
          </w:p>
        </w:tc>
        <w:tc>
          <w:tcPr>
            <w:tcW w:w="1512" w:type="dxa"/>
            <w:tcBorders>
              <w:top w:val="single" w:sz="6" w:space="0" w:color="auto"/>
              <w:left w:val="single" w:sz="6" w:space="0" w:color="auto"/>
              <w:bottom w:val="single" w:sz="6" w:space="0" w:color="auto"/>
              <w:right w:val="single" w:sz="6" w:space="0" w:color="auto"/>
            </w:tcBorders>
          </w:tcPr>
          <w:p w14:paraId="193BB80F" w14:textId="77777777" w:rsidR="002A65E9" w:rsidRPr="003E7AE9" w:rsidRDefault="002A65E9" w:rsidP="005D3E87">
            <w:pPr>
              <w:rPr>
                <w:sz w:val="20"/>
              </w:rPr>
            </w:pPr>
            <w:r w:rsidRPr="003E7AE9">
              <w:rPr>
                <w:sz w:val="20"/>
              </w:rPr>
              <w:t>2</w:t>
            </w:r>
            <w:r w:rsidR="001736A4">
              <w:rPr>
                <w:sz w:val="20"/>
              </w:rPr>
              <w:t>1</w:t>
            </w:r>
            <w:r w:rsidRPr="003E7AE9">
              <w:rPr>
                <w:sz w:val="20"/>
              </w:rPr>
              <w:t>-Aug-2015</w:t>
            </w:r>
          </w:p>
        </w:tc>
        <w:tc>
          <w:tcPr>
            <w:tcW w:w="2199" w:type="dxa"/>
            <w:tcBorders>
              <w:top w:val="single" w:sz="6" w:space="0" w:color="auto"/>
              <w:left w:val="single" w:sz="6" w:space="0" w:color="auto"/>
              <w:bottom w:val="single" w:sz="6" w:space="0" w:color="auto"/>
              <w:right w:val="single" w:sz="6" w:space="0" w:color="auto"/>
            </w:tcBorders>
          </w:tcPr>
          <w:p w14:paraId="2310CB3A" w14:textId="77777777" w:rsidR="002A65E9" w:rsidRPr="003E7AE9" w:rsidRDefault="002A65E9" w:rsidP="00F66D56">
            <w:pPr>
              <w:jc w:val="left"/>
              <w:rPr>
                <w:sz w:val="20"/>
              </w:rPr>
            </w:pPr>
            <w:r w:rsidRPr="003E7AE9">
              <w:rPr>
                <w:sz w:val="20"/>
              </w:rPr>
              <w:t>Sekhar Karnat</w:t>
            </w:r>
          </w:p>
        </w:tc>
        <w:tc>
          <w:tcPr>
            <w:tcW w:w="3421" w:type="dxa"/>
            <w:tcBorders>
              <w:top w:val="single" w:sz="6" w:space="0" w:color="auto"/>
              <w:left w:val="single" w:sz="6" w:space="0" w:color="auto"/>
              <w:bottom w:val="single" w:sz="6" w:space="0" w:color="auto"/>
              <w:right w:val="single" w:sz="6" w:space="0" w:color="auto"/>
            </w:tcBorders>
          </w:tcPr>
          <w:p w14:paraId="56513740" w14:textId="77777777" w:rsidR="002A65E9" w:rsidRPr="003E7AE9" w:rsidRDefault="002A65E9">
            <w:pPr>
              <w:rPr>
                <w:sz w:val="20"/>
              </w:rPr>
            </w:pPr>
            <w:r>
              <w:rPr>
                <w:sz w:val="20"/>
              </w:rPr>
              <w:t>Added DPS in the request</w:t>
            </w:r>
          </w:p>
        </w:tc>
      </w:tr>
      <w:tr w:rsidR="00C9775B" w:rsidRPr="002A65E9" w14:paraId="00AEA98B" w14:textId="77777777" w:rsidTr="00110F52">
        <w:trPr>
          <w:trHeight w:val="327"/>
        </w:trPr>
        <w:tc>
          <w:tcPr>
            <w:tcW w:w="1058" w:type="dxa"/>
            <w:tcBorders>
              <w:top w:val="single" w:sz="6" w:space="0" w:color="auto"/>
              <w:left w:val="single" w:sz="6" w:space="0" w:color="auto"/>
              <w:bottom w:val="single" w:sz="6" w:space="0" w:color="auto"/>
              <w:right w:val="single" w:sz="6" w:space="0" w:color="auto"/>
            </w:tcBorders>
          </w:tcPr>
          <w:p w14:paraId="0E929B0B" w14:textId="77777777" w:rsidR="00C9775B" w:rsidRPr="003E7AE9" w:rsidRDefault="00C9775B" w:rsidP="00F66D56">
            <w:pPr>
              <w:rPr>
                <w:sz w:val="20"/>
              </w:rPr>
            </w:pPr>
            <w:r>
              <w:rPr>
                <w:sz w:val="20"/>
              </w:rPr>
              <w:t>2.3</w:t>
            </w:r>
          </w:p>
        </w:tc>
        <w:tc>
          <w:tcPr>
            <w:tcW w:w="1512" w:type="dxa"/>
            <w:tcBorders>
              <w:top w:val="single" w:sz="6" w:space="0" w:color="auto"/>
              <w:left w:val="single" w:sz="6" w:space="0" w:color="auto"/>
              <w:bottom w:val="single" w:sz="6" w:space="0" w:color="auto"/>
              <w:right w:val="single" w:sz="6" w:space="0" w:color="auto"/>
            </w:tcBorders>
          </w:tcPr>
          <w:p w14:paraId="2952B2AA" w14:textId="77777777" w:rsidR="00C9775B" w:rsidRPr="003E7AE9" w:rsidRDefault="00C9775B" w:rsidP="005D3E87">
            <w:pPr>
              <w:rPr>
                <w:sz w:val="20"/>
              </w:rPr>
            </w:pPr>
            <w:r>
              <w:rPr>
                <w:sz w:val="20"/>
              </w:rPr>
              <w:t>20-May-2016</w:t>
            </w:r>
          </w:p>
        </w:tc>
        <w:tc>
          <w:tcPr>
            <w:tcW w:w="2199" w:type="dxa"/>
            <w:tcBorders>
              <w:top w:val="single" w:sz="6" w:space="0" w:color="auto"/>
              <w:left w:val="single" w:sz="6" w:space="0" w:color="auto"/>
              <w:bottom w:val="single" w:sz="6" w:space="0" w:color="auto"/>
              <w:right w:val="single" w:sz="6" w:space="0" w:color="auto"/>
            </w:tcBorders>
          </w:tcPr>
          <w:p w14:paraId="649CEA0A" w14:textId="77777777" w:rsidR="00C9775B" w:rsidRPr="003E7AE9" w:rsidRDefault="00C9775B" w:rsidP="00F66D56">
            <w:pPr>
              <w:jc w:val="left"/>
              <w:rPr>
                <w:sz w:val="20"/>
              </w:rPr>
            </w:pPr>
            <w:r>
              <w:rPr>
                <w:sz w:val="20"/>
              </w:rPr>
              <w:t>Sekhar Karnat</w:t>
            </w:r>
          </w:p>
        </w:tc>
        <w:tc>
          <w:tcPr>
            <w:tcW w:w="3421" w:type="dxa"/>
            <w:tcBorders>
              <w:top w:val="single" w:sz="6" w:space="0" w:color="auto"/>
              <w:left w:val="single" w:sz="6" w:space="0" w:color="auto"/>
              <w:bottom w:val="single" w:sz="6" w:space="0" w:color="auto"/>
              <w:right w:val="single" w:sz="6" w:space="0" w:color="auto"/>
            </w:tcBorders>
          </w:tcPr>
          <w:p w14:paraId="72CB6A01" w14:textId="77777777" w:rsidR="00C9775B" w:rsidRDefault="00C9775B" w:rsidP="005F197A">
            <w:pPr>
              <w:jc w:val="left"/>
              <w:rPr>
                <w:sz w:val="20"/>
              </w:rPr>
            </w:pPr>
            <w:r>
              <w:rPr>
                <w:sz w:val="20"/>
              </w:rPr>
              <w:t>Removed OfferVersion from request as per Release 6 requirement</w:t>
            </w:r>
          </w:p>
        </w:tc>
      </w:tr>
      <w:tr w:rsidR="008A0DC5" w:rsidRPr="002A65E9" w14:paraId="3BAD2E4C" w14:textId="77777777" w:rsidTr="00110F52">
        <w:trPr>
          <w:trHeight w:val="327"/>
        </w:trPr>
        <w:tc>
          <w:tcPr>
            <w:tcW w:w="1058" w:type="dxa"/>
            <w:tcBorders>
              <w:top w:val="single" w:sz="6" w:space="0" w:color="auto"/>
              <w:left w:val="single" w:sz="6" w:space="0" w:color="auto"/>
              <w:bottom w:val="single" w:sz="6" w:space="0" w:color="auto"/>
              <w:right w:val="single" w:sz="6" w:space="0" w:color="auto"/>
            </w:tcBorders>
          </w:tcPr>
          <w:p w14:paraId="47AAF2AB" w14:textId="77777777" w:rsidR="008A0DC5" w:rsidRDefault="008A0DC5" w:rsidP="00F66D56">
            <w:pPr>
              <w:rPr>
                <w:sz w:val="20"/>
              </w:rPr>
            </w:pPr>
            <w:r>
              <w:rPr>
                <w:sz w:val="20"/>
              </w:rPr>
              <w:t>2.4</w:t>
            </w:r>
          </w:p>
        </w:tc>
        <w:tc>
          <w:tcPr>
            <w:tcW w:w="1512" w:type="dxa"/>
            <w:tcBorders>
              <w:top w:val="single" w:sz="6" w:space="0" w:color="auto"/>
              <w:left w:val="single" w:sz="6" w:space="0" w:color="auto"/>
              <w:bottom w:val="single" w:sz="6" w:space="0" w:color="auto"/>
              <w:right w:val="single" w:sz="6" w:space="0" w:color="auto"/>
            </w:tcBorders>
          </w:tcPr>
          <w:p w14:paraId="042C544E" w14:textId="77777777" w:rsidR="008A0DC5" w:rsidRDefault="008A0DC5" w:rsidP="005D3E87">
            <w:pPr>
              <w:rPr>
                <w:sz w:val="20"/>
              </w:rPr>
            </w:pPr>
            <w:r>
              <w:rPr>
                <w:sz w:val="20"/>
              </w:rPr>
              <w:t>9</w:t>
            </w:r>
            <w:r w:rsidRPr="008A0DC5">
              <w:rPr>
                <w:sz w:val="20"/>
                <w:vertAlign w:val="superscript"/>
              </w:rPr>
              <w:t>th</w:t>
            </w:r>
            <w:r>
              <w:rPr>
                <w:sz w:val="20"/>
              </w:rPr>
              <w:t xml:space="preserve"> June 2016</w:t>
            </w:r>
          </w:p>
        </w:tc>
        <w:tc>
          <w:tcPr>
            <w:tcW w:w="2199" w:type="dxa"/>
            <w:tcBorders>
              <w:top w:val="single" w:sz="6" w:space="0" w:color="auto"/>
              <w:left w:val="single" w:sz="6" w:space="0" w:color="auto"/>
              <w:bottom w:val="single" w:sz="6" w:space="0" w:color="auto"/>
              <w:right w:val="single" w:sz="6" w:space="0" w:color="auto"/>
            </w:tcBorders>
          </w:tcPr>
          <w:p w14:paraId="33AAEC89" w14:textId="77777777" w:rsidR="008A0DC5" w:rsidRDefault="008A0DC5" w:rsidP="00F66D56">
            <w:pPr>
              <w:jc w:val="left"/>
              <w:rPr>
                <w:sz w:val="20"/>
              </w:rPr>
            </w:pPr>
            <w:r>
              <w:rPr>
                <w:sz w:val="20"/>
              </w:rPr>
              <w:t>Ashok Vemula</w:t>
            </w:r>
          </w:p>
        </w:tc>
        <w:tc>
          <w:tcPr>
            <w:tcW w:w="3421" w:type="dxa"/>
            <w:tcBorders>
              <w:top w:val="single" w:sz="6" w:space="0" w:color="auto"/>
              <w:left w:val="single" w:sz="6" w:space="0" w:color="auto"/>
              <w:bottom w:val="single" w:sz="6" w:space="0" w:color="auto"/>
              <w:right w:val="single" w:sz="6" w:space="0" w:color="auto"/>
            </w:tcBorders>
          </w:tcPr>
          <w:p w14:paraId="3F410016" w14:textId="0298839F" w:rsidR="008A0DC5" w:rsidRDefault="008A0DC5" w:rsidP="005F197A">
            <w:pPr>
              <w:jc w:val="left"/>
              <w:rPr>
                <w:sz w:val="20"/>
              </w:rPr>
            </w:pPr>
            <w:r>
              <w:rPr>
                <w:sz w:val="20"/>
              </w:rPr>
              <w:t xml:space="preserve">Incorporated Mark  Bucks </w:t>
            </w:r>
            <w:r w:rsidR="00CF0C78">
              <w:rPr>
                <w:sz w:val="20"/>
              </w:rPr>
              <w:t xml:space="preserve">Review </w:t>
            </w:r>
            <w:r>
              <w:rPr>
                <w:sz w:val="20"/>
              </w:rPr>
              <w:t>Comments</w:t>
            </w:r>
          </w:p>
        </w:tc>
      </w:tr>
      <w:tr w:rsidR="009054A9" w:rsidRPr="002A65E9" w14:paraId="279EEC1C" w14:textId="77777777" w:rsidTr="00110F52">
        <w:trPr>
          <w:trHeight w:val="327"/>
        </w:trPr>
        <w:tc>
          <w:tcPr>
            <w:tcW w:w="1058" w:type="dxa"/>
            <w:tcBorders>
              <w:top w:val="single" w:sz="6" w:space="0" w:color="auto"/>
              <w:left w:val="single" w:sz="6" w:space="0" w:color="auto"/>
              <w:bottom w:val="single" w:sz="6" w:space="0" w:color="auto"/>
              <w:right w:val="single" w:sz="6" w:space="0" w:color="auto"/>
            </w:tcBorders>
          </w:tcPr>
          <w:p w14:paraId="6D579F74" w14:textId="16D4C77D" w:rsidR="009054A9" w:rsidRPr="000D43FF" w:rsidRDefault="009054A9" w:rsidP="00F66D56">
            <w:pPr>
              <w:rPr>
                <w:sz w:val="20"/>
                <w:rPrChange w:id="22" w:author="Venkata Srinivas Samavedam" w:date="2017-03-17T12:25:00Z">
                  <w:rPr>
                    <w:sz w:val="20"/>
                    <w:highlight w:val="yellow"/>
                  </w:rPr>
                </w:rPrChange>
              </w:rPr>
            </w:pPr>
            <w:r w:rsidRPr="000D43FF">
              <w:rPr>
                <w:sz w:val="20"/>
                <w:rPrChange w:id="23" w:author="Venkata Srinivas Samavedam" w:date="2017-03-17T12:25:00Z">
                  <w:rPr>
                    <w:sz w:val="20"/>
                    <w:highlight w:val="yellow"/>
                  </w:rPr>
                </w:rPrChange>
              </w:rPr>
              <w:t>2.5</w:t>
            </w:r>
          </w:p>
        </w:tc>
        <w:tc>
          <w:tcPr>
            <w:tcW w:w="1512" w:type="dxa"/>
            <w:tcBorders>
              <w:top w:val="single" w:sz="6" w:space="0" w:color="auto"/>
              <w:left w:val="single" w:sz="6" w:space="0" w:color="auto"/>
              <w:bottom w:val="single" w:sz="6" w:space="0" w:color="auto"/>
              <w:right w:val="single" w:sz="6" w:space="0" w:color="auto"/>
            </w:tcBorders>
          </w:tcPr>
          <w:p w14:paraId="558D202C" w14:textId="1FDFE8FF" w:rsidR="009054A9" w:rsidRPr="000D43FF" w:rsidRDefault="009054A9" w:rsidP="005D3E87">
            <w:pPr>
              <w:rPr>
                <w:sz w:val="20"/>
                <w:rPrChange w:id="24" w:author="Venkata Srinivas Samavedam" w:date="2017-03-17T12:25:00Z">
                  <w:rPr>
                    <w:sz w:val="20"/>
                    <w:highlight w:val="yellow"/>
                  </w:rPr>
                </w:rPrChange>
              </w:rPr>
            </w:pPr>
            <w:r w:rsidRPr="000D43FF">
              <w:rPr>
                <w:sz w:val="20"/>
                <w:rPrChange w:id="25" w:author="Venkata Srinivas Samavedam" w:date="2017-03-17T12:25:00Z">
                  <w:rPr>
                    <w:sz w:val="20"/>
                    <w:highlight w:val="yellow"/>
                  </w:rPr>
                </w:rPrChange>
              </w:rPr>
              <w:t>25</w:t>
            </w:r>
            <w:r w:rsidRPr="000D43FF">
              <w:rPr>
                <w:sz w:val="20"/>
                <w:vertAlign w:val="superscript"/>
                <w:rPrChange w:id="26" w:author="Venkata Srinivas Samavedam" w:date="2017-03-17T12:25:00Z">
                  <w:rPr>
                    <w:sz w:val="20"/>
                    <w:highlight w:val="yellow"/>
                    <w:vertAlign w:val="superscript"/>
                  </w:rPr>
                </w:rPrChange>
              </w:rPr>
              <w:t>th</w:t>
            </w:r>
            <w:r w:rsidRPr="000D43FF">
              <w:rPr>
                <w:sz w:val="20"/>
                <w:rPrChange w:id="27" w:author="Venkata Srinivas Samavedam" w:date="2017-03-17T12:25:00Z">
                  <w:rPr>
                    <w:sz w:val="20"/>
                    <w:highlight w:val="yellow"/>
                  </w:rPr>
                </w:rPrChange>
              </w:rPr>
              <w:t xml:space="preserve"> Feb 2017</w:t>
            </w:r>
          </w:p>
        </w:tc>
        <w:tc>
          <w:tcPr>
            <w:tcW w:w="2199" w:type="dxa"/>
            <w:tcBorders>
              <w:top w:val="single" w:sz="6" w:space="0" w:color="auto"/>
              <w:left w:val="single" w:sz="6" w:space="0" w:color="auto"/>
              <w:bottom w:val="single" w:sz="6" w:space="0" w:color="auto"/>
              <w:right w:val="single" w:sz="6" w:space="0" w:color="auto"/>
            </w:tcBorders>
          </w:tcPr>
          <w:p w14:paraId="22181BB7" w14:textId="7C04AA4D" w:rsidR="009054A9" w:rsidRPr="000D43FF" w:rsidRDefault="009054A9" w:rsidP="00F66D56">
            <w:pPr>
              <w:jc w:val="left"/>
              <w:rPr>
                <w:sz w:val="20"/>
                <w:rPrChange w:id="28" w:author="Venkata Srinivas Samavedam" w:date="2017-03-17T12:25:00Z">
                  <w:rPr>
                    <w:sz w:val="20"/>
                    <w:highlight w:val="yellow"/>
                  </w:rPr>
                </w:rPrChange>
              </w:rPr>
            </w:pPr>
            <w:r w:rsidRPr="000D43FF">
              <w:rPr>
                <w:sz w:val="20"/>
                <w:rPrChange w:id="29" w:author="Venkata Srinivas Samavedam" w:date="2017-03-17T12:25:00Z">
                  <w:rPr>
                    <w:sz w:val="20"/>
                    <w:highlight w:val="yellow"/>
                  </w:rPr>
                </w:rPrChange>
              </w:rPr>
              <w:t>Venkata S</w:t>
            </w:r>
          </w:p>
        </w:tc>
        <w:tc>
          <w:tcPr>
            <w:tcW w:w="3421" w:type="dxa"/>
            <w:tcBorders>
              <w:top w:val="single" w:sz="6" w:space="0" w:color="auto"/>
              <w:left w:val="single" w:sz="6" w:space="0" w:color="auto"/>
              <w:bottom w:val="single" w:sz="6" w:space="0" w:color="auto"/>
              <w:right w:val="single" w:sz="6" w:space="0" w:color="auto"/>
            </w:tcBorders>
          </w:tcPr>
          <w:p w14:paraId="11EC0C42" w14:textId="3FB91FAE" w:rsidR="009054A9" w:rsidRPr="000D43FF" w:rsidRDefault="009054A9" w:rsidP="005F197A">
            <w:pPr>
              <w:jc w:val="left"/>
              <w:rPr>
                <w:sz w:val="20"/>
                <w:rPrChange w:id="30" w:author="Venkata Srinivas Samavedam" w:date="2017-03-17T12:25:00Z">
                  <w:rPr>
                    <w:sz w:val="20"/>
                    <w:highlight w:val="yellow"/>
                  </w:rPr>
                </w:rPrChange>
              </w:rPr>
            </w:pPr>
            <w:r w:rsidRPr="000D43FF">
              <w:rPr>
                <w:sz w:val="20"/>
                <w:rPrChange w:id="31" w:author="Venkata Srinivas Samavedam" w:date="2017-03-17T12:25:00Z">
                  <w:rPr>
                    <w:sz w:val="20"/>
                    <w:highlight w:val="yellow"/>
                  </w:rPr>
                </w:rPrChange>
              </w:rPr>
              <w:t>Updated ICD with R6.4 DuplicateCover requirements.</w:t>
            </w:r>
          </w:p>
        </w:tc>
      </w:tr>
      <w:tr w:rsidR="000D43FF" w:rsidRPr="002A65E9" w14:paraId="48668F0E" w14:textId="77777777" w:rsidTr="00110F52">
        <w:trPr>
          <w:trHeight w:val="327"/>
          <w:ins w:id="32" w:author="Venkata Srinivas Samavedam" w:date="2017-03-17T12:25:00Z"/>
        </w:trPr>
        <w:tc>
          <w:tcPr>
            <w:tcW w:w="1058" w:type="dxa"/>
            <w:tcBorders>
              <w:top w:val="single" w:sz="6" w:space="0" w:color="auto"/>
              <w:left w:val="single" w:sz="6" w:space="0" w:color="auto"/>
              <w:bottom w:val="single" w:sz="6" w:space="0" w:color="auto"/>
              <w:right w:val="single" w:sz="6" w:space="0" w:color="auto"/>
            </w:tcBorders>
          </w:tcPr>
          <w:p w14:paraId="628AB935" w14:textId="218AEB52" w:rsidR="000D43FF" w:rsidRPr="00C87FD2" w:rsidRDefault="000D43FF" w:rsidP="00F66D56">
            <w:pPr>
              <w:rPr>
                <w:ins w:id="33" w:author="Venkata Srinivas Samavedam" w:date="2017-03-17T12:25:00Z"/>
                <w:sz w:val="20"/>
                <w:highlight w:val="yellow"/>
              </w:rPr>
            </w:pPr>
            <w:ins w:id="34" w:author="Venkata Srinivas Samavedam" w:date="2017-03-17T12:25:00Z">
              <w:r w:rsidRPr="00C87FD2">
                <w:rPr>
                  <w:sz w:val="20"/>
                  <w:highlight w:val="yellow"/>
                </w:rPr>
                <w:t>2.6</w:t>
              </w:r>
            </w:ins>
          </w:p>
        </w:tc>
        <w:tc>
          <w:tcPr>
            <w:tcW w:w="1512" w:type="dxa"/>
            <w:tcBorders>
              <w:top w:val="single" w:sz="6" w:space="0" w:color="auto"/>
              <w:left w:val="single" w:sz="6" w:space="0" w:color="auto"/>
              <w:bottom w:val="single" w:sz="6" w:space="0" w:color="auto"/>
              <w:right w:val="single" w:sz="6" w:space="0" w:color="auto"/>
            </w:tcBorders>
          </w:tcPr>
          <w:p w14:paraId="7EF018E4" w14:textId="6D07785B" w:rsidR="000D43FF" w:rsidRPr="00C87FD2" w:rsidRDefault="000D43FF" w:rsidP="005D3E87">
            <w:pPr>
              <w:rPr>
                <w:ins w:id="35" w:author="Venkata Srinivas Samavedam" w:date="2017-03-17T12:25:00Z"/>
                <w:sz w:val="20"/>
                <w:highlight w:val="yellow"/>
              </w:rPr>
            </w:pPr>
            <w:ins w:id="36" w:author="Venkata Srinivas Samavedam" w:date="2017-03-17T12:25:00Z">
              <w:r w:rsidRPr="00C87FD2">
                <w:rPr>
                  <w:sz w:val="20"/>
                  <w:highlight w:val="yellow"/>
                </w:rPr>
                <w:t>17</w:t>
              </w:r>
              <w:r w:rsidRPr="000D43FF">
                <w:rPr>
                  <w:sz w:val="20"/>
                  <w:highlight w:val="yellow"/>
                  <w:vertAlign w:val="superscript"/>
                  <w:rPrChange w:id="37" w:author="Venkata Srinivas Samavedam" w:date="2017-03-17T12:27:00Z">
                    <w:rPr>
                      <w:sz w:val="20"/>
                      <w:highlight w:val="yellow"/>
                    </w:rPr>
                  </w:rPrChange>
                </w:rPr>
                <w:t>th</w:t>
              </w:r>
              <w:r w:rsidRPr="00C87FD2">
                <w:rPr>
                  <w:sz w:val="20"/>
                  <w:highlight w:val="yellow"/>
                </w:rPr>
                <w:t xml:space="preserve"> Mar 2017</w:t>
              </w:r>
            </w:ins>
          </w:p>
        </w:tc>
        <w:tc>
          <w:tcPr>
            <w:tcW w:w="2199" w:type="dxa"/>
            <w:tcBorders>
              <w:top w:val="single" w:sz="6" w:space="0" w:color="auto"/>
              <w:left w:val="single" w:sz="6" w:space="0" w:color="auto"/>
              <w:bottom w:val="single" w:sz="6" w:space="0" w:color="auto"/>
              <w:right w:val="single" w:sz="6" w:space="0" w:color="auto"/>
            </w:tcBorders>
          </w:tcPr>
          <w:p w14:paraId="5BF7DF95" w14:textId="52A11E56" w:rsidR="000D43FF" w:rsidRPr="00C87FD2" w:rsidRDefault="000D43FF" w:rsidP="00F66D56">
            <w:pPr>
              <w:jc w:val="left"/>
              <w:rPr>
                <w:ins w:id="38" w:author="Venkata Srinivas Samavedam" w:date="2017-03-17T12:25:00Z"/>
                <w:sz w:val="20"/>
                <w:highlight w:val="yellow"/>
              </w:rPr>
            </w:pPr>
            <w:ins w:id="39" w:author="Venkata Srinivas Samavedam" w:date="2017-03-17T12:25:00Z">
              <w:r w:rsidRPr="00C87FD2">
                <w:rPr>
                  <w:sz w:val="20"/>
                  <w:highlight w:val="yellow"/>
                </w:rPr>
                <w:t>Venkata S</w:t>
              </w:r>
            </w:ins>
          </w:p>
        </w:tc>
        <w:tc>
          <w:tcPr>
            <w:tcW w:w="3421" w:type="dxa"/>
            <w:tcBorders>
              <w:top w:val="single" w:sz="6" w:space="0" w:color="auto"/>
              <w:left w:val="single" w:sz="6" w:space="0" w:color="auto"/>
              <w:bottom w:val="single" w:sz="6" w:space="0" w:color="auto"/>
              <w:right w:val="single" w:sz="6" w:space="0" w:color="auto"/>
            </w:tcBorders>
          </w:tcPr>
          <w:p w14:paraId="4F49419A" w14:textId="33727E18" w:rsidR="000D43FF" w:rsidRPr="00C87FD2" w:rsidRDefault="000D43FF" w:rsidP="00C87FD2">
            <w:pPr>
              <w:jc w:val="left"/>
              <w:rPr>
                <w:ins w:id="40" w:author="Venkata Srinivas Samavedam" w:date="2017-03-17T12:25:00Z"/>
                <w:sz w:val="20"/>
                <w:highlight w:val="yellow"/>
              </w:rPr>
            </w:pPr>
            <w:ins w:id="41" w:author="Venkata Srinivas Samavedam" w:date="2017-03-17T12:26:00Z">
              <w:r w:rsidRPr="000D43FF">
                <w:rPr>
                  <w:sz w:val="20"/>
                  <w:highlight w:val="yellow"/>
                  <w:rPrChange w:id="42" w:author="Venkata Srinivas Samavedam" w:date="2017-03-17T12:27:00Z">
                    <w:rPr>
                      <w:sz w:val="20"/>
                    </w:rPr>
                  </w:rPrChange>
                </w:rPr>
                <w:t>Updated ICD as per review comments received from Shafiq.</w:t>
              </w:r>
            </w:ins>
          </w:p>
        </w:tc>
      </w:tr>
    </w:tbl>
    <w:p w14:paraId="7DD5FF6F" w14:textId="77777777" w:rsidR="00F6682E" w:rsidRPr="00513C50" w:rsidRDefault="00F6682E" w:rsidP="00F6682E">
      <w:r w:rsidRPr="00513C50">
        <w:lastRenderedPageBreak/>
        <w:tab/>
      </w:r>
      <w:r w:rsidRPr="00513C50">
        <w:tab/>
      </w:r>
      <w:r w:rsidRPr="00513C50">
        <w:tab/>
      </w:r>
    </w:p>
    <w:p w14:paraId="15B53FC3" w14:textId="77777777" w:rsidR="00F6682E" w:rsidRPr="00513C50" w:rsidRDefault="00F6682E" w:rsidP="00F6682E">
      <w:r w:rsidRPr="00513C50">
        <w:rPr>
          <w:b/>
        </w:rPr>
        <w:t>Note:</w:t>
      </w:r>
      <w:r w:rsidRPr="00513C50">
        <w:t xml:space="preserve"> These documents are strictly for specific Virtusa</w:t>
      </w:r>
      <w:r>
        <w:t>/HomeServe</w:t>
      </w:r>
      <w:r w:rsidRPr="00513C50">
        <w:t xml:space="preserve"> use only. They shall not be shared with an external party other than </w:t>
      </w:r>
      <w:r>
        <w:t>HomeServe</w:t>
      </w:r>
      <w:r w:rsidRPr="00513C50">
        <w:t xml:space="preserve">. These documents should always be kept securely and employees shall use reasonable care protecting these documents from unauthorized use or disclosure to a third party. This category also covers client intellectual property where Virtusa has a non-disclosure agreement with </w:t>
      </w:r>
      <w:r>
        <w:t>HomeServe</w:t>
      </w:r>
      <w:r w:rsidRPr="00513C50">
        <w:t>.</w:t>
      </w:r>
    </w:p>
    <w:p w14:paraId="655BC7D2" w14:textId="77777777" w:rsidR="00F6682E" w:rsidRPr="00513C50" w:rsidRDefault="00F6682E" w:rsidP="00F6682E">
      <w:pPr>
        <w:rPr>
          <w:b/>
        </w:rPr>
      </w:pPr>
      <w:bookmarkStart w:id="43" w:name="_Toc328148575"/>
    </w:p>
    <w:p w14:paraId="0D0DB509" w14:textId="77777777" w:rsidR="00F6682E" w:rsidRPr="00513C50" w:rsidRDefault="00F6682E" w:rsidP="00F6682E">
      <w:pPr>
        <w:rPr>
          <w:b/>
        </w:rPr>
      </w:pPr>
      <w:r w:rsidRPr="00513C50">
        <w:rPr>
          <w:b/>
        </w:rPr>
        <w:t>Document Approval</w:t>
      </w:r>
      <w:bookmarkEnd w:id="43"/>
    </w:p>
    <w:p w14:paraId="61E6C367" w14:textId="77777777" w:rsidR="00F6682E" w:rsidRPr="00513C50" w:rsidRDefault="00F6682E" w:rsidP="00F6682E">
      <w:r w:rsidRPr="00513C50">
        <w:t xml:space="preserve">Virtusa Corporation and </w:t>
      </w:r>
      <w:r>
        <w:t>HomeServe</w:t>
      </w:r>
      <w:r w:rsidRPr="00513C50">
        <w:t xml:space="preserve"> have reviewed this document and hereby agree that the contents herein are accurate. Any changes to this document must be communicated in writing and signed-off by both parties. </w:t>
      </w:r>
    </w:p>
    <w:p w14:paraId="6CE33BE7" w14:textId="77777777" w:rsidR="00F6682E" w:rsidRPr="00513C50" w:rsidRDefault="00F6682E" w:rsidP="00F6682E"/>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20"/>
        <w:gridCol w:w="4140"/>
      </w:tblGrid>
      <w:tr w:rsidR="00F6682E" w:rsidRPr="00513C50" w14:paraId="5738E794" w14:textId="77777777" w:rsidTr="00F6682E">
        <w:trPr>
          <w:trHeight w:val="305"/>
        </w:trPr>
        <w:tc>
          <w:tcPr>
            <w:tcW w:w="4320" w:type="dxa"/>
            <w:tcMar>
              <w:top w:w="29" w:type="dxa"/>
              <w:left w:w="115" w:type="dxa"/>
              <w:bottom w:w="29" w:type="dxa"/>
              <w:right w:w="115" w:type="dxa"/>
            </w:tcMar>
          </w:tcPr>
          <w:p w14:paraId="647E05ED" w14:textId="77777777" w:rsidR="00F6682E" w:rsidRPr="00513C50" w:rsidRDefault="00F6682E" w:rsidP="00F6682E">
            <w:r w:rsidRPr="00513C50">
              <w:t>Signature</w:t>
            </w:r>
          </w:p>
        </w:tc>
        <w:tc>
          <w:tcPr>
            <w:tcW w:w="4140" w:type="dxa"/>
            <w:tcMar>
              <w:top w:w="29" w:type="dxa"/>
              <w:left w:w="115" w:type="dxa"/>
              <w:bottom w:w="29" w:type="dxa"/>
              <w:right w:w="115" w:type="dxa"/>
            </w:tcMar>
          </w:tcPr>
          <w:p w14:paraId="51B63C6C" w14:textId="77777777" w:rsidR="00F6682E" w:rsidRPr="00513C50" w:rsidRDefault="00F6682E" w:rsidP="00F6682E">
            <w:r w:rsidRPr="00513C50">
              <w:t>Signature</w:t>
            </w:r>
          </w:p>
        </w:tc>
      </w:tr>
      <w:tr w:rsidR="00F6682E" w:rsidRPr="00513C50" w14:paraId="220A9F0F" w14:textId="77777777" w:rsidTr="00F6682E">
        <w:trPr>
          <w:trHeight w:val="305"/>
        </w:trPr>
        <w:tc>
          <w:tcPr>
            <w:tcW w:w="4320" w:type="dxa"/>
            <w:tcMar>
              <w:top w:w="29" w:type="dxa"/>
              <w:left w:w="115" w:type="dxa"/>
              <w:bottom w:w="29" w:type="dxa"/>
              <w:right w:w="115" w:type="dxa"/>
            </w:tcMar>
          </w:tcPr>
          <w:p w14:paraId="3D190BA2" w14:textId="77777777" w:rsidR="00F6682E" w:rsidRPr="00513C50" w:rsidRDefault="00F6682E" w:rsidP="00F6682E">
            <w:r w:rsidRPr="00513C50">
              <w:t xml:space="preserve">Date: </w:t>
            </w:r>
          </w:p>
        </w:tc>
        <w:tc>
          <w:tcPr>
            <w:tcW w:w="4140" w:type="dxa"/>
            <w:tcMar>
              <w:top w:w="29" w:type="dxa"/>
              <w:left w:w="115" w:type="dxa"/>
              <w:bottom w:w="29" w:type="dxa"/>
              <w:right w:w="115" w:type="dxa"/>
            </w:tcMar>
          </w:tcPr>
          <w:p w14:paraId="04E00ACA" w14:textId="77777777" w:rsidR="00F6682E" w:rsidRPr="00513C50" w:rsidRDefault="00F6682E" w:rsidP="00F6682E">
            <w:r w:rsidRPr="00513C50">
              <w:t xml:space="preserve">Date: </w:t>
            </w:r>
          </w:p>
        </w:tc>
      </w:tr>
      <w:tr w:rsidR="00F6682E" w:rsidRPr="00513C50" w14:paraId="7563AD40" w14:textId="77777777" w:rsidTr="00F6682E">
        <w:trPr>
          <w:trHeight w:val="305"/>
        </w:trPr>
        <w:tc>
          <w:tcPr>
            <w:tcW w:w="4320" w:type="dxa"/>
            <w:tcMar>
              <w:top w:w="29" w:type="dxa"/>
              <w:left w:w="115" w:type="dxa"/>
              <w:bottom w:w="29" w:type="dxa"/>
              <w:right w:w="115" w:type="dxa"/>
            </w:tcMar>
          </w:tcPr>
          <w:p w14:paraId="0C84B45B" w14:textId="77777777" w:rsidR="00F6682E" w:rsidRPr="00513C50" w:rsidRDefault="00F6682E" w:rsidP="00F6682E">
            <w:r w:rsidRPr="00513C50">
              <w:t xml:space="preserve">Name: </w:t>
            </w:r>
          </w:p>
        </w:tc>
        <w:tc>
          <w:tcPr>
            <w:tcW w:w="4140" w:type="dxa"/>
            <w:tcMar>
              <w:top w:w="29" w:type="dxa"/>
              <w:left w:w="115" w:type="dxa"/>
              <w:bottom w:w="29" w:type="dxa"/>
              <w:right w:w="115" w:type="dxa"/>
            </w:tcMar>
          </w:tcPr>
          <w:p w14:paraId="5A07B97C" w14:textId="77777777" w:rsidR="00F6682E" w:rsidRPr="00513C50" w:rsidRDefault="00F6682E" w:rsidP="00F6682E">
            <w:r w:rsidRPr="00513C50">
              <w:t xml:space="preserve">Name: </w:t>
            </w:r>
          </w:p>
        </w:tc>
      </w:tr>
      <w:tr w:rsidR="00F6682E" w:rsidRPr="00513C50" w14:paraId="4D87D040" w14:textId="77777777" w:rsidTr="00F6682E">
        <w:trPr>
          <w:trHeight w:val="305"/>
        </w:trPr>
        <w:tc>
          <w:tcPr>
            <w:tcW w:w="4320" w:type="dxa"/>
            <w:tcMar>
              <w:top w:w="29" w:type="dxa"/>
              <w:left w:w="115" w:type="dxa"/>
              <w:bottom w:w="29" w:type="dxa"/>
              <w:right w:w="115" w:type="dxa"/>
            </w:tcMar>
          </w:tcPr>
          <w:p w14:paraId="0BFA5CF9" w14:textId="77777777" w:rsidR="00F6682E" w:rsidRPr="00513C50" w:rsidRDefault="00F6682E" w:rsidP="00F6682E">
            <w:r w:rsidRPr="00513C50">
              <w:t xml:space="preserve">Client:: </w:t>
            </w:r>
            <w:r>
              <w:t>HomeServe</w:t>
            </w:r>
          </w:p>
        </w:tc>
        <w:tc>
          <w:tcPr>
            <w:tcW w:w="4140" w:type="dxa"/>
            <w:tcMar>
              <w:top w:w="29" w:type="dxa"/>
              <w:left w:w="115" w:type="dxa"/>
              <w:bottom w:w="29" w:type="dxa"/>
              <w:right w:w="115" w:type="dxa"/>
            </w:tcMar>
          </w:tcPr>
          <w:p w14:paraId="1ECD8584" w14:textId="77777777" w:rsidR="00F6682E" w:rsidRPr="00513C50" w:rsidRDefault="00F6682E" w:rsidP="00F6682E">
            <w:r w:rsidRPr="00513C50">
              <w:t>Virtusa Corporation</w:t>
            </w:r>
          </w:p>
        </w:tc>
      </w:tr>
      <w:tr w:rsidR="00F6682E" w:rsidRPr="00513C50" w14:paraId="0451BC6E" w14:textId="77777777" w:rsidTr="00F6682E">
        <w:trPr>
          <w:trHeight w:val="305"/>
        </w:trPr>
        <w:tc>
          <w:tcPr>
            <w:tcW w:w="4320" w:type="dxa"/>
            <w:tcMar>
              <w:top w:w="29" w:type="dxa"/>
              <w:left w:w="115" w:type="dxa"/>
              <w:bottom w:w="29" w:type="dxa"/>
              <w:right w:w="115" w:type="dxa"/>
            </w:tcMar>
          </w:tcPr>
          <w:p w14:paraId="6E4D0309" w14:textId="77777777" w:rsidR="00F6682E" w:rsidRDefault="00F6682E" w:rsidP="00F6682E">
            <w:r>
              <w:t>Address:</w:t>
            </w:r>
          </w:p>
          <w:p w14:paraId="1B7A5DAB" w14:textId="77777777" w:rsidR="00F6682E" w:rsidRDefault="00F6682E" w:rsidP="00F6682E">
            <w:pPr>
              <w:pStyle w:val="ReturnAddress"/>
              <w:framePr w:w="0" w:hRule="auto" w:wrap="auto" w:vAnchor="margin" w:hAnchor="text" w:xAlign="left" w:yAlign="inline"/>
              <w:rPr>
                <w:color w:val="222222"/>
                <w:sz w:val="20"/>
                <w:shd w:val="clear" w:color="auto" w:fill="FFFFFF"/>
              </w:rPr>
            </w:pPr>
            <w:r>
              <w:rPr>
                <w:color w:val="222222"/>
                <w:sz w:val="20"/>
                <w:shd w:val="clear" w:color="auto" w:fill="FFFFFF"/>
              </w:rPr>
              <w:t>Cable Drive,</w:t>
            </w:r>
          </w:p>
          <w:p w14:paraId="40682417" w14:textId="77777777" w:rsidR="00F6682E" w:rsidRDefault="00F6682E" w:rsidP="00F6682E">
            <w:pPr>
              <w:pStyle w:val="ReturnAddress"/>
              <w:framePr w:w="0" w:hRule="auto" w:wrap="auto" w:vAnchor="margin" w:hAnchor="text" w:xAlign="left" w:yAlign="inline"/>
              <w:rPr>
                <w:color w:val="222222"/>
                <w:sz w:val="20"/>
                <w:shd w:val="clear" w:color="auto" w:fill="FFFFFF"/>
              </w:rPr>
            </w:pPr>
            <w:r>
              <w:rPr>
                <w:color w:val="222222"/>
                <w:sz w:val="20"/>
                <w:shd w:val="clear" w:color="auto" w:fill="FFFFFF"/>
              </w:rPr>
              <w:t xml:space="preserve">Walsall, </w:t>
            </w:r>
          </w:p>
          <w:p w14:paraId="763D5E51" w14:textId="77777777" w:rsidR="00F6682E" w:rsidRDefault="00F6682E" w:rsidP="00F6682E">
            <w:pPr>
              <w:pStyle w:val="ReturnAddress"/>
              <w:framePr w:w="0" w:hRule="auto" w:wrap="auto" w:vAnchor="margin" w:hAnchor="text" w:xAlign="left" w:yAlign="inline"/>
              <w:rPr>
                <w:color w:val="222222"/>
                <w:sz w:val="20"/>
                <w:shd w:val="clear" w:color="auto" w:fill="FFFFFF"/>
              </w:rPr>
            </w:pPr>
            <w:r>
              <w:rPr>
                <w:color w:val="222222"/>
                <w:sz w:val="20"/>
                <w:shd w:val="clear" w:color="auto" w:fill="FFFFFF"/>
              </w:rPr>
              <w:t xml:space="preserve">West Midlands </w:t>
            </w:r>
          </w:p>
          <w:p w14:paraId="2B585312" w14:textId="77777777" w:rsidR="00F6682E" w:rsidRDefault="00F6682E" w:rsidP="00F6682E">
            <w:pPr>
              <w:pStyle w:val="ReturnAddress"/>
              <w:framePr w:w="0" w:hRule="auto" w:wrap="auto" w:vAnchor="margin" w:hAnchor="text" w:xAlign="left" w:yAlign="inline"/>
            </w:pPr>
            <w:r>
              <w:rPr>
                <w:color w:val="222222"/>
                <w:sz w:val="20"/>
                <w:shd w:val="clear" w:color="auto" w:fill="FFFFFF"/>
              </w:rPr>
              <w:t>WS2 7BN</w:t>
            </w:r>
          </w:p>
          <w:p w14:paraId="7677A6F0" w14:textId="77777777" w:rsidR="00F6682E" w:rsidRPr="00513C50" w:rsidRDefault="00F6682E" w:rsidP="00F6682E">
            <w:pPr>
              <w:pStyle w:val="ReturnAddress"/>
              <w:framePr w:w="0" w:hRule="auto" w:wrap="auto" w:vAnchor="margin" w:hAnchor="text" w:xAlign="left" w:yAlign="inline"/>
            </w:pPr>
          </w:p>
        </w:tc>
        <w:tc>
          <w:tcPr>
            <w:tcW w:w="4140" w:type="dxa"/>
            <w:tcMar>
              <w:top w:w="29" w:type="dxa"/>
              <w:left w:w="115" w:type="dxa"/>
              <w:bottom w:w="29" w:type="dxa"/>
              <w:right w:w="115" w:type="dxa"/>
            </w:tcMar>
          </w:tcPr>
          <w:p w14:paraId="674C3760" w14:textId="77777777" w:rsidR="00A44324" w:rsidRPr="00E50926" w:rsidRDefault="00A44324" w:rsidP="00A44324">
            <w:pPr>
              <w:jc w:val="left"/>
              <w:rPr>
                <w:sz w:val="20"/>
              </w:rPr>
            </w:pPr>
            <w:r w:rsidRPr="00E50926">
              <w:t>Address:</w:t>
            </w:r>
          </w:p>
          <w:p w14:paraId="71F5572E" w14:textId="77777777" w:rsidR="00A44324" w:rsidRDefault="00A44324" w:rsidP="00A44324">
            <w:pPr>
              <w:pStyle w:val="ReturnAddress"/>
              <w:framePr w:w="0" w:hRule="auto" w:wrap="auto" w:vAnchor="margin" w:hAnchor="text" w:xAlign="left" w:yAlign="inline"/>
              <w:jc w:val="left"/>
              <w:rPr>
                <w:color w:val="222222"/>
                <w:sz w:val="20"/>
                <w:shd w:val="clear" w:color="auto" w:fill="FFFFFF"/>
              </w:rPr>
            </w:pPr>
            <w:r w:rsidRPr="00E50926">
              <w:rPr>
                <w:color w:val="222222"/>
                <w:sz w:val="20"/>
                <w:shd w:val="clear" w:color="auto" w:fill="FFFFFF"/>
              </w:rPr>
              <w:t>Virtusa (UK) Ltd</w:t>
            </w:r>
          </w:p>
          <w:p w14:paraId="6C1E82D5" w14:textId="77777777" w:rsidR="00A44324" w:rsidRPr="00E50926" w:rsidRDefault="00A44324" w:rsidP="00A44324">
            <w:pPr>
              <w:pStyle w:val="ReturnAddress"/>
              <w:framePr w:w="0" w:hRule="auto" w:wrap="auto" w:vAnchor="margin" w:hAnchor="text" w:xAlign="left" w:yAlign="inline"/>
              <w:jc w:val="left"/>
              <w:rPr>
                <w:color w:val="222222"/>
                <w:sz w:val="20"/>
                <w:shd w:val="clear" w:color="auto" w:fill="FFFFFF"/>
              </w:rPr>
            </w:pPr>
            <w:r>
              <w:rPr>
                <w:color w:val="222222"/>
                <w:sz w:val="20"/>
                <w:shd w:val="clear" w:color="auto" w:fill="FFFFFF"/>
              </w:rPr>
              <w:t>Level 8</w:t>
            </w:r>
          </w:p>
          <w:p w14:paraId="698E20C9" w14:textId="77777777" w:rsidR="00A44324" w:rsidRPr="001F72BB" w:rsidRDefault="00A44324" w:rsidP="00A44324">
            <w:pPr>
              <w:pStyle w:val="ReturnAddress"/>
              <w:framePr w:w="0" w:hRule="auto" w:wrap="auto" w:vAnchor="margin" w:hAnchor="text" w:xAlign="left" w:yAlign="inline"/>
              <w:jc w:val="left"/>
              <w:rPr>
                <w:color w:val="222222"/>
                <w:sz w:val="20"/>
                <w:shd w:val="clear" w:color="auto" w:fill="FFFFFF"/>
              </w:rPr>
            </w:pPr>
            <w:r w:rsidRPr="001F72BB">
              <w:rPr>
                <w:color w:val="222222"/>
                <w:sz w:val="20"/>
                <w:shd w:val="clear" w:color="auto" w:fill="FFFFFF"/>
              </w:rPr>
              <w:t>26 Finsbury Square</w:t>
            </w:r>
            <w:r w:rsidRPr="001F72BB">
              <w:rPr>
                <w:color w:val="222222"/>
                <w:sz w:val="20"/>
                <w:shd w:val="clear" w:color="auto" w:fill="FFFFFF"/>
              </w:rPr>
              <w:br/>
              <w:t>London</w:t>
            </w:r>
            <w:r w:rsidRPr="001F72BB">
              <w:rPr>
                <w:color w:val="222222"/>
                <w:sz w:val="20"/>
                <w:shd w:val="clear" w:color="auto" w:fill="FFFFFF"/>
              </w:rPr>
              <w:br/>
              <w:t>EC2A 1D</w:t>
            </w:r>
          </w:p>
          <w:p w14:paraId="0C8C9F28" w14:textId="77777777" w:rsidR="00A44324" w:rsidRPr="00E50926" w:rsidRDefault="00A44324" w:rsidP="00A44324">
            <w:pPr>
              <w:pStyle w:val="ReturnAddress"/>
              <w:framePr w:w="0" w:hRule="auto" w:wrap="auto" w:vAnchor="margin" w:hAnchor="text" w:xAlign="left" w:yAlign="inline"/>
              <w:jc w:val="left"/>
              <w:rPr>
                <w:color w:val="222222"/>
                <w:sz w:val="20"/>
                <w:shd w:val="clear" w:color="auto" w:fill="FFFFFF"/>
              </w:rPr>
            </w:pPr>
            <w:r w:rsidRPr="00E50926">
              <w:rPr>
                <w:color w:val="222222"/>
                <w:sz w:val="20"/>
                <w:shd w:val="clear" w:color="auto" w:fill="FFFFFF"/>
              </w:rPr>
              <w:t xml:space="preserve">E-mail : </w:t>
            </w:r>
            <w:hyperlink r:id="rId13" w:history="1">
              <w:r w:rsidRPr="00E50926">
                <w:rPr>
                  <w:color w:val="222222"/>
                  <w:sz w:val="20"/>
                  <w:shd w:val="clear" w:color="auto" w:fill="FFFFFF"/>
                </w:rPr>
                <w:t>info@virtusa.com</w:t>
              </w:r>
            </w:hyperlink>
          </w:p>
          <w:p w14:paraId="09C276BC" w14:textId="77777777" w:rsidR="00F6682E" w:rsidRPr="00513C50" w:rsidRDefault="00A44324" w:rsidP="00A44324">
            <w:pPr>
              <w:pStyle w:val="ReturnAddress"/>
              <w:framePr w:w="0" w:hRule="auto" w:wrap="auto" w:vAnchor="margin" w:hAnchor="text" w:xAlign="left" w:yAlign="inline"/>
            </w:pPr>
            <w:r w:rsidRPr="00E50926">
              <w:rPr>
                <w:color w:val="222222"/>
                <w:sz w:val="20"/>
                <w:shd w:val="clear" w:color="auto" w:fill="FFFFFF"/>
              </w:rPr>
              <w:t xml:space="preserve">URL  : </w:t>
            </w:r>
            <w:hyperlink r:id="rId14" w:history="1">
              <w:r w:rsidRPr="00E50926">
                <w:rPr>
                  <w:color w:val="222222"/>
                  <w:sz w:val="20"/>
                  <w:shd w:val="clear" w:color="auto" w:fill="FFFFFF"/>
                </w:rPr>
                <w:t>www.virtusa.com</w:t>
              </w:r>
            </w:hyperlink>
          </w:p>
        </w:tc>
      </w:tr>
    </w:tbl>
    <w:p w14:paraId="4EB668EE" w14:textId="77777777" w:rsidR="00F6682E" w:rsidRPr="00513C50" w:rsidRDefault="00F6682E" w:rsidP="00F6682E"/>
    <w:p w14:paraId="46E4494D" w14:textId="77777777" w:rsidR="00F6682E" w:rsidRDefault="00F6682E" w:rsidP="00F6682E">
      <w:pPr>
        <w:pStyle w:val="Heading1"/>
        <w:pageBreakBefore/>
        <w:numPr>
          <w:ilvl w:val="0"/>
          <w:numId w:val="2"/>
        </w:numPr>
        <w:ind w:left="431" w:hanging="431"/>
        <w:jc w:val="left"/>
      </w:pPr>
      <w:bookmarkStart w:id="44" w:name="_Toc453246555"/>
      <w:r w:rsidRPr="00513C50">
        <w:lastRenderedPageBreak/>
        <w:t>Introduction</w:t>
      </w:r>
      <w:bookmarkEnd w:id="14"/>
      <w:bookmarkEnd w:id="15"/>
      <w:bookmarkEnd w:id="44"/>
    </w:p>
    <w:p w14:paraId="3EDCFCD1" w14:textId="77777777" w:rsidR="00F6682E" w:rsidRPr="00513C50" w:rsidRDefault="00F6682E" w:rsidP="00F6682E">
      <w:pPr>
        <w:pStyle w:val="Heading2"/>
        <w:ind w:left="720" w:hanging="720"/>
      </w:pPr>
      <w:bookmarkStart w:id="45" w:name="_Toc453246556"/>
      <w:r w:rsidRPr="00513C50">
        <w:t>Purpose</w:t>
      </w:r>
      <w:bookmarkEnd w:id="45"/>
    </w:p>
    <w:p w14:paraId="3EDBC2B4" w14:textId="77777777" w:rsidR="005C7E06" w:rsidRDefault="00C5100B" w:rsidP="00C5100B">
      <w:pPr>
        <w:rPr>
          <w:color w:val="000000" w:themeColor="text1"/>
          <w:sz w:val="20"/>
        </w:rPr>
      </w:pPr>
      <w:r>
        <w:rPr>
          <w:color w:val="000000" w:themeColor="text1"/>
          <w:sz w:val="20"/>
        </w:rPr>
        <w:t>The purpose of th</w:t>
      </w:r>
      <w:r w:rsidR="005C7E06">
        <w:rPr>
          <w:color w:val="000000" w:themeColor="text1"/>
          <w:sz w:val="20"/>
        </w:rPr>
        <w:t>is document is to describe about the</w:t>
      </w:r>
      <w:r>
        <w:rPr>
          <w:color w:val="000000" w:themeColor="text1"/>
          <w:sz w:val="20"/>
        </w:rPr>
        <w:t xml:space="preserve"> duplicate cover check service, which is used</w:t>
      </w:r>
      <w:r w:rsidR="005C7E06">
        <w:rPr>
          <w:color w:val="000000" w:themeColor="text1"/>
          <w:sz w:val="20"/>
        </w:rPr>
        <w:t xml:space="preserve"> when any customer is interested to buy a product from Homeserve. This service is enhancement to the real time Duplicate Customer Check that is delivered in the Unity Release 1 for Ensura. This service can be used during the following scenarios to identify the overlap/duplicates cover against the existing contract if any for insured property.</w:t>
      </w:r>
    </w:p>
    <w:p w14:paraId="0FC958FF" w14:textId="77777777" w:rsidR="005C7E06" w:rsidRDefault="005C7E06" w:rsidP="003E7AE9">
      <w:pPr>
        <w:pStyle w:val="ListParagraph"/>
        <w:numPr>
          <w:ilvl w:val="0"/>
          <w:numId w:val="52"/>
        </w:numPr>
        <w:rPr>
          <w:color w:val="000000" w:themeColor="text1"/>
          <w:sz w:val="20"/>
        </w:rPr>
      </w:pPr>
      <w:r>
        <w:rPr>
          <w:color w:val="000000" w:themeColor="text1"/>
          <w:sz w:val="20"/>
        </w:rPr>
        <w:t xml:space="preserve">Product Upgrade or Downgrade </w:t>
      </w:r>
    </w:p>
    <w:p w14:paraId="3A67EDCD" w14:textId="77777777" w:rsidR="005C7E06" w:rsidRDefault="005C7E06" w:rsidP="003E7AE9">
      <w:pPr>
        <w:pStyle w:val="ListParagraph"/>
        <w:numPr>
          <w:ilvl w:val="0"/>
          <w:numId w:val="52"/>
        </w:numPr>
        <w:rPr>
          <w:color w:val="000000" w:themeColor="text1"/>
          <w:sz w:val="20"/>
        </w:rPr>
      </w:pPr>
      <w:r>
        <w:rPr>
          <w:color w:val="000000" w:themeColor="text1"/>
          <w:sz w:val="20"/>
        </w:rPr>
        <w:t>New Sale of the product or service</w:t>
      </w:r>
    </w:p>
    <w:p w14:paraId="401AB008" w14:textId="77777777" w:rsidR="00C331D0" w:rsidRDefault="00C331D0" w:rsidP="003E7AE9">
      <w:pPr>
        <w:pStyle w:val="ListParagraph"/>
        <w:numPr>
          <w:ilvl w:val="0"/>
          <w:numId w:val="52"/>
        </w:numPr>
        <w:rPr>
          <w:color w:val="000000" w:themeColor="text1"/>
          <w:sz w:val="20"/>
        </w:rPr>
      </w:pPr>
      <w:r>
        <w:rPr>
          <w:color w:val="000000" w:themeColor="text1"/>
          <w:sz w:val="20"/>
        </w:rPr>
        <w:t>Contract Renewals</w:t>
      </w:r>
    </w:p>
    <w:p w14:paraId="5AE00596" w14:textId="77777777" w:rsidR="00C5100B" w:rsidRPr="003E7AE9" w:rsidRDefault="00C331D0" w:rsidP="003E7AE9">
      <w:pPr>
        <w:pStyle w:val="ListParagraph"/>
        <w:numPr>
          <w:ilvl w:val="0"/>
          <w:numId w:val="52"/>
        </w:numPr>
        <w:rPr>
          <w:color w:val="000000" w:themeColor="text1"/>
          <w:sz w:val="20"/>
        </w:rPr>
      </w:pPr>
      <w:r>
        <w:rPr>
          <w:color w:val="000000" w:themeColor="text1"/>
          <w:sz w:val="20"/>
        </w:rPr>
        <w:t xml:space="preserve">Auto Import process in Ensura </w:t>
      </w:r>
    </w:p>
    <w:p w14:paraId="5F432DCC" w14:textId="77777777" w:rsidR="005A1320" w:rsidRPr="00D9306D" w:rsidRDefault="00F6682E" w:rsidP="001A2C0C">
      <w:pPr>
        <w:rPr>
          <w:b/>
          <w:color w:val="000000" w:themeColor="text1"/>
          <w:sz w:val="20"/>
        </w:rPr>
      </w:pPr>
      <w:r>
        <w:rPr>
          <w:color w:val="000000" w:themeColor="text1"/>
          <w:sz w:val="20"/>
        </w:rPr>
        <w:t>Duplicate Cover Check Service</w:t>
      </w:r>
      <w:r w:rsidR="003B74A0">
        <w:rPr>
          <w:color w:val="000000" w:themeColor="text1"/>
          <w:sz w:val="20"/>
        </w:rPr>
        <w:t xml:space="preserve"> is used by the calling system </w:t>
      </w:r>
      <w:r>
        <w:rPr>
          <w:color w:val="000000" w:themeColor="text1"/>
          <w:sz w:val="20"/>
        </w:rPr>
        <w:t xml:space="preserve">to ensure that duplicate policies are not </w:t>
      </w:r>
      <w:r w:rsidR="003B74A0">
        <w:rPr>
          <w:color w:val="000000" w:themeColor="text1"/>
          <w:sz w:val="20"/>
        </w:rPr>
        <w:t>being sold</w:t>
      </w:r>
      <w:r>
        <w:rPr>
          <w:color w:val="000000" w:themeColor="text1"/>
          <w:sz w:val="20"/>
        </w:rPr>
        <w:t xml:space="preserve"> </w:t>
      </w:r>
      <w:r w:rsidR="003B74A0">
        <w:rPr>
          <w:color w:val="000000" w:themeColor="text1"/>
          <w:sz w:val="20"/>
        </w:rPr>
        <w:t>to</w:t>
      </w:r>
      <w:r>
        <w:rPr>
          <w:color w:val="000000" w:themeColor="text1"/>
          <w:sz w:val="20"/>
        </w:rPr>
        <w:t xml:space="preserve"> the customer</w:t>
      </w:r>
      <w:r w:rsidR="003B74A0">
        <w:rPr>
          <w:color w:val="000000" w:themeColor="text1"/>
          <w:sz w:val="20"/>
        </w:rPr>
        <w:t>.</w:t>
      </w:r>
      <w:r>
        <w:rPr>
          <w:color w:val="000000" w:themeColor="text1"/>
          <w:sz w:val="20"/>
        </w:rPr>
        <w:t xml:space="preserve"> </w:t>
      </w:r>
      <w:r w:rsidR="005A1320">
        <w:rPr>
          <w:b/>
          <w:color w:val="000000" w:themeColor="text1"/>
          <w:sz w:val="20"/>
        </w:rPr>
        <w:t xml:space="preserve">The current calling system </w:t>
      </w:r>
      <w:r w:rsidR="005A1320" w:rsidRPr="00D9306D">
        <w:rPr>
          <w:b/>
          <w:color w:val="000000" w:themeColor="text1"/>
          <w:sz w:val="20"/>
        </w:rPr>
        <w:t>in scope</w:t>
      </w:r>
      <w:r w:rsidR="005A1320">
        <w:rPr>
          <w:b/>
          <w:color w:val="000000" w:themeColor="text1"/>
          <w:sz w:val="20"/>
        </w:rPr>
        <w:t xml:space="preserve"> </w:t>
      </w:r>
      <w:r w:rsidR="00C331D0">
        <w:rPr>
          <w:b/>
          <w:color w:val="000000" w:themeColor="text1"/>
          <w:sz w:val="20"/>
        </w:rPr>
        <w:t xml:space="preserve">for this service </w:t>
      </w:r>
      <w:r w:rsidR="005A1320">
        <w:rPr>
          <w:b/>
          <w:color w:val="000000" w:themeColor="text1"/>
          <w:sz w:val="20"/>
        </w:rPr>
        <w:t>are:</w:t>
      </w:r>
    </w:p>
    <w:tbl>
      <w:tblPr>
        <w:tblStyle w:val="TableGrid"/>
        <w:tblW w:w="0" w:type="auto"/>
        <w:jc w:val="center"/>
        <w:tblLook w:val="04A0" w:firstRow="1" w:lastRow="0" w:firstColumn="1" w:lastColumn="0" w:noHBand="0" w:noVBand="1"/>
      </w:tblPr>
      <w:tblGrid>
        <w:gridCol w:w="962"/>
        <w:gridCol w:w="1782"/>
        <w:gridCol w:w="1122"/>
        <w:gridCol w:w="852"/>
      </w:tblGrid>
      <w:tr w:rsidR="00C331D0" w14:paraId="47D97920" w14:textId="77777777" w:rsidTr="001A2C0C">
        <w:trPr>
          <w:jc w:val="center"/>
        </w:trPr>
        <w:tc>
          <w:tcPr>
            <w:tcW w:w="962" w:type="dxa"/>
            <w:shd w:val="clear" w:color="auto" w:fill="BFBFBF" w:themeFill="background1" w:themeFillShade="BF"/>
          </w:tcPr>
          <w:p w14:paraId="2F40D0F0" w14:textId="77777777" w:rsidR="00C331D0" w:rsidRPr="003E7AE9" w:rsidRDefault="00C331D0" w:rsidP="003E7AE9">
            <w:pPr>
              <w:rPr>
                <w:b/>
                <w:sz w:val="22"/>
                <w:szCs w:val="22"/>
              </w:rPr>
            </w:pPr>
            <w:r w:rsidRPr="003E7AE9">
              <w:rPr>
                <w:b/>
                <w:sz w:val="22"/>
                <w:szCs w:val="22"/>
              </w:rPr>
              <w:t>S. No.</w:t>
            </w:r>
          </w:p>
        </w:tc>
        <w:tc>
          <w:tcPr>
            <w:tcW w:w="1782" w:type="dxa"/>
            <w:shd w:val="clear" w:color="auto" w:fill="BFBFBF" w:themeFill="background1" w:themeFillShade="BF"/>
          </w:tcPr>
          <w:p w14:paraId="649C5B41" w14:textId="77777777" w:rsidR="00C331D0" w:rsidRPr="003E7AE9" w:rsidRDefault="00C331D0" w:rsidP="003E7AE9">
            <w:pPr>
              <w:rPr>
                <w:b/>
                <w:sz w:val="22"/>
                <w:szCs w:val="22"/>
              </w:rPr>
            </w:pPr>
            <w:r w:rsidRPr="003E7AE9">
              <w:rPr>
                <w:b/>
                <w:sz w:val="22"/>
                <w:szCs w:val="22"/>
              </w:rPr>
              <w:t>Unity Release</w:t>
            </w:r>
          </w:p>
        </w:tc>
        <w:tc>
          <w:tcPr>
            <w:tcW w:w="1122" w:type="dxa"/>
            <w:shd w:val="clear" w:color="auto" w:fill="BFBFBF" w:themeFill="background1" w:themeFillShade="BF"/>
          </w:tcPr>
          <w:p w14:paraId="5D65C52C" w14:textId="77777777" w:rsidR="00C331D0" w:rsidRPr="003E7AE9" w:rsidRDefault="00C331D0" w:rsidP="003E7AE9">
            <w:pPr>
              <w:rPr>
                <w:b/>
                <w:sz w:val="22"/>
                <w:szCs w:val="22"/>
              </w:rPr>
            </w:pPr>
            <w:r w:rsidRPr="003E7AE9">
              <w:rPr>
                <w:b/>
                <w:sz w:val="22"/>
                <w:szCs w:val="22"/>
              </w:rPr>
              <w:t>System</w:t>
            </w:r>
          </w:p>
        </w:tc>
        <w:tc>
          <w:tcPr>
            <w:tcW w:w="852" w:type="dxa"/>
            <w:shd w:val="clear" w:color="auto" w:fill="BFBFBF" w:themeFill="background1" w:themeFillShade="BF"/>
          </w:tcPr>
          <w:p w14:paraId="244A0CCA" w14:textId="77777777" w:rsidR="00C331D0" w:rsidRPr="00041F09" w:rsidRDefault="00C331D0">
            <w:pPr>
              <w:rPr>
                <w:b/>
                <w:sz w:val="22"/>
                <w:szCs w:val="22"/>
              </w:rPr>
            </w:pPr>
            <w:r>
              <w:rPr>
                <w:b/>
                <w:sz w:val="22"/>
                <w:szCs w:val="22"/>
              </w:rPr>
              <w:t>SSID</w:t>
            </w:r>
          </w:p>
        </w:tc>
      </w:tr>
      <w:tr w:rsidR="00C331D0" w14:paraId="5505FD49" w14:textId="77777777" w:rsidTr="001A2C0C">
        <w:trPr>
          <w:jc w:val="center"/>
        </w:trPr>
        <w:tc>
          <w:tcPr>
            <w:tcW w:w="962" w:type="dxa"/>
          </w:tcPr>
          <w:p w14:paraId="7D088EFF" w14:textId="77777777" w:rsidR="00C331D0" w:rsidRDefault="00C331D0" w:rsidP="00E774D9">
            <w:pPr>
              <w:jc w:val="left"/>
              <w:rPr>
                <w:sz w:val="20"/>
              </w:rPr>
            </w:pPr>
            <w:r>
              <w:rPr>
                <w:sz w:val="20"/>
              </w:rPr>
              <w:t>1</w:t>
            </w:r>
          </w:p>
        </w:tc>
        <w:tc>
          <w:tcPr>
            <w:tcW w:w="1782" w:type="dxa"/>
          </w:tcPr>
          <w:p w14:paraId="4C62CCB0" w14:textId="77777777" w:rsidR="00C331D0" w:rsidRDefault="00C331D0" w:rsidP="00E774D9">
            <w:pPr>
              <w:jc w:val="left"/>
              <w:rPr>
                <w:sz w:val="20"/>
              </w:rPr>
            </w:pPr>
            <w:r>
              <w:rPr>
                <w:sz w:val="20"/>
              </w:rPr>
              <w:t>4</w:t>
            </w:r>
          </w:p>
        </w:tc>
        <w:tc>
          <w:tcPr>
            <w:tcW w:w="1122" w:type="dxa"/>
          </w:tcPr>
          <w:p w14:paraId="0553661D" w14:textId="77777777" w:rsidR="00C331D0" w:rsidRDefault="00C331D0" w:rsidP="00E774D9">
            <w:pPr>
              <w:jc w:val="left"/>
              <w:rPr>
                <w:sz w:val="20"/>
              </w:rPr>
            </w:pPr>
            <w:r>
              <w:rPr>
                <w:sz w:val="20"/>
              </w:rPr>
              <w:t>Pega</w:t>
            </w:r>
          </w:p>
        </w:tc>
        <w:tc>
          <w:tcPr>
            <w:tcW w:w="852" w:type="dxa"/>
          </w:tcPr>
          <w:p w14:paraId="6B8128C5" w14:textId="77777777" w:rsidR="00C331D0" w:rsidRDefault="00C331D0" w:rsidP="00E774D9">
            <w:pPr>
              <w:jc w:val="left"/>
              <w:rPr>
                <w:sz w:val="20"/>
              </w:rPr>
            </w:pPr>
            <w:r>
              <w:rPr>
                <w:sz w:val="20"/>
              </w:rPr>
              <w:t>1</w:t>
            </w:r>
          </w:p>
        </w:tc>
      </w:tr>
      <w:tr w:rsidR="00C331D0" w14:paraId="35B8B856" w14:textId="77777777" w:rsidTr="001A2C0C">
        <w:trPr>
          <w:jc w:val="center"/>
        </w:trPr>
        <w:tc>
          <w:tcPr>
            <w:tcW w:w="962" w:type="dxa"/>
          </w:tcPr>
          <w:p w14:paraId="61D2ACC3" w14:textId="77777777" w:rsidR="00C331D0" w:rsidRDefault="00C331D0" w:rsidP="00E774D9">
            <w:pPr>
              <w:jc w:val="left"/>
              <w:rPr>
                <w:sz w:val="20"/>
              </w:rPr>
            </w:pPr>
            <w:r>
              <w:rPr>
                <w:sz w:val="20"/>
              </w:rPr>
              <w:t>2</w:t>
            </w:r>
          </w:p>
        </w:tc>
        <w:tc>
          <w:tcPr>
            <w:tcW w:w="1782" w:type="dxa"/>
          </w:tcPr>
          <w:p w14:paraId="6A3AAD79" w14:textId="77777777" w:rsidR="00C331D0" w:rsidRDefault="00C331D0" w:rsidP="00E774D9">
            <w:pPr>
              <w:jc w:val="left"/>
              <w:rPr>
                <w:sz w:val="20"/>
              </w:rPr>
            </w:pPr>
            <w:r>
              <w:rPr>
                <w:sz w:val="20"/>
              </w:rPr>
              <w:t>4</w:t>
            </w:r>
          </w:p>
        </w:tc>
        <w:tc>
          <w:tcPr>
            <w:tcW w:w="1122" w:type="dxa"/>
          </w:tcPr>
          <w:p w14:paraId="681DE5BA" w14:textId="77777777" w:rsidR="00C331D0" w:rsidRDefault="00C331D0" w:rsidP="00E774D9">
            <w:pPr>
              <w:jc w:val="left"/>
              <w:rPr>
                <w:sz w:val="20"/>
              </w:rPr>
            </w:pPr>
            <w:r>
              <w:rPr>
                <w:sz w:val="20"/>
              </w:rPr>
              <w:t>Ensura</w:t>
            </w:r>
          </w:p>
        </w:tc>
        <w:tc>
          <w:tcPr>
            <w:tcW w:w="852" w:type="dxa"/>
          </w:tcPr>
          <w:p w14:paraId="5E030A8D" w14:textId="77777777" w:rsidR="00C331D0" w:rsidRDefault="00C331D0" w:rsidP="00E774D9">
            <w:pPr>
              <w:jc w:val="left"/>
              <w:rPr>
                <w:sz w:val="20"/>
              </w:rPr>
            </w:pPr>
            <w:r>
              <w:rPr>
                <w:sz w:val="20"/>
              </w:rPr>
              <w:t>4</w:t>
            </w:r>
          </w:p>
        </w:tc>
      </w:tr>
    </w:tbl>
    <w:p w14:paraId="0A84916A" w14:textId="77777777" w:rsidR="005A1320" w:rsidRDefault="005A1320" w:rsidP="005A1320">
      <w:pPr>
        <w:jc w:val="left"/>
        <w:rPr>
          <w:color w:val="000000" w:themeColor="text1"/>
          <w:sz w:val="20"/>
        </w:rPr>
      </w:pPr>
      <w:r w:rsidRPr="00F14C28">
        <w:rPr>
          <w:color w:val="000000" w:themeColor="text1"/>
          <w:sz w:val="20"/>
        </w:rPr>
        <w:t>This document outlines “</w:t>
      </w:r>
      <w:r>
        <w:rPr>
          <w:b/>
          <w:color w:val="000000" w:themeColor="text1"/>
          <w:sz w:val="20"/>
        </w:rPr>
        <w:t>DuplicateCoverCheck Service</w:t>
      </w:r>
      <w:r w:rsidRPr="00F14C28">
        <w:rPr>
          <w:color w:val="000000" w:themeColor="text1"/>
          <w:sz w:val="20"/>
        </w:rPr>
        <w:t>”, interface specifications which will contain the followings,</w:t>
      </w:r>
    </w:p>
    <w:p w14:paraId="1ACB3EA4" w14:textId="77777777" w:rsidR="005A1320" w:rsidRPr="00F14C28" w:rsidRDefault="005A1320" w:rsidP="005A1320">
      <w:pPr>
        <w:pStyle w:val="ListParagraph"/>
        <w:numPr>
          <w:ilvl w:val="0"/>
          <w:numId w:val="12"/>
        </w:numPr>
        <w:rPr>
          <w:color w:val="000000" w:themeColor="text1"/>
          <w:sz w:val="20"/>
        </w:rPr>
      </w:pPr>
      <w:r w:rsidRPr="00F14C28">
        <w:rPr>
          <w:color w:val="000000" w:themeColor="text1"/>
          <w:sz w:val="20"/>
        </w:rPr>
        <w:t>High level flow</w:t>
      </w:r>
    </w:p>
    <w:p w14:paraId="022ED6B9" w14:textId="77777777" w:rsidR="005A1320" w:rsidRPr="00F14C28" w:rsidRDefault="005A1320" w:rsidP="005A1320">
      <w:pPr>
        <w:pStyle w:val="ListParagraph"/>
        <w:numPr>
          <w:ilvl w:val="0"/>
          <w:numId w:val="12"/>
        </w:numPr>
        <w:rPr>
          <w:color w:val="000000" w:themeColor="text1"/>
          <w:sz w:val="20"/>
        </w:rPr>
      </w:pPr>
      <w:r w:rsidRPr="00F14C28">
        <w:rPr>
          <w:color w:val="000000" w:themeColor="text1"/>
          <w:sz w:val="20"/>
        </w:rPr>
        <w:t>Request and Response attributes</w:t>
      </w:r>
    </w:p>
    <w:p w14:paraId="59F03313" w14:textId="77777777" w:rsidR="005A1320" w:rsidRPr="00F14C28" w:rsidRDefault="005A1320" w:rsidP="005A1320">
      <w:pPr>
        <w:pStyle w:val="ListParagraph"/>
        <w:numPr>
          <w:ilvl w:val="0"/>
          <w:numId w:val="12"/>
        </w:numPr>
        <w:rPr>
          <w:color w:val="000000" w:themeColor="text1"/>
          <w:sz w:val="20"/>
        </w:rPr>
      </w:pPr>
      <w:r w:rsidRPr="00F14C28">
        <w:rPr>
          <w:color w:val="000000" w:themeColor="text1"/>
          <w:sz w:val="20"/>
        </w:rPr>
        <w:t>XSDs and WSDLs</w:t>
      </w:r>
    </w:p>
    <w:p w14:paraId="6EE43EC3" w14:textId="77777777" w:rsidR="005A1320" w:rsidRDefault="005A1320" w:rsidP="001A2C0C">
      <w:pPr>
        <w:pStyle w:val="ListParagraph"/>
        <w:numPr>
          <w:ilvl w:val="0"/>
          <w:numId w:val="12"/>
        </w:numPr>
        <w:rPr>
          <w:color w:val="000000" w:themeColor="text1"/>
          <w:sz w:val="20"/>
        </w:rPr>
      </w:pPr>
      <w:r w:rsidRPr="00F14C28">
        <w:rPr>
          <w:color w:val="000000" w:themeColor="text1"/>
          <w:sz w:val="20"/>
        </w:rPr>
        <w:t>Error Codes</w:t>
      </w:r>
    </w:p>
    <w:p w14:paraId="2A731973" w14:textId="77777777" w:rsidR="00911B58" w:rsidRDefault="00911B58" w:rsidP="00911B58">
      <w:pPr>
        <w:rPr>
          <w:color w:val="000000" w:themeColor="text1"/>
          <w:sz w:val="20"/>
        </w:rPr>
      </w:pPr>
    </w:p>
    <w:p w14:paraId="2186B8D5" w14:textId="42DD1114" w:rsidR="00911B58" w:rsidRPr="001C5A7D" w:rsidRDefault="00911B58" w:rsidP="00911B58">
      <w:pPr>
        <w:rPr>
          <w:b/>
          <w:sz w:val="20"/>
          <w:highlight w:val="yellow"/>
        </w:rPr>
      </w:pPr>
      <w:r w:rsidRPr="001C5A7D">
        <w:rPr>
          <w:b/>
          <w:sz w:val="20"/>
          <w:highlight w:val="yellow"/>
        </w:rPr>
        <w:t>R6</w:t>
      </w:r>
      <w:r w:rsidRPr="0064176F">
        <w:rPr>
          <w:b/>
          <w:sz w:val="20"/>
          <w:highlight w:val="yellow"/>
        </w:rPr>
        <w:t>.4 Sprint 4</w:t>
      </w:r>
      <w:ins w:id="46" w:author="Rajani  Dumpa" w:date="2017-02-28T18:53:00Z">
        <w:r w:rsidR="004F4418">
          <w:rPr>
            <w:b/>
            <w:sz w:val="20"/>
            <w:highlight w:val="yellow"/>
          </w:rPr>
          <w:t xml:space="preserve"> – R_0007 Requirement</w:t>
        </w:r>
      </w:ins>
      <w:del w:id="47" w:author="Rajani  Dumpa" w:date="2017-03-01T14:28:00Z">
        <w:r w:rsidRPr="001C5A7D" w:rsidDel="00DE4F69">
          <w:rPr>
            <w:b/>
            <w:sz w:val="20"/>
            <w:highlight w:val="yellow"/>
          </w:rPr>
          <w:delText xml:space="preserve"> Duplicate</w:delText>
        </w:r>
        <w:r w:rsidDel="00DE4F69">
          <w:rPr>
            <w:b/>
            <w:sz w:val="20"/>
            <w:highlight w:val="yellow"/>
          </w:rPr>
          <w:delText xml:space="preserve"> </w:delText>
        </w:r>
        <w:r w:rsidRPr="001C5A7D" w:rsidDel="00DE4F69">
          <w:rPr>
            <w:b/>
            <w:sz w:val="20"/>
            <w:highlight w:val="yellow"/>
          </w:rPr>
          <w:delText>Cover and Renewals Requirements</w:delText>
        </w:r>
      </w:del>
      <w:r w:rsidRPr="001C5A7D">
        <w:rPr>
          <w:b/>
          <w:sz w:val="20"/>
          <w:highlight w:val="yellow"/>
        </w:rPr>
        <w:t>:</w:t>
      </w:r>
    </w:p>
    <w:p w14:paraId="486D962D" w14:textId="4B9C94CE" w:rsidR="00911B58" w:rsidRDefault="00911B58" w:rsidP="00911B58">
      <w:pPr>
        <w:ind w:left="360"/>
        <w:rPr>
          <w:sz w:val="20"/>
          <w:highlight w:val="yellow"/>
        </w:rPr>
      </w:pPr>
      <w:r>
        <w:rPr>
          <w:highlight w:val="yellow"/>
        </w:rPr>
        <w:tab/>
      </w:r>
      <w:r w:rsidRPr="001C5A7D">
        <w:rPr>
          <w:sz w:val="20"/>
          <w:highlight w:val="yellow"/>
        </w:rPr>
        <w:t xml:space="preserve">As part of R6.4 eServe enhanced its functionality </w:t>
      </w:r>
      <w:r>
        <w:rPr>
          <w:sz w:val="20"/>
          <w:highlight w:val="yellow"/>
        </w:rPr>
        <w:t xml:space="preserve">to </w:t>
      </w:r>
      <w:r w:rsidRPr="00FB7AD6">
        <w:rPr>
          <w:sz w:val="20"/>
          <w:highlight w:val="yellow"/>
        </w:rPr>
        <w:t>reinstate</w:t>
      </w:r>
      <w:r>
        <w:rPr>
          <w:sz w:val="20"/>
          <w:highlight w:val="yellow"/>
        </w:rPr>
        <w:t xml:space="preserve"> </w:t>
      </w:r>
      <w:r w:rsidRPr="00FB7AD6">
        <w:rPr>
          <w:sz w:val="20"/>
          <w:highlight w:val="yellow"/>
        </w:rPr>
        <w:t>cancelled</w:t>
      </w:r>
      <w:r w:rsidRPr="001C5A7D">
        <w:rPr>
          <w:sz w:val="20"/>
          <w:highlight w:val="yellow"/>
        </w:rPr>
        <w:t xml:space="preserve"> and </w:t>
      </w:r>
      <w:r w:rsidRPr="00FB7AD6">
        <w:rPr>
          <w:sz w:val="20"/>
          <w:highlight w:val="yellow"/>
        </w:rPr>
        <w:t>expired</w:t>
      </w:r>
      <w:r w:rsidRPr="001C5A7D">
        <w:rPr>
          <w:sz w:val="20"/>
          <w:highlight w:val="yellow"/>
        </w:rPr>
        <w:t xml:space="preserve"> contacts</w:t>
      </w:r>
      <w:r w:rsidRPr="00BC7222">
        <w:rPr>
          <w:sz w:val="20"/>
          <w:highlight w:val="yellow"/>
        </w:rPr>
        <w:t xml:space="preserve"> with</w:t>
      </w:r>
      <w:r w:rsidRPr="001C5A7D">
        <w:rPr>
          <w:sz w:val="20"/>
          <w:highlight w:val="yellow"/>
        </w:rPr>
        <w:t>in 28days and 60days from date of cancellation and expiry respectively.</w:t>
      </w:r>
      <w:r>
        <w:rPr>
          <w:sz w:val="20"/>
          <w:highlight w:val="yellow"/>
        </w:rPr>
        <w:t xml:space="preserve"> Due to this change eServe cancelled and expired contracts will be treated as “Active” from external system point of view. DuplicateCover service is impacted due this.</w:t>
      </w:r>
    </w:p>
    <w:p w14:paraId="7F8926A5" w14:textId="77777777" w:rsidR="00911B58" w:rsidRDefault="00911B58" w:rsidP="00911B58">
      <w:pPr>
        <w:ind w:left="360"/>
        <w:rPr>
          <w:sz w:val="20"/>
          <w:highlight w:val="yellow"/>
        </w:rPr>
      </w:pPr>
    </w:p>
    <w:p w14:paraId="04BE6984" w14:textId="5EF22006" w:rsidR="0078310B" w:rsidRDefault="00911B58">
      <w:pPr>
        <w:pStyle w:val="ListParagraph"/>
        <w:numPr>
          <w:ilvl w:val="0"/>
          <w:numId w:val="57"/>
        </w:numPr>
        <w:rPr>
          <w:ins w:id="48" w:author="Venkata Srinivas Samavedam" w:date="2017-03-17T10:51:00Z"/>
          <w:sz w:val="20"/>
          <w:highlight w:val="yellow"/>
        </w:rPr>
      </w:pPr>
      <w:commentRangeStart w:id="49"/>
      <w:commentRangeStart w:id="50"/>
      <w:r>
        <w:rPr>
          <w:sz w:val="20"/>
          <w:highlight w:val="yellow"/>
        </w:rPr>
        <w:t xml:space="preserve">DuplicateCoverCheck: No changes to existing WSDL and XSD but talend job needs to be emended to send cover as true for eServe cancelled and expired contracts within 28 and 60days from date of cancellation and contractenddate respectively when duplicate cover called from Ensura. </w:t>
      </w:r>
      <w:commentRangeEnd w:id="49"/>
      <w:r w:rsidR="00BB46E0">
        <w:rPr>
          <w:rStyle w:val="CommentReference"/>
        </w:rPr>
        <w:commentReference w:id="49"/>
      </w:r>
      <w:commentRangeEnd w:id="50"/>
      <w:r w:rsidR="00CA724C">
        <w:rPr>
          <w:rStyle w:val="CommentReference"/>
        </w:rPr>
        <w:commentReference w:id="50"/>
      </w:r>
    </w:p>
    <w:p w14:paraId="09C36B1D" w14:textId="77777777" w:rsidR="00C00881" w:rsidRDefault="00C00881">
      <w:pPr>
        <w:pStyle w:val="ListParagraph"/>
        <w:ind w:left="810"/>
        <w:rPr>
          <w:ins w:id="51" w:author="Venkata Srinivas Samavedam" w:date="2017-03-17T10:48:00Z"/>
          <w:sz w:val="20"/>
          <w:highlight w:val="yellow"/>
        </w:rPr>
        <w:pPrChange w:id="52" w:author="Venkata Srinivas Samavedam" w:date="2017-03-17T10:51:00Z">
          <w:pPr>
            <w:pStyle w:val="ListParagraph"/>
            <w:numPr>
              <w:numId w:val="57"/>
            </w:numPr>
            <w:ind w:left="810" w:hanging="360"/>
          </w:pPr>
        </w:pPrChange>
      </w:pPr>
    </w:p>
    <w:p w14:paraId="0BD41830" w14:textId="637B0299" w:rsidR="001072A9" w:rsidRPr="001072A9" w:rsidRDefault="001072A9">
      <w:pPr>
        <w:rPr>
          <w:sz w:val="20"/>
          <w:highlight w:val="yellow"/>
          <w:rPrChange w:id="53" w:author="Venkata Srinivas Samavedam" w:date="2017-03-01T15:16:00Z">
            <w:rPr>
              <w:highlight w:val="yellow"/>
            </w:rPr>
          </w:rPrChange>
        </w:rPr>
        <w:pPrChange w:id="54" w:author="Venkata Srinivas Samavedam" w:date="2017-03-01T15:16:00Z">
          <w:pPr>
            <w:pStyle w:val="ListParagraph"/>
            <w:numPr>
              <w:numId w:val="57"/>
            </w:numPr>
            <w:ind w:left="810" w:hanging="360"/>
          </w:pPr>
        </w:pPrChange>
      </w:pPr>
      <w:ins w:id="55" w:author="Venkata Srinivas Samavedam" w:date="2017-03-01T15:16:00Z">
        <w:r>
          <w:rPr>
            <w:sz w:val="20"/>
            <w:highlight w:val="yellow"/>
          </w:rPr>
          <w:t xml:space="preserve">Refer section : </w:t>
        </w:r>
        <w:r w:rsidRPr="00937862">
          <w:rPr>
            <w:b/>
            <w:sz w:val="20"/>
            <w:highlight w:val="yellow"/>
            <w:rPrChange w:id="56" w:author="Venkata Srinivas Samavedam" w:date="2017-03-01T15:17:00Z">
              <w:rPr>
                <w:sz w:val="20"/>
                <w:highlight w:val="yellow"/>
              </w:rPr>
            </w:rPrChange>
          </w:rPr>
          <w:t>5.3.8</w:t>
        </w:r>
      </w:ins>
      <w:bookmarkStart w:id="57" w:name="_GoBack"/>
      <w:bookmarkEnd w:id="57"/>
    </w:p>
    <w:p w14:paraId="4548AE09" w14:textId="77777777" w:rsidR="00AF01E1" w:rsidRPr="00682876" w:rsidRDefault="00AF01E1" w:rsidP="00AF01E1">
      <w:pPr>
        <w:pStyle w:val="Heading2"/>
        <w:numPr>
          <w:ilvl w:val="1"/>
          <w:numId w:val="2"/>
        </w:numPr>
        <w:spacing w:after="240"/>
        <w:jc w:val="left"/>
      </w:pPr>
      <w:bookmarkStart w:id="58" w:name="_Toc419269951"/>
      <w:bookmarkStart w:id="59" w:name="_Toc453246557"/>
      <w:bookmarkStart w:id="60" w:name="_Toc477231997"/>
      <w:bookmarkStart w:id="61" w:name="_Toc140070021"/>
      <w:bookmarkStart w:id="62" w:name="_Toc140070098"/>
      <w:bookmarkStart w:id="63" w:name="_Toc140070175"/>
      <w:bookmarkStart w:id="64" w:name="_Toc140070252"/>
      <w:bookmarkStart w:id="65" w:name="_Toc140070329"/>
      <w:r w:rsidRPr="0022677F">
        <w:t>Distribution</w:t>
      </w:r>
      <w:r w:rsidRPr="00682876">
        <w:t xml:space="preserve"> List</w:t>
      </w:r>
      <w:bookmarkEnd w:id="58"/>
      <w:bookmarkEnd w:id="59"/>
    </w:p>
    <w:p w14:paraId="10495807" w14:textId="77777777" w:rsidR="00AF01E1" w:rsidRPr="00682876" w:rsidRDefault="00AF01E1" w:rsidP="00AF01E1">
      <w:pPr>
        <w:pStyle w:val="SubHeading"/>
        <w:spacing w:before="0" w:after="120"/>
        <w:rPr>
          <w:rFonts w:ascii="Arial" w:hAnsi="Arial" w:cs="Arial"/>
        </w:rPr>
      </w:pPr>
      <w:r w:rsidRPr="00682876">
        <w:rPr>
          <w:rFonts w:ascii="Arial" w:hAnsi="Arial" w:cs="Arial"/>
        </w:rPr>
        <w:t>Approval List</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015"/>
        <w:gridCol w:w="2276"/>
        <w:gridCol w:w="3527"/>
      </w:tblGrid>
      <w:tr w:rsidR="00AF01E1" w:rsidRPr="00324996" w14:paraId="5FCD926D" w14:textId="77777777" w:rsidTr="00AF01E1">
        <w:tc>
          <w:tcPr>
            <w:tcW w:w="2015" w:type="dxa"/>
            <w:shd w:val="solid" w:color="BFBFBF" w:themeColor="background1" w:themeShade="BF" w:fill="BFBFBF" w:themeFill="background1" w:themeFillShade="BF"/>
          </w:tcPr>
          <w:p w14:paraId="68C2C654" w14:textId="77777777" w:rsidR="00AF01E1" w:rsidRPr="00192774" w:rsidRDefault="00AF01E1" w:rsidP="00AF01E1">
            <w:pPr>
              <w:jc w:val="left"/>
              <w:rPr>
                <w:b/>
                <w:sz w:val="20"/>
              </w:rPr>
            </w:pPr>
            <w:r w:rsidRPr="00192774">
              <w:rPr>
                <w:b/>
                <w:sz w:val="20"/>
              </w:rPr>
              <w:t>Name</w:t>
            </w:r>
          </w:p>
        </w:tc>
        <w:tc>
          <w:tcPr>
            <w:tcW w:w="2276" w:type="dxa"/>
            <w:shd w:val="solid" w:color="BFBFBF" w:themeColor="background1" w:themeShade="BF" w:fill="BFBFBF" w:themeFill="background1" w:themeFillShade="BF"/>
          </w:tcPr>
          <w:p w14:paraId="133F70CA" w14:textId="77777777" w:rsidR="00AF01E1" w:rsidRPr="00192774" w:rsidRDefault="00AF01E1" w:rsidP="00AF01E1">
            <w:pPr>
              <w:jc w:val="left"/>
              <w:rPr>
                <w:b/>
                <w:sz w:val="20"/>
              </w:rPr>
            </w:pPr>
            <w:r w:rsidRPr="00192774">
              <w:rPr>
                <w:b/>
                <w:sz w:val="20"/>
              </w:rPr>
              <w:t>Organization</w:t>
            </w:r>
          </w:p>
        </w:tc>
        <w:tc>
          <w:tcPr>
            <w:tcW w:w="3527" w:type="dxa"/>
            <w:shd w:val="solid" w:color="BFBFBF" w:themeColor="background1" w:themeShade="BF" w:fill="BFBFBF" w:themeFill="background1" w:themeFillShade="BF"/>
          </w:tcPr>
          <w:p w14:paraId="03D6BAEC" w14:textId="77777777" w:rsidR="00AF01E1" w:rsidRPr="00192774" w:rsidRDefault="00AF01E1" w:rsidP="00AF01E1">
            <w:pPr>
              <w:jc w:val="left"/>
              <w:rPr>
                <w:b/>
                <w:sz w:val="20"/>
              </w:rPr>
            </w:pPr>
            <w:r w:rsidRPr="00192774">
              <w:rPr>
                <w:b/>
                <w:sz w:val="20"/>
              </w:rPr>
              <w:t>Role</w:t>
            </w:r>
          </w:p>
        </w:tc>
      </w:tr>
      <w:tr w:rsidR="00AC42E2" w:rsidRPr="00324996" w14:paraId="58E7B500" w14:textId="77777777" w:rsidTr="00AF01E1">
        <w:trPr>
          <w:trHeight w:val="99"/>
        </w:trPr>
        <w:tc>
          <w:tcPr>
            <w:tcW w:w="2015" w:type="dxa"/>
          </w:tcPr>
          <w:p w14:paraId="6C773D41" w14:textId="77777777" w:rsidR="00AC42E2" w:rsidRPr="00324996" w:rsidRDefault="00AC42E2" w:rsidP="00AF01E1">
            <w:pPr>
              <w:jc w:val="left"/>
              <w:rPr>
                <w:sz w:val="20"/>
              </w:rPr>
            </w:pPr>
            <w:r>
              <w:rPr>
                <w:sz w:val="20"/>
              </w:rPr>
              <w:t>Mark Buck</w:t>
            </w:r>
          </w:p>
        </w:tc>
        <w:tc>
          <w:tcPr>
            <w:tcW w:w="2276" w:type="dxa"/>
          </w:tcPr>
          <w:p w14:paraId="3575E8C4" w14:textId="77777777" w:rsidR="00AC42E2" w:rsidRPr="00324996" w:rsidRDefault="00AC42E2" w:rsidP="00AF01E1">
            <w:pPr>
              <w:jc w:val="left"/>
              <w:rPr>
                <w:sz w:val="20"/>
              </w:rPr>
            </w:pPr>
            <w:r>
              <w:rPr>
                <w:sz w:val="20"/>
              </w:rPr>
              <w:t>HomeServe</w:t>
            </w:r>
          </w:p>
        </w:tc>
        <w:tc>
          <w:tcPr>
            <w:tcW w:w="3527" w:type="dxa"/>
          </w:tcPr>
          <w:p w14:paraId="076F6E50" w14:textId="77777777" w:rsidR="00AC42E2" w:rsidRPr="00324996" w:rsidRDefault="00AC42E2" w:rsidP="00AF01E1">
            <w:pPr>
              <w:jc w:val="left"/>
              <w:rPr>
                <w:sz w:val="20"/>
              </w:rPr>
            </w:pPr>
            <w:r>
              <w:rPr>
                <w:sz w:val="20"/>
              </w:rPr>
              <w:t>Integration Architect</w:t>
            </w:r>
          </w:p>
        </w:tc>
      </w:tr>
      <w:tr w:rsidR="00AC42E2" w:rsidRPr="00324996" w14:paraId="6EF72993" w14:textId="77777777" w:rsidTr="00AF01E1">
        <w:trPr>
          <w:trHeight w:val="99"/>
        </w:trPr>
        <w:tc>
          <w:tcPr>
            <w:tcW w:w="2015" w:type="dxa"/>
          </w:tcPr>
          <w:p w14:paraId="4C1794D8" w14:textId="77777777" w:rsidR="00AC42E2" w:rsidRPr="003E7AE9" w:rsidRDefault="00AC42E2" w:rsidP="003E7AE9">
            <w:pPr>
              <w:jc w:val="left"/>
              <w:rPr>
                <w:sz w:val="20"/>
              </w:rPr>
            </w:pPr>
            <w:r>
              <w:rPr>
                <w:sz w:val="20"/>
              </w:rPr>
              <w:t xml:space="preserve">Shafiq Ratansi </w:t>
            </w:r>
          </w:p>
        </w:tc>
        <w:tc>
          <w:tcPr>
            <w:tcW w:w="2276" w:type="dxa"/>
          </w:tcPr>
          <w:p w14:paraId="3FB60620" w14:textId="77777777" w:rsidR="00AC42E2" w:rsidRPr="003E7AE9" w:rsidRDefault="00AC42E2">
            <w:pPr>
              <w:jc w:val="left"/>
              <w:rPr>
                <w:sz w:val="20"/>
              </w:rPr>
            </w:pPr>
            <w:r>
              <w:rPr>
                <w:sz w:val="20"/>
              </w:rPr>
              <w:t>HomeServe</w:t>
            </w:r>
          </w:p>
        </w:tc>
        <w:tc>
          <w:tcPr>
            <w:tcW w:w="3527" w:type="dxa"/>
          </w:tcPr>
          <w:p w14:paraId="4515C36E" w14:textId="77777777" w:rsidR="00AC42E2" w:rsidRPr="003E7AE9" w:rsidRDefault="00AC42E2">
            <w:pPr>
              <w:jc w:val="left"/>
              <w:rPr>
                <w:sz w:val="20"/>
              </w:rPr>
            </w:pPr>
            <w:r>
              <w:rPr>
                <w:sz w:val="20"/>
              </w:rPr>
              <w:t xml:space="preserve">Solution Architect </w:t>
            </w:r>
          </w:p>
        </w:tc>
      </w:tr>
    </w:tbl>
    <w:p w14:paraId="1B02EBB5" w14:textId="77777777" w:rsidR="001A2C0C" w:rsidRDefault="001A2C0C" w:rsidP="00AF01E1">
      <w:pPr>
        <w:pStyle w:val="SubHeading"/>
        <w:spacing w:before="0" w:after="120"/>
        <w:rPr>
          <w:rFonts w:ascii="Arial" w:hAnsi="Arial" w:cs="Arial"/>
        </w:rPr>
      </w:pPr>
    </w:p>
    <w:p w14:paraId="5A19499B" w14:textId="77777777" w:rsidR="00AF01E1" w:rsidRPr="00E50926" w:rsidRDefault="00AF01E1" w:rsidP="00AF01E1">
      <w:pPr>
        <w:pStyle w:val="SubHeading"/>
        <w:spacing w:before="0" w:after="120"/>
        <w:rPr>
          <w:rFonts w:ascii="Arial" w:hAnsi="Arial" w:cs="Arial"/>
        </w:rPr>
      </w:pPr>
      <w:r w:rsidRPr="00E50926">
        <w:rPr>
          <w:rFonts w:ascii="Arial" w:hAnsi="Arial" w:cs="Arial"/>
        </w:rPr>
        <w:t>Discussion / Review List</w:t>
      </w:r>
    </w:p>
    <w:p w14:paraId="1729AAC2" w14:textId="77777777" w:rsidR="00AF01E1" w:rsidRDefault="00AF01E1" w:rsidP="00AF01E1">
      <w:pPr>
        <w:jc w:val="left"/>
        <w:rPr>
          <w:sz w:val="20"/>
        </w:rPr>
      </w:pPr>
      <w:r w:rsidRPr="00E50926">
        <w:rPr>
          <w:sz w:val="20"/>
        </w:rPr>
        <w:t xml:space="preserve">In addition to those on the approval list above comments will be sought from the following people/groups. </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00"/>
        <w:gridCol w:w="2000"/>
        <w:gridCol w:w="3518"/>
      </w:tblGrid>
      <w:tr w:rsidR="00AF01E1" w:rsidRPr="00682876" w14:paraId="234E5483" w14:textId="77777777" w:rsidTr="00AF01E1">
        <w:tc>
          <w:tcPr>
            <w:tcW w:w="2300" w:type="dxa"/>
            <w:shd w:val="solid" w:color="BFBFBF" w:themeColor="background1" w:themeShade="BF" w:fill="FFFFFF"/>
          </w:tcPr>
          <w:p w14:paraId="34889A16" w14:textId="77777777" w:rsidR="00AF01E1" w:rsidRPr="00192774" w:rsidRDefault="00AF01E1" w:rsidP="00AF01E1">
            <w:pPr>
              <w:jc w:val="left"/>
              <w:rPr>
                <w:b/>
                <w:sz w:val="20"/>
              </w:rPr>
            </w:pPr>
            <w:r w:rsidRPr="00192774">
              <w:rPr>
                <w:b/>
                <w:sz w:val="20"/>
              </w:rPr>
              <w:lastRenderedPageBreak/>
              <w:t>Name</w:t>
            </w:r>
          </w:p>
        </w:tc>
        <w:tc>
          <w:tcPr>
            <w:tcW w:w="2000" w:type="dxa"/>
            <w:shd w:val="solid" w:color="BFBFBF" w:themeColor="background1" w:themeShade="BF" w:fill="FFFFFF"/>
          </w:tcPr>
          <w:p w14:paraId="778C0E03" w14:textId="77777777" w:rsidR="00AF01E1" w:rsidRPr="00192774" w:rsidRDefault="00AF01E1" w:rsidP="00AF01E1">
            <w:pPr>
              <w:jc w:val="left"/>
              <w:rPr>
                <w:b/>
                <w:sz w:val="20"/>
              </w:rPr>
            </w:pPr>
            <w:r w:rsidRPr="00192774">
              <w:rPr>
                <w:b/>
                <w:sz w:val="20"/>
              </w:rPr>
              <w:t>Organization</w:t>
            </w:r>
          </w:p>
        </w:tc>
        <w:tc>
          <w:tcPr>
            <w:tcW w:w="3518" w:type="dxa"/>
            <w:shd w:val="solid" w:color="BFBFBF" w:themeColor="background1" w:themeShade="BF" w:fill="FFFFFF"/>
          </w:tcPr>
          <w:p w14:paraId="530288FE" w14:textId="77777777" w:rsidR="00AF01E1" w:rsidRPr="00192774" w:rsidRDefault="00AF01E1" w:rsidP="00AF01E1">
            <w:pPr>
              <w:jc w:val="left"/>
              <w:rPr>
                <w:b/>
                <w:sz w:val="20"/>
              </w:rPr>
            </w:pPr>
            <w:r w:rsidRPr="00192774">
              <w:rPr>
                <w:b/>
                <w:sz w:val="20"/>
              </w:rPr>
              <w:t>Role</w:t>
            </w:r>
          </w:p>
        </w:tc>
      </w:tr>
      <w:tr w:rsidR="00AF01E1" w:rsidRPr="008219AC" w14:paraId="5489EF2E" w14:textId="77777777" w:rsidTr="00AF01E1">
        <w:trPr>
          <w:trHeight w:val="237"/>
        </w:trPr>
        <w:tc>
          <w:tcPr>
            <w:tcW w:w="2300" w:type="dxa"/>
          </w:tcPr>
          <w:p w14:paraId="0F0CF012" w14:textId="77777777" w:rsidR="00AF01E1" w:rsidRPr="00324996" w:rsidRDefault="00AF01E1" w:rsidP="00AF01E1">
            <w:pPr>
              <w:jc w:val="left"/>
              <w:rPr>
                <w:sz w:val="20"/>
              </w:rPr>
            </w:pPr>
            <w:r w:rsidRPr="00324996">
              <w:rPr>
                <w:sz w:val="20"/>
              </w:rPr>
              <w:t>Naveen Mula</w:t>
            </w:r>
          </w:p>
        </w:tc>
        <w:tc>
          <w:tcPr>
            <w:tcW w:w="2000" w:type="dxa"/>
          </w:tcPr>
          <w:p w14:paraId="7E62AB24" w14:textId="77777777" w:rsidR="00AF01E1" w:rsidRPr="00324996" w:rsidDel="00DA74A3" w:rsidRDefault="00AF01E1" w:rsidP="00AF01E1">
            <w:pPr>
              <w:jc w:val="left"/>
              <w:rPr>
                <w:sz w:val="20"/>
              </w:rPr>
            </w:pPr>
            <w:r w:rsidRPr="00324996">
              <w:rPr>
                <w:sz w:val="20"/>
              </w:rPr>
              <w:t>Virtusa</w:t>
            </w:r>
          </w:p>
        </w:tc>
        <w:tc>
          <w:tcPr>
            <w:tcW w:w="3518" w:type="dxa"/>
          </w:tcPr>
          <w:p w14:paraId="2A4C84A8" w14:textId="77777777" w:rsidR="00AF01E1" w:rsidRPr="00324996" w:rsidRDefault="00AF01E1" w:rsidP="00AF01E1">
            <w:pPr>
              <w:jc w:val="left"/>
              <w:rPr>
                <w:sz w:val="20"/>
              </w:rPr>
            </w:pPr>
            <w:r w:rsidRPr="00324996">
              <w:rPr>
                <w:sz w:val="20"/>
              </w:rPr>
              <w:t>Lead Data Architect</w:t>
            </w:r>
          </w:p>
        </w:tc>
      </w:tr>
      <w:tr w:rsidR="00AF01E1" w:rsidRPr="008219AC" w14:paraId="52469A31" w14:textId="77777777" w:rsidTr="00AF01E1">
        <w:tc>
          <w:tcPr>
            <w:tcW w:w="2300" w:type="dxa"/>
          </w:tcPr>
          <w:p w14:paraId="4AA9A2DC" w14:textId="77777777" w:rsidR="00AF01E1" w:rsidRPr="00324996" w:rsidRDefault="00AF01E1" w:rsidP="00AF01E1">
            <w:pPr>
              <w:jc w:val="left"/>
              <w:rPr>
                <w:sz w:val="20"/>
              </w:rPr>
            </w:pPr>
            <w:r>
              <w:rPr>
                <w:sz w:val="20"/>
              </w:rPr>
              <w:t>Manu Swami</w:t>
            </w:r>
          </w:p>
        </w:tc>
        <w:tc>
          <w:tcPr>
            <w:tcW w:w="2000" w:type="dxa"/>
          </w:tcPr>
          <w:p w14:paraId="68D9A205" w14:textId="77777777" w:rsidR="00AF01E1" w:rsidRPr="00324996" w:rsidRDefault="00AF01E1" w:rsidP="00AF01E1">
            <w:pPr>
              <w:jc w:val="left"/>
              <w:rPr>
                <w:sz w:val="20"/>
              </w:rPr>
            </w:pPr>
            <w:r>
              <w:rPr>
                <w:sz w:val="20"/>
              </w:rPr>
              <w:t>Virtusa</w:t>
            </w:r>
          </w:p>
        </w:tc>
        <w:tc>
          <w:tcPr>
            <w:tcW w:w="3518" w:type="dxa"/>
          </w:tcPr>
          <w:p w14:paraId="00297A54" w14:textId="77777777" w:rsidR="00AF01E1" w:rsidRPr="00324996" w:rsidRDefault="00AF01E1" w:rsidP="00AF01E1">
            <w:pPr>
              <w:jc w:val="left"/>
              <w:rPr>
                <w:sz w:val="20"/>
              </w:rPr>
            </w:pPr>
            <w:r>
              <w:rPr>
                <w:sz w:val="20"/>
              </w:rPr>
              <w:t>Data Head</w:t>
            </w:r>
          </w:p>
        </w:tc>
      </w:tr>
      <w:tr w:rsidR="000C46B4" w:rsidRPr="008219AC" w14:paraId="193AF517" w14:textId="77777777" w:rsidTr="00AF01E1">
        <w:tc>
          <w:tcPr>
            <w:tcW w:w="2300" w:type="dxa"/>
          </w:tcPr>
          <w:p w14:paraId="7996340C" w14:textId="77777777" w:rsidR="000C46B4" w:rsidRDefault="00AC42E2" w:rsidP="00AF01E1">
            <w:pPr>
              <w:jc w:val="left"/>
              <w:rPr>
                <w:sz w:val="20"/>
              </w:rPr>
            </w:pPr>
            <w:r w:rsidRPr="00AC42E2">
              <w:rPr>
                <w:sz w:val="20"/>
              </w:rPr>
              <w:t>Mohamed Fahmy</w:t>
            </w:r>
          </w:p>
        </w:tc>
        <w:tc>
          <w:tcPr>
            <w:tcW w:w="2000" w:type="dxa"/>
          </w:tcPr>
          <w:p w14:paraId="1257AE51" w14:textId="77777777" w:rsidR="000C46B4" w:rsidRDefault="00AC42E2" w:rsidP="00AF01E1">
            <w:pPr>
              <w:jc w:val="left"/>
              <w:rPr>
                <w:sz w:val="20"/>
              </w:rPr>
            </w:pPr>
            <w:r>
              <w:rPr>
                <w:sz w:val="20"/>
              </w:rPr>
              <w:t>Virtusa</w:t>
            </w:r>
          </w:p>
        </w:tc>
        <w:tc>
          <w:tcPr>
            <w:tcW w:w="3518" w:type="dxa"/>
          </w:tcPr>
          <w:p w14:paraId="48C719F0" w14:textId="77777777" w:rsidR="000C46B4" w:rsidRDefault="00AC42E2" w:rsidP="00AF01E1">
            <w:pPr>
              <w:jc w:val="left"/>
              <w:rPr>
                <w:sz w:val="20"/>
              </w:rPr>
            </w:pPr>
            <w:r w:rsidRPr="00324996">
              <w:rPr>
                <w:sz w:val="20"/>
              </w:rPr>
              <w:t>Data Architect</w:t>
            </w:r>
          </w:p>
        </w:tc>
      </w:tr>
    </w:tbl>
    <w:p w14:paraId="05D93239" w14:textId="77777777" w:rsidR="00AF01E1" w:rsidRPr="00513C50" w:rsidRDefault="00AF01E1" w:rsidP="002C3E20">
      <w:pPr>
        <w:pStyle w:val="Heading2"/>
        <w:numPr>
          <w:ilvl w:val="1"/>
          <w:numId w:val="2"/>
        </w:numPr>
        <w:spacing w:after="240"/>
        <w:jc w:val="left"/>
      </w:pPr>
      <w:bookmarkStart w:id="66" w:name="_Toc419269952"/>
      <w:bookmarkStart w:id="67" w:name="_Toc453246558"/>
      <w:r w:rsidRPr="00513C50">
        <w:t>Glossary</w:t>
      </w:r>
      <w:bookmarkEnd w:id="66"/>
      <w:bookmarkEnd w:id="67"/>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00"/>
        <w:gridCol w:w="5530"/>
      </w:tblGrid>
      <w:tr w:rsidR="00AF01E1" w:rsidRPr="00682876" w14:paraId="0CA004A9" w14:textId="77777777" w:rsidTr="00AF01E1">
        <w:tc>
          <w:tcPr>
            <w:tcW w:w="2300" w:type="dxa"/>
            <w:shd w:val="solid" w:color="BFBFBF" w:themeColor="background1" w:themeShade="BF" w:fill="FFFFFF"/>
          </w:tcPr>
          <w:p w14:paraId="78687764" w14:textId="77777777" w:rsidR="00AF01E1" w:rsidRPr="00682876" w:rsidRDefault="00AF01E1" w:rsidP="00AF01E1">
            <w:pPr>
              <w:jc w:val="left"/>
              <w:rPr>
                <w:b/>
              </w:rPr>
            </w:pPr>
            <w:r>
              <w:rPr>
                <w:b/>
              </w:rPr>
              <w:t>Term</w:t>
            </w:r>
          </w:p>
        </w:tc>
        <w:tc>
          <w:tcPr>
            <w:tcW w:w="5530" w:type="dxa"/>
            <w:shd w:val="solid" w:color="BFBFBF" w:themeColor="background1" w:themeShade="BF" w:fill="FFFFFF"/>
          </w:tcPr>
          <w:p w14:paraId="5AB92A7E" w14:textId="77777777" w:rsidR="00AF01E1" w:rsidRPr="00682876" w:rsidRDefault="00AF01E1" w:rsidP="00AF01E1">
            <w:pPr>
              <w:jc w:val="left"/>
              <w:rPr>
                <w:b/>
              </w:rPr>
            </w:pPr>
            <w:r>
              <w:rPr>
                <w:b/>
              </w:rPr>
              <w:t>Definition</w:t>
            </w:r>
          </w:p>
        </w:tc>
      </w:tr>
      <w:tr w:rsidR="00AF01E1" w:rsidRPr="00050318" w14:paraId="2DDC4ACE" w14:textId="77777777" w:rsidTr="00AF01E1">
        <w:tc>
          <w:tcPr>
            <w:tcW w:w="2300" w:type="dxa"/>
          </w:tcPr>
          <w:p w14:paraId="71DF758C" w14:textId="77777777" w:rsidR="00AF01E1" w:rsidRPr="00324996" w:rsidRDefault="00AF01E1" w:rsidP="00AF01E1">
            <w:pPr>
              <w:jc w:val="left"/>
              <w:rPr>
                <w:sz w:val="20"/>
              </w:rPr>
            </w:pPr>
            <w:r w:rsidRPr="00324996">
              <w:rPr>
                <w:sz w:val="20"/>
              </w:rPr>
              <w:t>MDM</w:t>
            </w:r>
          </w:p>
        </w:tc>
        <w:tc>
          <w:tcPr>
            <w:tcW w:w="5530" w:type="dxa"/>
          </w:tcPr>
          <w:p w14:paraId="24AD77DE" w14:textId="77777777" w:rsidR="00AF01E1" w:rsidRPr="00324996" w:rsidDel="00DA74A3" w:rsidRDefault="00AF01E1" w:rsidP="00AF01E1">
            <w:pPr>
              <w:jc w:val="left"/>
              <w:rPr>
                <w:sz w:val="20"/>
              </w:rPr>
            </w:pPr>
            <w:r w:rsidRPr="00324996">
              <w:rPr>
                <w:sz w:val="20"/>
              </w:rPr>
              <w:t>Master Data Management</w:t>
            </w:r>
          </w:p>
        </w:tc>
      </w:tr>
      <w:tr w:rsidR="00AF01E1" w:rsidRPr="00050318" w14:paraId="78FE3B5F" w14:textId="77777777" w:rsidTr="00AF01E1">
        <w:tc>
          <w:tcPr>
            <w:tcW w:w="2300" w:type="dxa"/>
          </w:tcPr>
          <w:p w14:paraId="772E7B6D" w14:textId="77777777" w:rsidR="00AF01E1" w:rsidRPr="00324996" w:rsidRDefault="00AF01E1" w:rsidP="00AF01E1">
            <w:pPr>
              <w:jc w:val="left"/>
              <w:rPr>
                <w:sz w:val="20"/>
              </w:rPr>
            </w:pPr>
            <w:r w:rsidRPr="00324996">
              <w:rPr>
                <w:sz w:val="20"/>
              </w:rPr>
              <w:t>SOAP</w:t>
            </w:r>
          </w:p>
        </w:tc>
        <w:tc>
          <w:tcPr>
            <w:tcW w:w="5530" w:type="dxa"/>
          </w:tcPr>
          <w:p w14:paraId="4D420673" w14:textId="77777777" w:rsidR="00AF01E1" w:rsidRPr="00324996" w:rsidRDefault="00AF01E1" w:rsidP="00AF01E1">
            <w:pPr>
              <w:jc w:val="left"/>
              <w:rPr>
                <w:sz w:val="20"/>
              </w:rPr>
            </w:pPr>
            <w:r w:rsidRPr="00324996">
              <w:rPr>
                <w:sz w:val="20"/>
              </w:rPr>
              <w:t>Simple Object Access Protocol</w:t>
            </w:r>
          </w:p>
        </w:tc>
      </w:tr>
      <w:tr w:rsidR="00AF01E1" w:rsidRPr="00050318" w14:paraId="10678763" w14:textId="77777777" w:rsidTr="00AF01E1">
        <w:tc>
          <w:tcPr>
            <w:tcW w:w="2300" w:type="dxa"/>
          </w:tcPr>
          <w:p w14:paraId="4C38A44C" w14:textId="77777777" w:rsidR="00AF01E1" w:rsidRPr="00324996" w:rsidRDefault="00AF01E1" w:rsidP="00AF01E1">
            <w:pPr>
              <w:jc w:val="left"/>
              <w:rPr>
                <w:sz w:val="20"/>
              </w:rPr>
            </w:pPr>
            <w:r w:rsidRPr="00324996">
              <w:rPr>
                <w:sz w:val="20"/>
              </w:rPr>
              <w:t>XML</w:t>
            </w:r>
          </w:p>
        </w:tc>
        <w:tc>
          <w:tcPr>
            <w:tcW w:w="5530" w:type="dxa"/>
          </w:tcPr>
          <w:p w14:paraId="3403C9F5" w14:textId="77777777" w:rsidR="00AF01E1" w:rsidRPr="00324996" w:rsidRDefault="00AF01E1" w:rsidP="00AF01E1">
            <w:pPr>
              <w:jc w:val="left"/>
              <w:rPr>
                <w:sz w:val="20"/>
              </w:rPr>
            </w:pPr>
            <w:r w:rsidRPr="00324996">
              <w:rPr>
                <w:sz w:val="20"/>
              </w:rPr>
              <w:t>Extended Markup Language</w:t>
            </w:r>
          </w:p>
        </w:tc>
      </w:tr>
      <w:tr w:rsidR="00AF01E1" w:rsidRPr="00050318" w14:paraId="39C371B0" w14:textId="77777777" w:rsidTr="00AF01E1">
        <w:tc>
          <w:tcPr>
            <w:tcW w:w="2300" w:type="dxa"/>
          </w:tcPr>
          <w:p w14:paraId="6EC18A19" w14:textId="77777777" w:rsidR="00AF01E1" w:rsidRPr="00324996" w:rsidRDefault="00AF01E1" w:rsidP="00AF01E1">
            <w:pPr>
              <w:jc w:val="left"/>
              <w:rPr>
                <w:sz w:val="20"/>
              </w:rPr>
            </w:pPr>
            <w:r w:rsidRPr="00324996">
              <w:rPr>
                <w:sz w:val="20"/>
              </w:rPr>
              <w:t>WSDL</w:t>
            </w:r>
          </w:p>
        </w:tc>
        <w:tc>
          <w:tcPr>
            <w:tcW w:w="5530" w:type="dxa"/>
          </w:tcPr>
          <w:p w14:paraId="11DBD693" w14:textId="77777777" w:rsidR="00AF01E1" w:rsidRPr="00324996" w:rsidRDefault="00AF01E1" w:rsidP="00AF01E1">
            <w:pPr>
              <w:jc w:val="left"/>
              <w:rPr>
                <w:sz w:val="20"/>
              </w:rPr>
            </w:pPr>
            <w:r w:rsidRPr="00324996">
              <w:rPr>
                <w:sz w:val="20"/>
              </w:rPr>
              <w:t>Web Services Description Language</w:t>
            </w:r>
          </w:p>
        </w:tc>
      </w:tr>
      <w:tr w:rsidR="00AF01E1" w:rsidRPr="00050318" w14:paraId="1E434C88" w14:textId="77777777" w:rsidTr="00AF01E1">
        <w:tc>
          <w:tcPr>
            <w:tcW w:w="2300" w:type="dxa"/>
          </w:tcPr>
          <w:p w14:paraId="19ED2DD4" w14:textId="77777777" w:rsidR="00AF01E1" w:rsidRPr="00324996" w:rsidRDefault="00AF01E1" w:rsidP="00AF01E1">
            <w:pPr>
              <w:jc w:val="left"/>
              <w:rPr>
                <w:sz w:val="20"/>
              </w:rPr>
            </w:pPr>
            <w:r w:rsidRPr="00324996">
              <w:rPr>
                <w:sz w:val="20"/>
              </w:rPr>
              <w:t>ESB</w:t>
            </w:r>
          </w:p>
        </w:tc>
        <w:tc>
          <w:tcPr>
            <w:tcW w:w="5530" w:type="dxa"/>
          </w:tcPr>
          <w:p w14:paraId="3B03DD08" w14:textId="77777777" w:rsidR="00AF01E1" w:rsidRPr="00324996" w:rsidRDefault="00AF01E1" w:rsidP="00AF01E1">
            <w:pPr>
              <w:jc w:val="left"/>
              <w:rPr>
                <w:sz w:val="20"/>
              </w:rPr>
            </w:pPr>
            <w:r w:rsidRPr="00324996">
              <w:rPr>
                <w:sz w:val="20"/>
              </w:rPr>
              <w:t>Enterprise Service Bus</w:t>
            </w:r>
          </w:p>
        </w:tc>
      </w:tr>
    </w:tbl>
    <w:p w14:paraId="16DBC1F8" w14:textId="77777777" w:rsidR="00F6682E" w:rsidRPr="00513C50" w:rsidRDefault="00F6682E" w:rsidP="00F6682E">
      <w:pPr>
        <w:pStyle w:val="Heading1"/>
        <w:pageBreakBefore/>
        <w:numPr>
          <w:ilvl w:val="0"/>
          <w:numId w:val="2"/>
        </w:numPr>
        <w:ind w:left="431" w:hanging="431"/>
        <w:jc w:val="left"/>
      </w:pPr>
      <w:bookmarkStart w:id="68" w:name="_Toc453246559"/>
      <w:r>
        <w:lastRenderedPageBreak/>
        <w:t xml:space="preserve">Interface </w:t>
      </w:r>
      <w:r w:rsidRPr="00513C50">
        <w:t>Static Design</w:t>
      </w:r>
      <w:bookmarkEnd w:id="68"/>
    </w:p>
    <w:p w14:paraId="07AD024A" w14:textId="77777777" w:rsidR="00F6682E" w:rsidRPr="003E7AE9" w:rsidRDefault="00831C02" w:rsidP="00F6682E">
      <w:pPr>
        <w:pStyle w:val="Heading2"/>
        <w:numPr>
          <w:ilvl w:val="1"/>
          <w:numId w:val="2"/>
        </w:numPr>
        <w:rPr>
          <w:i w:val="0"/>
        </w:rPr>
      </w:pPr>
      <w:bookmarkStart w:id="69" w:name="_Toc453246560"/>
      <w:r w:rsidRPr="003E7AE9">
        <w:rPr>
          <w:i w:val="0"/>
        </w:rPr>
        <w:t>Duplicate Cover Check</w:t>
      </w:r>
      <w:bookmarkEnd w:id="69"/>
    </w:p>
    <w:p w14:paraId="133D9765" w14:textId="77777777" w:rsidR="00F96D75" w:rsidRPr="00E02564" w:rsidRDefault="00450879" w:rsidP="005C36FC">
      <w:pPr>
        <w:rPr>
          <w:sz w:val="20"/>
        </w:rPr>
      </w:pPr>
      <w:r w:rsidRPr="00450879">
        <w:t xml:space="preserve"> </w:t>
      </w:r>
      <w:bookmarkStart w:id="70" w:name="_MON_1501599484"/>
      <w:bookmarkEnd w:id="70"/>
      <w:r w:rsidR="00AC2C06">
        <w:object w:dxaOrig="9811" w:dyaOrig="4080" w14:anchorId="61E4E757">
          <v:shape id="_x0000_i1025" type="#_x0000_t75" style="width:468.75pt;height:204pt" o:ole="">
            <v:imagedata r:id="rId17" o:title=""/>
          </v:shape>
          <o:OLEObject Type="Embed" ProgID="Visio.Drawing.15" ShapeID="_x0000_i1025" DrawAspect="Content" ObjectID="_1551259662" r:id="rId18"/>
        </w:object>
      </w:r>
      <w:r w:rsidR="00F96D75" w:rsidRPr="003E7AE9">
        <w:rPr>
          <w:sz w:val="20"/>
        </w:rPr>
        <w:t>Frequency of interaction</w:t>
      </w:r>
      <w:r w:rsidR="005C36FC">
        <w:rPr>
          <w:sz w:val="20"/>
        </w:rPr>
        <w:t xml:space="preserve"> – Real-time</w:t>
      </w:r>
    </w:p>
    <w:p w14:paraId="3CE5AE3F" w14:textId="77777777" w:rsidR="00F96D75" w:rsidRPr="00E02564" w:rsidRDefault="00F96D75" w:rsidP="005C36FC">
      <w:pPr>
        <w:rPr>
          <w:sz w:val="20"/>
        </w:rPr>
      </w:pPr>
      <w:r w:rsidRPr="003E7AE9">
        <w:rPr>
          <w:sz w:val="20"/>
        </w:rPr>
        <w:t xml:space="preserve">Protocol </w:t>
      </w:r>
      <w:r w:rsidRPr="00E02564">
        <w:rPr>
          <w:sz w:val="20"/>
        </w:rPr>
        <w:t xml:space="preserve">– Soap over Https </w:t>
      </w:r>
    </w:p>
    <w:p w14:paraId="525A7556" w14:textId="77777777" w:rsidR="00FE6AF0" w:rsidRDefault="00FE6AF0" w:rsidP="00F6682E"/>
    <w:p w14:paraId="735444E6" w14:textId="77777777" w:rsidR="00FE6AF0" w:rsidRPr="00F410B7" w:rsidRDefault="00FE6AF0" w:rsidP="00FE6AF0">
      <w:pPr>
        <w:jc w:val="left"/>
        <w:rPr>
          <w:b/>
          <w:i/>
          <w:szCs w:val="24"/>
        </w:rPr>
      </w:pPr>
      <w:r>
        <w:rPr>
          <w:b/>
          <w:i/>
          <w:szCs w:val="24"/>
        </w:rPr>
        <w:t>High Level Process (Illustration Only)</w:t>
      </w:r>
      <w:r w:rsidRPr="00F410B7">
        <w:rPr>
          <w:b/>
          <w:i/>
          <w:szCs w:val="24"/>
        </w:rPr>
        <w:t xml:space="preserve">: </w:t>
      </w:r>
    </w:p>
    <w:p w14:paraId="02E41189" w14:textId="77777777" w:rsidR="00815279" w:rsidRDefault="00815279" w:rsidP="003E7AE9">
      <w:pPr>
        <w:pStyle w:val="ListParagraph"/>
        <w:numPr>
          <w:ilvl w:val="0"/>
          <w:numId w:val="44"/>
        </w:numPr>
        <w:rPr>
          <w:color w:val="000000" w:themeColor="text1"/>
          <w:sz w:val="20"/>
        </w:rPr>
      </w:pPr>
      <w:r w:rsidRPr="003E7AE9">
        <w:rPr>
          <w:color w:val="000000" w:themeColor="text1"/>
          <w:sz w:val="20"/>
        </w:rPr>
        <w:t>Duplicate cover check is the real-time service which is used to identify the overlap/duplicates cover aga</w:t>
      </w:r>
      <w:r w:rsidR="00041F09">
        <w:rPr>
          <w:color w:val="000000" w:themeColor="text1"/>
          <w:sz w:val="20"/>
        </w:rPr>
        <w:t xml:space="preserve">inst the existing contract for </w:t>
      </w:r>
      <w:r w:rsidR="00EF1816">
        <w:rPr>
          <w:color w:val="000000" w:themeColor="text1"/>
          <w:sz w:val="20"/>
        </w:rPr>
        <w:t xml:space="preserve">insured </w:t>
      </w:r>
      <w:r w:rsidRPr="003E7AE9">
        <w:rPr>
          <w:color w:val="000000" w:themeColor="text1"/>
          <w:sz w:val="20"/>
        </w:rPr>
        <w:t xml:space="preserve">property. </w:t>
      </w:r>
    </w:p>
    <w:p w14:paraId="0281707E" w14:textId="77777777" w:rsidR="00F96D75" w:rsidRPr="003E7AE9" w:rsidRDefault="00AE6109" w:rsidP="003E7AE9">
      <w:pPr>
        <w:pStyle w:val="ListParagraph"/>
        <w:numPr>
          <w:ilvl w:val="0"/>
          <w:numId w:val="44"/>
        </w:numPr>
        <w:rPr>
          <w:color w:val="000000" w:themeColor="text1"/>
          <w:sz w:val="20"/>
        </w:rPr>
      </w:pPr>
      <w:r>
        <w:rPr>
          <w:color w:val="000000" w:themeColor="text1"/>
          <w:sz w:val="20"/>
        </w:rPr>
        <w:t>Ensura and P</w:t>
      </w:r>
      <w:r w:rsidR="00F96D75">
        <w:rPr>
          <w:color w:val="000000" w:themeColor="text1"/>
          <w:sz w:val="20"/>
        </w:rPr>
        <w:t>ega are the source systems which make use of duplicatecovercheck service.</w:t>
      </w:r>
    </w:p>
    <w:p w14:paraId="3AC53C56" w14:textId="77777777" w:rsidR="00F6682E" w:rsidRDefault="00815279" w:rsidP="003E7AE9">
      <w:pPr>
        <w:pStyle w:val="ListParagraph"/>
        <w:numPr>
          <w:ilvl w:val="0"/>
          <w:numId w:val="44"/>
        </w:numPr>
        <w:rPr>
          <w:color w:val="000000" w:themeColor="text1"/>
          <w:sz w:val="20"/>
        </w:rPr>
      </w:pPr>
      <w:r w:rsidRPr="003E7AE9">
        <w:rPr>
          <w:color w:val="000000" w:themeColor="text1"/>
          <w:sz w:val="20"/>
        </w:rPr>
        <w:t>Source system</w:t>
      </w:r>
      <w:r w:rsidR="00F96D75">
        <w:rPr>
          <w:color w:val="000000" w:themeColor="text1"/>
          <w:sz w:val="20"/>
        </w:rPr>
        <w:t>s</w:t>
      </w:r>
      <w:r w:rsidRPr="003E7AE9">
        <w:rPr>
          <w:color w:val="000000" w:themeColor="text1"/>
          <w:sz w:val="20"/>
        </w:rPr>
        <w:t xml:space="preserve"> will be </w:t>
      </w:r>
      <w:r w:rsidR="00EF1816">
        <w:rPr>
          <w:color w:val="000000" w:themeColor="text1"/>
          <w:sz w:val="20"/>
        </w:rPr>
        <w:t>check</w:t>
      </w:r>
      <w:r w:rsidR="00325A2E">
        <w:rPr>
          <w:color w:val="000000" w:themeColor="text1"/>
          <w:sz w:val="20"/>
        </w:rPr>
        <w:t>ing</w:t>
      </w:r>
      <w:r w:rsidR="00EF1816">
        <w:rPr>
          <w:color w:val="000000" w:themeColor="text1"/>
          <w:sz w:val="20"/>
        </w:rPr>
        <w:t xml:space="preserve"> internally before </w:t>
      </w:r>
      <w:r w:rsidRPr="003E7AE9">
        <w:rPr>
          <w:color w:val="000000" w:themeColor="text1"/>
          <w:sz w:val="20"/>
        </w:rPr>
        <w:t>using duplicatecovercheck service to find if th</w:t>
      </w:r>
      <w:r w:rsidR="00EF1816">
        <w:rPr>
          <w:color w:val="000000" w:themeColor="text1"/>
          <w:sz w:val="20"/>
        </w:rPr>
        <w:t>ere is any overlap</w:t>
      </w:r>
      <w:r w:rsidR="00F96D75">
        <w:rPr>
          <w:color w:val="000000" w:themeColor="text1"/>
          <w:sz w:val="20"/>
        </w:rPr>
        <w:t>.</w:t>
      </w:r>
    </w:p>
    <w:p w14:paraId="3BA8804F" w14:textId="77777777" w:rsidR="00E02564" w:rsidRDefault="00EF1816" w:rsidP="003E7AE9">
      <w:pPr>
        <w:pStyle w:val="ListParagraph"/>
        <w:numPr>
          <w:ilvl w:val="0"/>
          <w:numId w:val="44"/>
        </w:numPr>
        <w:rPr>
          <w:color w:val="000000" w:themeColor="text1"/>
          <w:sz w:val="20"/>
        </w:rPr>
      </w:pPr>
      <w:r>
        <w:rPr>
          <w:color w:val="000000" w:themeColor="text1"/>
          <w:sz w:val="20"/>
        </w:rPr>
        <w:t xml:space="preserve">The list of request attributes sent for querying MDM are sent through Talend ESB. The data items used to query MDM are given in the Section 3.1.3  </w:t>
      </w:r>
    </w:p>
    <w:p w14:paraId="4A4F3D6D" w14:textId="77777777" w:rsidR="001736A4" w:rsidRDefault="00815279" w:rsidP="003E7AE9">
      <w:pPr>
        <w:pStyle w:val="ListParagraph"/>
        <w:numPr>
          <w:ilvl w:val="0"/>
          <w:numId w:val="44"/>
        </w:numPr>
        <w:rPr>
          <w:color w:val="000000" w:themeColor="text1"/>
          <w:sz w:val="20"/>
        </w:rPr>
      </w:pPr>
      <w:r w:rsidRPr="003E7AE9">
        <w:rPr>
          <w:color w:val="000000" w:themeColor="text1"/>
          <w:sz w:val="20"/>
        </w:rPr>
        <w:t xml:space="preserve">Talend ESB will process </w:t>
      </w:r>
      <w:r w:rsidR="00F96D75" w:rsidRPr="003E7AE9">
        <w:rPr>
          <w:color w:val="000000" w:themeColor="text1"/>
          <w:sz w:val="20"/>
        </w:rPr>
        <w:t>the request</w:t>
      </w:r>
      <w:r w:rsidR="00EF1816">
        <w:rPr>
          <w:color w:val="000000" w:themeColor="text1"/>
          <w:sz w:val="20"/>
        </w:rPr>
        <w:t xml:space="preserve"> and check in MDM for any matching contracts at the property requested. The </w:t>
      </w:r>
      <w:r w:rsidR="00F96D75" w:rsidRPr="003E7AE9">
        <w:rPr>
          <w:color w:val="000000" w:themeColor="text1"/>
          <w:sz w:val="20"/>
        </w:rPr>
        <w:t>response</w:t>
      </w:r>
      <w:r w:rsidR="00F96D75" w:rsidRPr="00E02564">
        <w:rPr>
          <w:color w:val="000000" w:themeColor="text1"/>
          <w:sz w:val="20"/>
        </w:rPr>
        <w:t xml:space="preserve"> </w:t>
      </w:r>
      <w:r w:rsidR="00EF1816">
        <w:rPr>
          <w:color w:val="000000" w:themeColor="text1"/>
          <w:sz w:val="20"/>
        </w:rPr>
        <w:t>details will be as per the details given in the section 3.1.4</w:t>
      </w:r>
    </w:p>
    <w:p w14:paraId="5CF4598F" w14:textId="77777777" w:rsidR="00EF1816" w:rsidRPr="005D3E87" w:rsidRDefault="00EF1816" w:rsidP="003E7AE9">
      <w:pPr>
        <w:pStyle w:val="ListParagraph"/>
        <w:numPr>
          <w:ilvl w:val="0"/>
          <w:numId w:val="44"/>
        </w:numPr>
        <w:rPr>
          <w:color w:val="000000" w:themeColor="text1"/>
          <w:sz w:val="20"/>
        </w:rPr>
      </w:pPr>
      <w:r w:rsidRPr="005D3E87">
        <w:rPr>
          <w:color w:val="000000" w:themeColor="text1"/>
          <w:sz w:val="20"/>
        </w:rPr>
        <w:t>Calling system will consume the response from Talend ESB for furt</w:t>
      </w:r>
      <w:r w:rsidR="00B05070" w:rsidRPr="005D3E87">
        <w:rPr>
          <w:color w:val="000000" w:themeColor="text1"/>
          <w:sz w:val="20"/>
        </w:rPr>
        <w:t xml:space="preserve">her processing to interpret </w:t>
      </w:r>
      <w:r w:rsidR="00E3126D" w:rsidRPr="005D3E87">
        <w:rPr>
          <w:color w:val="000000" w:themeColor="text1"/>
          <w:sz w:val="20"/>
        </w:rPr>
        <w:t>the results which are not covered and out of scope for this document.</w:t>
      </w:r>
    </w:p>
    <w:p w14:paraId="251CB06C" w14:textId="77777777" w:rsidR="00831C02" w:rsidRPr="003E7AE9" w:rsidRDefault="00831C02" w:rsidP="003E7AE9">
      <w:pPr>
        <w:ind w:left="360"/>
        <w:rPr>
          <w:color w:val="000000" w:themeColor="text1"/>
          <w:sz w:val="20"/>
        </w:rPr>
      </w:pPr>
    </w:p>
    <w:p w14:paraId="58A8E12C" w14:textId="77777777" w:rsidR="005C36FC" w:rsidRDefault="005C36FC">
      <w:pPr>
        <w:spacing w:after="160" w:line="259" w:lineRule="auto"/>
        <w:jc w:val="left"/>
        <w:rPr>
          <w:b/>
          <w:i/>
        </w:rPr>
      </w:pPr>
      <w:bookmarkStart w:id="71" w:name="_Toc421700307"/>
      <w:bookmarkStart w:id="72" w:name="_Toc421715544"/>
      <w:bookmarkStart w:id="73" w:name="_Toc421715280"/>
      <w:bookmarkStart w:id="74" w:name="_Toc422147897"/>
      <w:bookmarkStart w:id="75" w:name="_Toc422229318"/>
      <w:bookmarkStart w:id="76" w:name="_Toc422231688"/>
      <w:bookmarkStart w:id="77" w:name="_Toc422220692"/>
      <w:bookmarkStart w:id="78" w:name="_Toc422302481"/>
      <w:bookmarkStart w:id="79" w:name="_Toc422398958"/>
      <w:bookmarkStart w:id="80" w:name="_Toc422399063"/>
      <w:bookmarkStart w:id="81" w:name="_Toc422386388"/>
      <w:bookmarkStart w:id="82" w:name="_Toc422823115"/>
      <w:bookmarkStart w:id="83" w:name="_Toc426017794"/>
      <w:bookmarkStart w:id="84" w:name="_Toc427925182"/>
      <w:bookmarkEnd w:id="71"/>
      <w:bookmarkEnd w:id="72"/>
      <w:bookmarkEnd w:id="73"/>
      <w:bookmarkEnd w:id="74"/>
      <w:bookmarkEnd w:id="75"/>
      <w:bookmarkEnd w:id="76"/>
      <w:bookmarkEnd w:id="77"/>
      <w:bookmarkEnd w:id="78"/>
      <w:bookmarkEnd w:id="79"/>
      <w:bookmarkEnd w:id="80"/>
      <w:bookmarkEnd w:id="81"/>
      <w:bookmarkEnd w:id="82"/>
      <w:bookmarkEnd w:id="83"/>
      <w:bookmarkEnd w:id="84"/>
      <w:r>
        <w:br w:type="page"/>
      </w:r>
    </w:p>
    <w:p w14:paraId="61D328D4" w14:textId="77777777" w:rsidR="00831C02" w:rsidRDefault="00831C02" w:rsidP="00831C02">
      <w:pPr>
        <w:pStyle w:val="Heading2"/>
        <w:numPr>
          <w:ilvl w:val="1"/>
          <w:numId w:val="2"/>
        </w:numPr>
      </w:pPr>
      <w:bookmarkStart w:id="85" w:name="_Toc453246561"/>
      <w:r>
        <w:lastRenderedPageBreak/>
        <w:t>Product Mapping</w:t>
      </w:r>
      <w:bookmarkEnd w:id="85"/>
    </w:p>
    <w:p w14:paraId="7CD230AB" w14:textId="77777777" w:rsidR="00E3126D" w:rsidRPr="003E7AE9" w:rsidRDefault="00C331D0" w:rsidP="003E7AE9">
      <w:pPr>
        <w:rPr>
          <w:color w:val="000000" w:themeColor="text1"/>
          <w:sz w:val="20"/>
        </w:rPr>
      </w:pPr>
      <w:r>
        <w:rPr>
          <w:color w:val="000000" w:themeColor="text1"/>
          <w:sz w:val="20"/>
        </w:rPr>
        <w:t>Product mapping in MDM will be the reference data that is stored in MDM. This is another interface</w:t>
      </w:r>
      <w:r w:rsidR="00E3126D" w:rsidRPr="003E7AE9">
        <w:rPr>
          <w:color w:val="000000" w:themeColor="text1"/>
          <w:sz w:val="20"/>
        </w:rPr>
        <w:t xml:space="preserve"> in MDM for Duplicate cover check service to perform and provide the response.</w:t>
      </w:r>
      <w:r w:rsidR="00E3126D">
        <w:rPr>
          <w:color w:val="000000" w:themeColor="text1"/>
          <w:sz w:val="20"/>
        </w:rPr>
        <w:t xml:space="preserve"> </w:t>
      </w:r>
      <w:r w:rsidR="004A571D">
        <w:rPr>
          <w:color w:val="000000" w:themeColor="text1"/>
          <w:sz w:val="20"/>
        </w:rPr>
        <w:t>This is mapping of product and its metadata across PEGA</w:t>
      </w:r>
      <w:r w:rsidR="00CB0386">
        <w:rPr>
          <w:color w:val="000000" w:themeColor="text1"/>
          <w:sz w:val="20"/>
        </w:rPr>
        <w:t xml:space="preserve"> and </w:t>
      </w:r>
      <w:r w:rsidR="004A571D">
        <w:rPr>
          <w:color w:val="000000" w:themeColor="text1"/>
          <w:sz w:val="20"/>
        </w:rPr>
        <w:t>Ensura</w:t>
      </w:r>
      <w:r w:rsidR="00CB0386">
        <w:rPr>
          <w:color w:val="000000" w:themeColor="text1"/>
          <w:sz w:val="20"/>
        </w:rPr>
        <w:t xml:space="preserve"> .</w:t>
      </w:r>
      <w:r w:rsidR="004A571D">
        <w:rPr>
          <w:color w:val="000000" w:themeColor="text1"/>
          <w:sz w:val="20"/>
        </w:rPr>
        <w:t>Details of how this will be store in MDM</w:t>
      </w:r>
      <w:r w:rsidR="00E3126D">
        <w:rPr>
          <w:color w:val="000000" w:themeColor="text1"/>
          <w:sz w:val="20"/>
        </w:rPr>
        <w:t xml:space="preserve"> are indicated in the below flow diagram.</w:t>
      </w:r>
    </w:p>
    <w:p w14:paraId="26A2004A" w14:textId="77777777" w:rsidR="00831C02" w:rsidRDefault="008931F9" w:rsidP="005C36FC">
      <w:pPr>
        <w:ind w:left="-1276"/>
        <w:jc w:val="center"/>
      </w:pPr>
      <w:r>
        <w:object w:dxaOrig="7021" w:dyaOrig="3270" w14:anchorId="258BD1F8">
          <v:shape id="_x0000_i1026" type="#_x0000_t75" style="width:549pt;height:256.5pt" o:ole="">
            <v:imagedata r:id="rId19" o:title=""/>
          </v:shape>
          <o:OLEObject Type="Embed" ProgID="Visio.Drawing.15" ShapeID="_x0000_i1026" DrawAspect="Content" ObjectID="_1551259663" r:id="rId20"/>
        </w:object>
      </w:r>
    </w:p>
    <w:p w14:paraId="2FF1ED93" w14:textId="77777777" w:rsidR="00316490" w:rsidRDefault="00316490" w:rsidP="003E7AE9">
      <w:r w:rsidRPr="003E7AE9">
        <w:rPr>
          <w:b/>
        </w:rPr>
        <w:t>Data flow overview</w:t>
      </w:r>
    </w:p>
    <w:p w14:paraId="6F34004F" w14:textId="77777777" w:rsidR="00831C02" w:rsidRPr="003E7AE9" w:rsidRDefault="00BF2AD8" w:rsidP="003E7AE9">
      <w:pPr>
        <w:rPr>
          <w:color w:val="000000" w:themeColor="text1"/>
          <w:sz w:val="20"/>
        </w:rPr>
      </w:pPr>
      <w:r w:rsidRPr="003E7AE9">
        <w:rPr>
          <w:color w:val="000000" w:themeColor="text1"/>
          <w:sz w:val="20"/>
        </w:rPr>
        <w:t xml:space="preserve">The product mapping table in MDM will have 2 independent ETL process that sources data from PEGA and Ensura extracts. The extract from PEGA will be a BIX interface and the XML will be sent to MDM. </w:t>
      </w:r>
      <w:r>
        <w:rPr>
          <w:color w:val="000000" w:themeColor="text1"/>
          <w:sz w:val="20"/>
        </w:rPr>
        <w:t xml:space="preserve">Extract from Ensura related to product mapping will be present in the decode file that is covered in the Ensura batch ICD. </w:t>
      </w:r>
      <w:r w:rsidR="002609D2">
        <w:rPr>
          <w:color w:val="000000" w:themeColor="text1"/>
          <w:sz w:val="20"/>
        </w:rPr>
        <w:t>Refer the ICD for INT-36 in Appendix</w:t>
      </w:r>
      <w:r w:rsidR="00C331D0">
        <w:rPr>
          <w:color w:val="000000" w:themeColor="text1"/>
          <w:sz w:val="20"/>
        </w:rPr>
        <w:t xml:space="preserve"> </w:t>
      </w:r>
    </w:p>
    <w:p w14:paraId="38FCC3B8" w14:textId="77777777" w:rsidR="00AD3FE2" w:rsidRDefault="00AD3FE2" w:rsidP="00F6682E">
      <w:pPr>
        <w:rPr>
          <w:i/>
          <w:sz w:val="20"/>
        </w:rPr>
      </w:pPr>
    </w:p>
    <w:p w14:paraId="53ED4EC5" w14:textId="77777777" w:rsidR="00F6682E" w:rsidRDefault="00F6682E" w:rsidP="00F6682E">
      <w:pPr>
        <w:pStyle w:val="Heading2"/>
        <w:numPr>
          <w:ilvl w:val="1"/>
          <w:numId w:val="2"/>
        </w:numPr>
      </w:pPr>
      <w:bookmarkStart w:id="86" w:name="_Toc420513612"/>
      <w:bookmarkStart w:id="87" w:name="_Toc420513672"/>
      <w:bookmarkStart w:id="88" w:name="_Toc421292356"/>
      <w:bookmarkStart w:id="89" w:name="_Toc421700309"/>
      <w:bookmarkStart w:id="90" w:name="_Toc421715546"/>
      <w:bookmarkStart w:id="91" w:name="_Toc421715282"/>
      <w:bookmarkStart w:id="92" w:name="_Toc422147899"/>
      <w:bookmarkStart w:id="93" w:name="_Toc422229320"/>
      <w:bookmarkStart w:id="94" w:name="_Toc422231690"/>
      <w:bookmarkStart w:id="95" w:name="_Toc422220694"/>
      <w:bookmarkStart w:id="96" w:name="_Toc422302483"/>
      <w:bookmarkStart w:id="97" w:name="_Toc422398960"/>
      <w:bookmarkStart w:id="98" w:name="_Toc422399065"/>
      <w:bookmarkStart w:id="99" w:name="_Toc422386390"/>
      <w:bookmarkStart w:id="100" w:name="_Toc422823117"/>
      <w:bookmarkStart w:id="101" w:name="_Toc426017796"/>
      <w:bookmarkStart w:id="102" w:name="_Toc427925184"/>
      <w:bookmarkStart w:id="103" w:name="_Toc420513613"/>
      <w:bookmarkStart w:id="104" w:name="_Toc420513673"/>
      <w:bookmarkStart w:id="105" w:name="_Toc421292357"/>
      <w:bookmarkStart w:id="106" w:name="_Toc421700310"/>
      <w:bookmarkStart w:id="107" w:name="_Toc421715547"/>
      <w:bookmarkStart w:id="108" w:name="_Toc421715283"/>
      <w:bookmarkStart w:id="109" w:name="_Toc422147900"/>
      <w:bookmarkStart w:id="110" w:name="_Toc422229321"/>
      <w:bookmarkStart w:id="111" w:name="_Toc422231691"/>
      <w:bookmarkStart w:id="112" w:name="_Toc422220695"/>
      <w:bookmarkStart w:id="113" w:name="_Toc422302484"/>
      <w:bookmarkStart w:id="114" w:name="_Toc422398961"/>
      <w:bookmarkStart w:id="115" w:name="_Toc422399066"/>
      <w:bookmarkStart w:id="116" w:name="_Toc422386391"/>
      <w:bookmarkStart w:id="117" w:name="_Toc422823118"/>
      <w:bookmarkStart w:id="118" w:name="_Toc426017797"/>
      <w:bookmarkStart w:id="119" w:name="_Toc427925185"/>
      <w:bookmarkStart w:id="120" w:name="_Toc420513614"/>
      <w:bookmarkStart w:id="121" w:name="_Toc420513674"/>
      <w:bookmarkStart w:id="122" w:name="_Toc421292358"/>
      <w:bookmarkStart w:id="123" w:name="_Toc421700311"/>
      <w:bookmarkStart w:id="124" w:name="_Toc421715548"/>
      <w:bookmarkStart w:id="125" w:name="_Toc421715284"/>
      <w:bookmarkStart w:id="126" w:name="_Toc422147901"/>
      <w:bookmarkStart w:id="127" w:name="_Toc422229322"/>
      <w:bookmarkStart w:id="128" w:name="_Toc422231692"/>
      <w:bookmarkStart w:id="129" w:name="_Toc422220696"/>
      <w:bookmarkStart w:id="130" w:name="_Toc422302485"/>
      <w:bookmarkStart w:id="131" w:name="_Toc422398962"/>
      <w:bookmarkStart w:id="132" w:name="_Toc422399067"/>
      <w:bookmarkStart w:id="133" w:name="_Toc422386392"/>
      <w:bookmarkStart w:id="134" w:name="_Toc422823119"/>
      <w:bookmarkStart w:id="135" w:name="_Toc426017798"/>
      <w:bookmarkStart w:id="136" w:name="_Toc427925186"/>
      <w:bookmarkStart w:id="137" w:name="_Toc420513615"/>
      <w:bookmarkStart w:id="138" w:name="_Toc420513675"/>
      <w:bookmarkStart w:id="139" w:name="_Toc421292359"/>
      <w:bookmarkStart w:id="140" w:name="_Toc421700312"/>
      <w:bookmarkStart w:id="141" w:name="_Toc421715549"/>
      <w:bookmarkStart w:id="142" w:name="_Toc421715285"/>
      <w:bookmarkStart w:id="143" w:name="_Toc422147902"/>
      <w:bookmarkStart w:id="144" w:name="_Toc422229323"/>
      <w:bookmarkStart w:id="145" w:name="_Toc422231693"/>
      <w:bookmarkStart w:id="146" w:name="_Toc422220697"/>
      <w:bookmarkStart w:id="147" w:name="_Toc422302486"/>
      <w:bookmarkStart w:id="148" w:name="_Toc422398963"/>
      <w:bookmarkStart w:id="149" w:name="_Toc422399068"/>
      <w:bookmarkStart w:id="150" w:name="_Toc422386393"/>
      <w:bookmarkStart w:id="151" w:name="_Toc422823120"/>
      <w:bookmarkStart w:id="152" w:name="_Toc426017799"/>
      <w:bookmarkStart w:id="153" w:name="_Toc427925187"/>
      <w:bookmarkStart w:id="154" w:name="_Toc453246562"/>
      <w:bookmarkStart w:id="155" w:name="_Toc477686102"/>
      <w:bookmarkStart w:id="156" w:name="_Toc444515046"/>
      <w:bookmarkStart w:id="157" w:name="_Toc444515042"/>
      <w:bookmarkStart w:id="158" w:name="_Ref131502705"/>
      <w:bookmarkEnd w:id="60"/>
      <w:bookmarkEnd w:id="61"/>
      <w:bookmarkEnd w:id="62"/>
      <w:bookmarkEnd w:id="63"/>
      <w:bookmarkEnd w:id="64"/>
      <w:bookmarkEnd w:id="6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r>
        <w:t>Assumptions</w:t>
      </w:r>
      <w:bookmarkEnd w:id="154"/>
    </w:p>
    <w:p w14:paraId="51F3CF1B" w14:textId="77777777" w:rsidR="00B05070" w:rsidRDefault="00B05070" w:rsidP="00F6682E">
      <w:pPr>
        <w:pStyle w:val="ListParagraph"/>
        <w:numPr>
          <w:ilvl w:val="0"/>
          <w:numId w:val="16"/>
        </w:numPr>
        <w:spacing w:after="120" w:line="240" w:lineRule="atLeast"/>
        <w:rPr>
          <w:color w:val="000000" w:themeColor="text1"/>
          <w:sz w:val="20"/>
        </w:rPr>
      </w:pPr>
      <w:r>
        <w:rPr>
          <w:color w:val="000000" w:themeColor="text1"/>
          <w:sz w:val="20"/>
        </w:rPr>
        <w:t>Request from the calling systems should align with the structure defined in the X</w:t>
      </w:r>
      <w:r w:rsidR="00F6682E">
        <w:rPr>
          <w:color w:val="000000" w:themeColor="text1"/>
          <w:sz w:val="20"/>
        </w:rPr>
        <w:t>SD</w:t>
      </w:r>
      <w:r>
        <w:rPr>
          <w:color w:val="000000" w:themeColor="text1"/>
          <w:sz w:val="20"/>
        </w:rPr>
        <w:t xml:space="preserve">. </w:t>
      </w:r>
    </w:p>
    <w:p w14:paraId="115D1C19" w14:textId="77777777" w:rsidR="007D60B7" w:rsidRDefault="00063E03" w:rsidP="00F6682E">
      <w:pPr>
        <w:pStyle w:val="ListParagraph"/>
        <w:numPr>
          <w:ilvl w:val="0"/>
          <w:numId w:val="16"/>
        </w:numPr>
        <w:spacing w:after="120" w:line="240" w:lineRule="atLeast"/>
        <w:rPr>
          <w:color w:val="000000" w:themeColor="text1"/>
          <w:sz w:val="20"/>
        </w:rPr>
      </w:pPr>
      <w:r>
        <w:rPr>
          <w:color w:val="000000" w:themeColor="text1"/>
          <w:sz w:val="20"/>
        </w:rPr>
        <w:t>Calling systems will do the Duplicate Cover check internally before using the MDM Duplicate cover check service</w:t>
      </w:r>
    </w:p>
    <w:p w14:paraId="3C0BA407" w14:textId="77777777" w:rsidR="00F6682E" w:rsidRDefault="00B05070" w:rsidP="00F6682E">
      <w:pPr>
        <w:pStyle w:val="ListParagraph"/>
        <w:numPr>
          <w:ilvl w:val="0"/>
          <w:numId w:val="16"/>
        </w:numPr>
        <w:spacing w:after="120" w:line="240" w:lineRule="atLeast"/>
        <w:rPr>
          <w:color w:val="000000" w:themeColor="text1"/>
          <w:sz w:val="20"/>
        </w:rPr>
      </w:pPr>
      <w:r>
        <w:rPr>
          <w:color w:val="000000" w:themeColor="text1"/>
          <w:sz w:val="20"/>
        </w:rPr>
        <w:t>Duplicate cover check will be performed against the records that are present in the MDM at the point in time.</w:t>
      </w:r>
    </w:p>
    <w:p w14:paraId="25A07C2F" w14:textId="4F972884" w:rsidR="007D60B7" w:rsidRPr="00C87FD2" w:rsidDel="006B3911" w:rsidRDefault="00F70F3C">
      <w:pPr>
        <w:pStyle w:val="ListParagraph"/>
        <w:numPr>
          <w:ilvl w:val="0"/>
          <w:numId w:val="16"/>
        </w:numPr>
        <w:spacing w:after="120" w:line="240" w:lineRule="atLeast"/>
        <w:rPr>
          <w:del w:id="159" w:author="Venkata Srinivas Samavedam" w:date="2017-03-17T12:22:00Z"/>
          <w:color w:val="000000" w:themeColor="text1"/>
          <w:sz w:val="20"/>
        </w:rPr>
      </w:pPr>
      <w:commentRangeStart w:id="160"/>
      <w:del w:id="161" w:author="Venkata Srinivas Samavedam" w:date="2017-03-17T12:22:00Z">
        <w:r w:rsidRPr="00C87FD2" w:rsidDel="006B3911">
          <w:rPr>
            <w:color w:val="000000" w:themeColor="text1"/>
            <w:sz w:val="20"/>
          </w:rPr>
          <w:delText>MDM do not support multiple partner linked to a single contract</w:delText>
        </w:r>
        <w:r w:rsidR="00E3126D" w:rsidRPr="00C87FD2" w:rsidDel="006B3911">
          <w:rPr>
            <w:color w:val="000000" w:themeColor="text1"/>
            <w:sz w:val="20"/>
          </w:rPr>
          <w:delText xml:space="preserve"> in </w:delText>
        </w:r>
        <w:r w:rsidR="00454561" w:rsidRPr="00C87FD2" w:rsidDel="006B3911">
          <w:rPr>
            <w:color w:val="000000" w:themeColor="text1"/>
            <w:sz w:val="20"/>
          </w:rPr>
          <w:delText>R</w:delText>
        </w:r>
        <w:r w:rsidR="00E3126D" w:rsidRPr="00C87FD2" w:rsidDel="006B3911">
          <w:rPr>
            <w:color w:val="000000" w:themeColor="text1"/>
            <w:sz w:val="20"/>
          </w:rPr>
          <w:delText>elease</w:delText>
        </w:r>
        <w:r w:rsidR="00454561" w:rsidRPr="00C87FD2" w:rsidDel="006B3911">
          <w:rPr>
            <w:color w:val="000000" w:themeColor="text1"/>
            <w:sz w:val="20"/>
          </w:rPr>
          <w:delText xml:space="preserve"> 4</w:delText>
        </w:r>
        <w:r w:rsidRPr="00C87FD2" w:rsidDel="006B3911">
          <w:rPr>
            <w:color w:val="000000" w:themeColor="text1"/>
            <w:sz w:val="20"/>
          </w:rPr>
          <w:delText>.</w:delText>
        </w:r>
        <w:commentRangeEnd w:id="160"/>
        <w:r w:rsidR="003C623A" w:rsidRPr="001832BC" w:rsidDel="006B3911">
          <w:rPr>
            <w:rStyle w:val="CommentReference"/>
            <w:strike/>
            <w:rPrChange w:id="162" w:author="Venkata Srinivas Samavedam" w:date="2017-03-17T11:26:00Z">
              <w:rPr>
                <w:rStyle w:val="CommentReference"/>
              </w:rPr>
            </w:rPrChange>
          </w:rPr>
          <w:commentReference w:id="160"/>
        </w:r>
      </w:del>
    </w:p>
    <w:p w14:paraId="18C8D02C" w14:textId="77777777" w:rsidR="00FB543C" w:rsidRDefault="00454561" w:rsidP="0059030D">
      <w:pPr>
        <w:pStyle w:val="ListParagraph"/>
        <w:numPr>
          <w:ilvl w:val="0"/>
          <w:numId w:val="16"/>
        </w:numPr>
        <w:spacing w:after="120" w:line="240" w:lineRule="atLeast"/>
        <w:rPr>
          <w:color w:val="000000" w:themeColor="text1"/>
          <w:sz w:val="20"/>
        </w:rPr>
      </w:pPr>
      <w:r>
        <w:rPr>
          <w:color w:val="000000" w:themeColor="text1"/>
          <w:sz w:val="20"/>
        </w:rPr>
        <w:t xml:space="preserve">Pega should </w:t>
      </w:r>
      <w:r w:rsidR="00063E03">
        <w:rPr>
          <w:color w:val="000000" w:themeColor="text1"/>
          <w:sz w:val="20"/>
        </w:rPr>
        <w:t xml:space="preserve">send </w:t>
      </w:r>
      <w:r>
        <w:rPr>
          <w:color w:val="000000" w:themeColor="text1"/>
          <w:sz w:val="20"/>
        </w:rPr>
        <w:t>Capscan cleansed address information</w:t>
      </w:r>
      <w:r w:rsidR="00205F67">
        <w:rPr>
          <w:color w:val="000000" w:themeColor="text1"/>
          <w:sz w:val="20"/>
        </w:rPr>
        <w:t xml:space="preserve"> </w:t>
      </w:r>
      <w:r w:rsidR="00063E03">
        <w:rPr>
          <w:color w:val="000000" w:themeColor="text1"/>
          <w:sz w:val="20"/>
        </w:rPr>
        <w:t xml:space="preserve">in the </w:t>
      </w:r>
      <w:r w:rsidR="00FB543C">
        <w:rPr>
          <w:color w:val="000000" w:themeColor="text1"/>
          <w:sz w:val="20"/>
        </w:rPr>
        <w:t>r</w:t>
      </w:r>
      <w:r w:rsidR="00063E03">
        <w:rPr>
          <w:color w:val="000000" w:themeColor="text1"/>
          <w:sz w:val="20"/>
        </w:rPr>
        <w:t>eques</w:t>
      </w:r>
      <w:r w:rsidR="00FB543C">
        <w:rPr>
          <w:color w:val="000000" w:themeColor="text1"/>
          <w:sz w:val="20"/>
        </w:rPr>
        <w:t>t.</w:t>
      </w:r>
    </w:p>
    <w:p w14:paraId="6AE6EB31" w14:textId="77777777" w:rsidR="00205F67" w:rsidRDefault="00FB543C" w:rsidP="005F197A">
      <w:pPr>
        <w:pStyle w:val="ListParagraph"/>
        <w:numPr>
          <w:ilvl w:val="0"/>
          <w:numId w:val="16"/>
        </w:numPr>
        <w:spacing w:after="120" w:line="240" w:lineRule="atLeast"/>
        <w:jc w:val="left"/>
        <w:rPr>
          <w:color w:val="000000" w:themeColor="text1"/>
          <w:sz w:val="20"/>
        </w:rPr>
      </w:pPr>
      <w:r>
        <w:rPr>
          <w:color w:val="000000" w:themeColor="text1"/>
          <w:sz w:val="20"/>
        </w:rPr>
        <w:t xml:space="preserve">For requests from Pega, </w:t>
      </w:r>
      <w:r w:rsidR="0059030D" w:rsidRPr="0059030D">
        <w:rPr>
          <w:color w:val="000000" w:themeColor="text1"/>
          <w:sz w:val="20"/>
        </w:rPr>
        <w:t>Address matching</w:t>
      </w:r>
      <w:r>
        <w:rPr>
          <w:color w:val="000000" w:themeColor="text1"/>
          <w:sz w:val="20"/>
        </w:rPr>
        <w:t xml:space="preserve"> </w:t>
      </w:r>
      <w:r w:rsidR="0059030D" w:rsidRPr="0059030D">
        <w:rPr>
          <w:color w:val="000000" w:themeColor="text1"/>
          <w:sz w:val="20"/>
        </w:rPr>
        <w:t xml:space="preserve">will be done using Postcode and DPS, else with CapscanAddressKey if available from </w:t>
      </w:r>
      <w:r w:rsidR="0059030D">
        <w:rPr>
          <w:color w:val="000000" w:themeColor="text1"/>
          <w:sz w:val="20"/>
        </w:rPr>
        <w:t>Pega</w:t>
      </w:r>
      <w:r w:rsidR="0059030D" w:rsidRPr="0059030D">
        <w:rPr>
          <w:color w:val="000000" w:themeColor="text1"/>
          <w:sz w:val="20"/>
        </w:rPr>
        <w:t>, else perform exact match as per the next point</w:t>
      </w:r>
      <w:r w:rsidR="00454561">
        <w:rPr>
          <w:color w:val="000000" w:themeColor="text1"/>
          <w:sz w:val="20"/>
        </w:rPr>
        <w:t>.</w:t>
      </w:r>
    </w:p>
    <w:p w14:paraId="37D9B462" w14:textId="77777777" w:rsidR="00454561" w:rsidRPr="001736A4" w:rsidRDefault="00454561" w:rsidP="005F197A">
      <w:pPr>
        <w:pStyle w:val="ListParagraph"/>
        <w:numPr>
          <w:ilvl w:val="0"/>
          <w:numId w:val="16"/>
        </w:numPr>
        <w:jc w:val="left"/>
        <w:rPr>
          <w:color w:val="000000" w:themeColor="text1"/>
          <w:sz w:val="20"/>
        </w:rPr>
      </w:pPr>
      <w:r>
        <w:rPr>
          <w:color w:val="000000" w:themeColor="text1"/>
          <w:sz w:val="20"/>
        </w:rPr>
        <w:t>For requests from Ensura, the address details are first cleansed with Capscan. A</w:t>
      </w:r>
      <w:r w:rsidRPr="001736A4">
        <w:rPr>
          <w:color w:val="000000" w:themeColor="text1"/>
          <w:sz w:val="20"/>
        </w:rPr>
        <w:t xml:space="preserve">ddress matching will be done using Postcode and </w:t>
      </w:r>
      <w:r>
        <w:rPr>
          <w:color w:val="000000" w:themeColor="text1"/>
          <w:sz w:val="20"/>
        </w:rPr>
        <w:t>DPS, else with Caps</w:t>
      </w:r>
      <w:r w:rsidRPr="001736A4">
        <w:rPr>
          <w:color w:val="000000" w:themeColor="text1"/>
          <w:sz w:val="20"/>
        </w:rPr>
        <w:t xml:space="preserve">canAddressKey </w:t>
      </w:r>
      <w:r>
        <w:rPr>
          <w:color w:val="000000" w:themeColor="text1"/>
          <w:sz w:val="20"/>
        </w:rPr>
        <w:t>if available from Capscan</w:t>
      </w:r>
      <w:r w:rsidRPr="001736A4">
        <w:rPr>
          <w:color w:val="000000" w:themeColor="text1"/>
          <w:sz w:val="20"/>
        </w:rPr>
        <w:t>, else perform exact match as per the next point.</w:t>
      </w:r>
    </w:p>
    <w:p w14:paraId="35E9D790" w14:textId="77777777" w:rsidR="00454561" w:rsidRDefault="00454561" w:rsidP="00454561">
      <w:pPr>
        <w:pStyle w:val="ListParagraph"/>
        <w:numPr>
          <w:ilvl w:val="0"/>
          <w:numId w:val="16"/>
        </w:numPr>
        <w:spacing w:after="120" w:line="240" w:lineRule="atLeast"/>
        <w:rPr>
          <w:color w:val="000000" w:themeColor="text1"/>
          <w:sz w:val="20"/>
        </w:rPr>
      </w:pPr>
      <w:r w:rsidRPr="001736A4">
        <w:rPr>
          <w:color w:val="000000" w:themeColor="text1"/>
          <w:sz w:val="20"/>
        </w:rPr>
        <w:lastRenderedPageBreak/>
        <w:t xml:space="preserve">Address exact match </w:t>
      </w:r>
      <w:r>
        <w:rPr>
          <w:color w:val="000000" w:themeColor="text1"/>
          <w:sz w:val="20"/>
        </w:rPr>
        <w:t>for Ensura</w:t>
      </w:r>
      <w:r w:rsidR="0059030D">
        <w:rPr>
          <w:color w:val="000000" w:themeColor="text1"/>
          <w:sz w:val="20"/>
        </w:rPr>
        <w:t>/Pega</w:t>
      </w:r>
      <w:r>
        <w:rPr>
          <w:color w:val="000000" w:themeColor="text1"/>
          <w:sz w:val="20"/>
        </w:rPr>
        <w:t xml:space="preserve"> requests </w:t>
      </w:r>
      <w:r w:rsidRPr="001736A4">
        <w:rPr>
          <w:color w:val="000000" w:themeColor="text1"/>
          <w:sz w:val="20"/>
        </w:rPr>
        <w:t xml:space="preserve">will be based on at least Flat Number and/or Building Number </w:t>
      </w:r>
      <w:r>
        <w:rPr>
          <w:color w:val="000000" w:themeColor="text1"/>
          <w:sz w:val="20"/>
        </w:rPr>
        <w:t xml:space="preserve">and </w:t>
      </w:r>
      <w:r w:rsidRPr="001736A4">
        <w:rPr>
          <w:color w:val="000000" w:themeColor="text1"/>
          <w:sz w:val="20"/>
        </w:rPr>
        <w:t>Post</w:t>
      </w:r>
      <w:r>
        <w:rPr>
          <w:color w:val="000000" w:themeColor="text1"/>
          <w:sz w:val="20"/>
        </w:rPr>
        <w:t>c</w:t>
      </w:r>
      <w:r w:rsidRPr="001736A4">
        <w:rPr>
          <w:color w:val="000000" w:themeColor="text1"/>
          <w:sz w:val="20"/>
        </w:rPr>
        <w:t>ode along with other available request attributes.</w:t>
      </w:r>
    </w:p>
    <w:p w14:paraId="66FF7F7C" w14:textId="77777777" w:rsidR="00C45A27" w:rsidRDefault="00C45A27" w:rsidP="00C45A27">
      <w:pPr>
        <w:pStyle w:val="ListParagraph"/>
        <w:numPr>
          <w:ilvl w:val="0"/>
          <w:numId w:val="16"/>
        </w:numPr>
        <w:autoSpaceDE w:val="0"/>
        <w:autoSpaceDN w:val="0"/>
        <w:rPr>
          <w:color w:val="000000" w:themeColor="text1"/>
          <w:sz w:val="20"/>
        </w:rPr>
      </w:pPr>
      <w:r w:rsidRPr="003E7AE9">
        <w:rPr>
          <w:color w:val="000000" w:themeColor="text1"/>
          <w:sz w:val="20"/>
        </w:rPr>
        <w:t>The 'Effective Start Date' value in the request will be checked against the 'Contract End Date' in MDM. For example, if a contract exist and its end date is greater than effective start date then it will be considered as a duplicate</w:t>
      </w:r>
    </w:p>
    <w:p w14:paraId="72CA9F85" w14:textId="77777777" w:rsidR="002349B5" w:rsidRPr="003E7AE9" w:rsidRDefault="002349B5">
      <w:pPr>
        <w:pStyle w:val="ListParagraph"/>
        <w:numPr>
          <w:ilvl w:val="0"/>
          <w:numId w:val="16"/>
        </w:numPr>
        <w:autoSpaceDE w:val="0"/>
        <w:autoSpaceDN w:val="0"/>
        <w:rPr>
          <w:color w:val="000000" w:themeColor="text1"/>
          <w:sz w:val="20"/>
        </w:rPr>
      </w:pPr>
      <w:r w:rsidRPr="003E7AE9">
        <w:rPr>
          <w:color w:val="000000" w:themeColor="text1"/>
          <w:sz w:val="20"/>
        </w:rPr>
        <w:t>If 'Contract End Date' is missing for an active policy in MDM then it will be considered for duplicate cover check.</w:t>
      </w:r>
    </w:p>
    <w:p w14:paraId="6256AB99" w14:textId="7BE5B395" w:rsidR="00C45A27" w:rsidRPr="003E7AE9" w:rsidRDefault="002349B5" w:rsidP="003E7AE9">
      <w:pPr>
        <w:pStyle w:val="ListParagraph"/>
        <w:numPr>
          <w:ilvl w:val="0"/>
          <w:numId w:val="16"/>
        </w:numPr>
        <w:autoSpaceDE w:val="0"/>
        <w:autoSpaceDN w:val="0"/>
        <w:rPr>
          <w:color w:val="000000" w:themeColor="text1"/>
          <w:sz w:val="20"/>
        </w:rPr>
      </w:pPr>
      <w:r w:rsidRPr="003E7AE9">
        <w:rPr>
          <w:color w:val="000000" w:themeColor="text1"/>
          <w:sz w:val="20"/>
        </w:rPr>
        <w:t xml:space="preserve">For duplicate cover check, active contract status </w:t>
      </w:r>
      <w:r w:rsidRPr="00F42A11">
        <w:rPr>
          <w:color w:val="000000" w:themeColor="text1"/>
          <w:sz w:val="20"/>
          <w:highlight w:val="yellow"/>
          <w:rPrChange w:id="163" w:author="Venkata Srinivas Samavedam" w:date="2017-03-17T10:56:00Z">
            <w:rPr>
              <w:color w:val="000000" w:themeColor="text1"/>
              <w:sz w:val="20"/>
            </w:rPr>
          </w:rPrChange>
        </w:rPr>
        <w:t>(</w:t>
      </w:r>
      <w:ins w:id="164" w:author="Venkata Srinivas Samavedam" w:date="2017-03-17T10:55:00Z">
        <w:r w:rsidR="00F42A11" w:rsidRPr="00F42A11">
          <w:rPr>
            <w:color w:val="000000" w:themeColor="text1"/>
            <w:sz w:val="20"/>
            <w:highlight w:val="yellow"/>
            <w:rPrChange w:id="165" w:author="Venkata Srinivas Samavedam" w:date="2017-03-17T10:56:00Z">
              <w:rPr>
                <w:color w:val="000000" w:themeColor="text1"/>
                <w:sz w:val="20"/>
              </w:rPr>
            </w:rPrChange>
          </w:rPr>
          <w:t xml:space="preserve">Pending Cancellation, Pending In-Force, </w:t>
        </w:r>
      </w:ins>
      <w:commentRangeStart w:id="166"/>
      <w:r w:rsidRPr="00F42A11">
        <w:rPr>
          <w:color w:val="000000" w:themeColor="text1"/>
          <w:sz w:val="20"/>
          <w:highlight w:val="yellow"/>
          <w:rPrChange w:id="167" w:author="Venkata Srinivas Samavedam" w:date="2017-03-17T10:56:00Z">
            <w:rPr>
              <w:color w:val="000000" w:themeColor="text1"/>
              <w:sz w:val="20"/>
            </w:rPr>
          </w:rPrChange>
        </w:rPr>
        <w:t>In-Force</w:t>
      </w:r>
      <w:ins w:id="168" w:author="Venkata Srinivas Samavedam" w:date="2017-03-17T10:55:00Z">
        <w:r w:rsidR="00F42A11" w:rsidRPr="00F42A11">
          <w:rPr>
            <w:color w:val="000000" w:themeColor="text1"/>
            <w:sz w:val="20"/>
            <w:highlight w:val="yellow"/>
            <w:rPrChange w:id="169" w:author="Venkata Srinivas Samavedam" w:date="2017-03-17T10:56:00Z">
              <w:rPr>
                <w:color w:val="000000" w:themeColor="text1"/>
                <w:sz w:val="20"/>
              </w:rPr>
            </w:rPrChange>
          </w:rPr>
          <w:t>-PreventPay</w:t>
        </w:r>
      </w:ins>
      <w:ins w:id="170" w:author="Venkata Srinivas Samavedam" w:date="2017-03-17T10:56:00Z">
        <w:r w:rsidR="00F42A11" w:rsidRPr="00F42A11">
          <w:rPr>
            <w:color w:val="000000" w:themeColor="text1"/>
            <w:sz w:val="20"/>
            <w:highlight w:val="yellow"/>
            <w:rPrChange w:id="171" w:author="Venkata Srinivas Samavedam" w:date="2017-03-17T10:56:00Z">
              <w:rPr>
                <w:color w:val="000000" w:themeColor="text1"/>
                <w:sz w:val="20"/>
              </w:rPr>
            </w:rPrChange>
          </w:rPr>
          <w:t>, In-Force, Cancelled, Expired</w:t>
        </w:r>
      </w:ins>
      <w:r w:rsidRPr="00F42A11">
        <w:rPr>
          <w:color w:val="000000" w:themeColor="text1"/>
          <w:sz w:val="20"/>
          <w:highlight w:val="yellow"/>
          <w:rPrChange w:id="172" w:author="Venkata Srinivas Samavedam" w:date="2017-03-17T10:56:00Z">
            <w:rPr>
              <w:color w:val="000000" w:themeColor="text1"/>
              <w:sz w:val="20"/>
            </w:rPr>
          </w:rPrChange>
        </w:rPr>
        <w:t>,</w:t>
      </w:r>
      <w:ins w:id="173" w:author="Venkata Srinivas Samavedam" w:date="2017-03-17T10:56:00Z">
        <w:r w:rsidR="00F42A11" w:rsidRPr="00F42A11">
          <w:rPr>
            <w:color w:val="000000" w:themeColor="text1"/>
            <w:sz w:val="20"/>
            <w:highlight w:val="yellow"/>
            <w:rPrChange w:id="174" w:author="Venkata Srinivas Samavedam" w:date="2017-03-17T10:56:00Z">
              <w:rPr>
                <w:color w:val="000000" w:themeColor="text1"/>
                <w:sz w:val="20"/>
              </w:rPr>
            </w:rPrChange>
          </w:rPr>
          <w:t xml:space="preserve"> </w:t>
        </w:r>
      </w:ins>
      <w:del w:id="175" w:author="Venkata Srinivas Samavedam" w:date="2017-03-17T10:56:00Z">
        <w:r w:rsidRPr="00F42A11" w:rsidDel="00F42A11">
          <w:rPr>
            <w:color w:val="000000" w:themeColor="text1"/>
            <w:sz w:val="20"/>
            <w:highlight w:val="yellow"/>
            <w:rPrChange w:id="176" w:author="Venkata Srinivas Samavedam" w:date="2017-03-17T10:56:00Z">
              <w:rPr>
                <w:color w:val="000000" w:themeColor="text1"/>
                <w:sz w:val="20"/>
              </w:rPr>
            </w:rPrChange>
          </w:rPr>
          <w:delText xml:space="preserve"> </w:delText>
        </w:r>
      </w:del>
      <w:r w:rsidRPr="00F42A11">
        <w:rPr>
          <w:color w:val="000000" w:themeColor="text1"/>
          <w:sz w:val="20"/>
          <w:highlight w:val="yellow"/>
          <w:rPrChange w:id="177" w:author="Venkata Srinivas Samavedam" w:date="2017-03-17T10:56:00Z">
            <w:rPr>
              <w:color w:val="000000" w:themeColor="text1"/>
              <w:sz w:val="20"/>
            </w:rPr>
          </w:rPrChange>
        </w:rPr>
        <w:t>Suspended</w:t>
      </w:r>
      <w:commentRangeEnd w:id="166"/>
      <w:r w:rsidR="003C623A" w:rsidRPr="00F42A11">
        <w:rPr>
          <w:rStyle w:val="CommentReference"/>
          <w:highlight w:val="yellow"/>
          <w:rPrChange w:id="178" w:author="Venkata Srinivas Samavedam" w:date="2017-03-17T10:56:00Z">
            <w:rPr>
              <w:rStyle w:val="CommentReference"/>
            </w:rPr>
          </w:rPrChange>
        </w:rPr>
        <w:commentReference w:id="166"/>
      </w:r>
      <w:r w:rsidRPr="00F42A11">
        <w:rPr>
          <w:color w:val="000000" w:themeColor="text1"/>
          <w:sz w:val="20"/>
          <w:highlight w:val="yellow"/>
          <w:rPrChange w:id="179" w:author="Venkata Srinivas Samavedam" w:date="2017-03-17T10:56:00Z">
            <w:rPr>
              <w:color w:val="000000" w:themeColor="text1"/>
              <w:sz w:val="20"/>
            </w:rPr>
          </w:rPrChange>
        </w:rPr>
        <w:t>)</w:t>
      </w:r>
      <w:r w:rsidRPr="003E7AE9">
        <w:rPr>
          <w:color w:val="000000" w:themeColor="text1"/>
          <w:sz w:val="20"/>
        </w:rPr>
        <w:t xml:space="preserve"> and latest major version will be considered. </w:t>
      </w:r>
    </w:p>
    <w:p w14:paraId="3201F735" w14:textId="77777777" w:rsidR="00F70F3C" w:rsidRDefault="00F70F3C" w:rsidP="00AE3843">
      <w:pPr>
        <w:pStyle w:val="ListParagraph"/>
        <w:numPr>
          <w:ilvl w:val="0"/>
          <w:numId w:val="16"/>
        </w:numPr>
        <w:spacing w:after="120" w:line="240" w:lineRule="atLeast"/>
        <w:rPr>
          <w:color w:val="000000" w:themeColor="text1"/>
          <w:sz w:val="20"/>
        </w:rPr>
      </w:pPr>
      <w:r>
        <w:rPr>
          <w:color w:val="000000" w:themeColor="text1"/>
          <w:sz w:val="20"/>
        </w:rPr>
        <w:t xml:space="preserve">Calling system will consume the response </w:t>
      </w:r>
      <w:r w:rsidR="002349B5">
        <w:rPr>
          <w:color w:val="000000" w:themeColor="text1"/>
          <w:sz w:val="20"/>
        </w:rPr>
        <w:t>and process the information</w:t>
      </w:r>
      <w:r>
        <w:rPr>
          <w:color w:val="000000" w:themeColor="text1"/>
          <w:sz w:val="20"/>
        </w:rPr>
        <w:t xml:space="preserve"> to interpret the results</w:t>
      </w:r>
      <w:r w:rsidR="002349B5">
        <w:rPr>
          <w:color w:val="000000" w:themeColor="text1"/>
          <w:sz w:val="20"/>
        </w:rPr>
        <w:t xml:space="preserve"> published</w:t>
      </w:r>
      <w:r>
        <w:rPr>
          <w:color w:val="000000" w:themeColor="text1"/>
          <w:sz w:val="20"/>
        </w:rPr>
        <w:t>.</w:t>
      </w:r>
    </w:p>
    <w:p w14:paraId="107571F1" w14:textId="77777777" w:rsidR="00CB0386" w:rsidRDefault="009E53F2" w:rsidP="00AE3843">
      <w:pPr>
        <w:pStyle w:val="ListParagraph"/>
        <w:numPr>
          <w:ilvl w:val="0"/>
          <w:numId w:val="16"/>
        </w:numPr>
        <w:spacing w:after="120" w:line="240" w:lineRule="atLeast"/>
        <w:rPr>
          <w:color w:val="000000" w:themeColor="text1"/>
          <w:sz w:val="20"/>
        </w:rPr>
      </w:pPr>
      <w:r>
        <w:rPr>
          <w:color w:val="000000" w:themeColor="text1"/>
          <w:sz w:val="20"/>
        </w:rPr>
        <w:t>Assets and Partners data is not in the scope for Duplicate cover check criteria</w:t>
      </w:r>
    </w:p>
    <w:p w14:paraId="04A0DB2F" w14:textId="77777777" w:rsidR="00C31D1F" w:rsidRDefault="00C31D1F" w:rsidP="003E7AE9">
      <w:pPr>
        <w:pStyle w:val="ListParagraph"/>
        <w:numPr>
          <w:ilvl w:val="0"/>
          <w:numId w:val="16"/>
        </w:numPr>
        <w:contextualSpacing w:val="0"/>
        <w:jc w:val="left"/>
        <w:rPr>
          <w:color w:val="000000" w:themeColor="text1"/>
          <w:sz w:val="20"/>
        </w:rPr>
      </w:pPr>
      <w:r>
        <w:rPr>
          <w:color w:val="000000" w:themeColor="text1"/>
          <w:sz w:val="20"/>
        </w:rPr>
        <w:t>Pega will use the UpdateParty service to update any changes to the contract (Dates, status) for all previous versions.</w:t>
      </w:r>
    </w:p>
    <w:p w14:paraId="035AF0D2" w14:textId="77777777" w:rsidR="00FC7078" w:rsidRDefault="00090F9E" w:rsidP="003E7AE9">
      <w:pPr>
        <w:pStyle w:val="ListParagraph"/>
        <w:numPr>
          <w:ilvl w:val="0"/>
          <w:numId w:val="16"/>
        </w:numPr>
        <w:contextualSpacing w:val="0"/>
        <w:jc w:val="left"/>
        <w:rPr>
          <w:ins w:id="180" w:author="Venkata Srinivas Samavedam" w:date="2017-03-17T11:19:00Z"/>
          <w:color w:val="000000" w:themeColor="text1"/>
          <w:sz w:val="20"/>
        </w:rPr>
      </w:pPr>
      <w:r>
        <w:rPr>
          <w:color w:val="000000" w:themeColor="text1"/>
          <w:sz w:val="20"/>
        </w:rPr>
        <w:t>BIX extract from PEGA should have the Ensura Product and Claim Center Product Code for product mapping.</w:t>
      </w:r>
    </w:p>
    <w:p w14:paraId="2A054921" w14:textId="1D6DBB97" w:rsidR="009E53F2" w:rsidRPr="003E7AE9" w:rsidRDefault="00FC7078" w:rsidP="00FC7078">
      <w:pPr>
        <w:pStyle w:val="ListParagraph"/>
        <w:numPr>
          <w:ilvl w:val="0"/>
          <w:numId w:val="16"/>
        </w:numPr>
        <w:contextualSpacing w:val="0"/>
        <w:jc w:val="left"/>
        <w:rPr>
          <w:color w:val="000000" w:themeColor="text1"/>
          <w:sz w:val="20"/>
        </w:rPr>
      </w:pPr>
      <w:ins w:id="181" w:author="Venkata Srinivas Samavedam" w:date="2017-03-17T11:19:00Z">
        <w:r w:rsidRPr="003941DE">
          <w:rPr>
            <w:color w:val="000000" w:themeColor="text1"/>
            <w:sz w:val="20"/>
            <w:highlight w:val="yellow"/>
            <w:rPrChange w:id="182" w:author="Venkata Srinivas Samavedam" w:date="2017-03-17T12:23:00Z">
              <w:rPr>
                <w:color w:val="000000" w:themeColor="text1"/>
                <w:sz w:val="20"/>
              </w:rPr>
            </w:rPrChange>
          </w:rPr>
          <w:t xml:space="preserve">MDM </w:t>
        </w:r>
      </w:ins>
      <w:ins w:id="183" w:author="Venkata Srinivas Samavedam" w:date="2017-03-17T12:23:00Z">
        <w:r w:rsidR="00555C07" w:rsidRPr="003941DE">
          <w:rPr>
            <w:color w:val="000000" w:themeColor="text1"/>
            <w:sz w:val="20"/>
            <w:highlight w:val="yellow"/>
            <w:rPrChange w:id="184" w:author="Venkata Srinivas Samavedam" w:date="2017-03-17T12:23:00Z">
              <w:rPr>
                <w:color w:val="000000" w:themeColor="text1"/>
                <w:sz w:val="20"/>
              </w:rPr>
            </w:rPrChange>
          </w:rPr>
          <w:t>won’t</w:t>
        </w:r>
      </w:ins>
      <w:ins w:id="185" w:author="Venkata Srinivas Samavedam" w:date="2017-03-17T11:19:00Z">
        <w:r w:rsidRPr="003941DE">
          <w:rPr>
            <w:color w:val="000000" w:themeColor="text1"/>
            <w:sz w:val="20"/>
            <w:highlight w:val="yellow"/>
            <w:rPrChange w:id="186" w:author="Venkata Srinivas Samavedam" w:date="2017-03-17T12:23:00Z">
              <w:rPr>
                <w:color w:val="000000" w:themeColor="text1"/>
                <w:sz w:val="20"/>
              </w:rPr>
            </w:rPrChange>
          </w:rPr>
          <w:t xml:space="preserve"> apply any date logic around eServe contracts. Based on contracts status will identify whether eServe co</w:t>
        </w:r>
        <w:r w:rsidR="000568D2" w:rsidRPr="003941DE">
          <w:rPr>
            <w:color w:val="000000" w:themeColor="text1"/>
            <w:sz w:val="20"/>
            <w:highlight w:val="yellow"/>
            <w:rPrChange w:id="187" w:author="Venkata Srinivas Samavedam" w:date="2017-03-17T12:23:00Z">
              <w:rPr>
                <w:color w:val="000000" w:themeColor="text1"/>
                <w:sz w:val="20"/>
              </w:rPr>
            </w:rPrChange>
          </w:rPr>
          <w:t>ntract is active or not.</w:t>
        </w:r>
      </w:ins>
      <w:r w:rsidR="00CB0386" w:rsidRPr="003E7AE9">
        <w:rPr>
          <w:color w:val="000000" w:themeColor="text1"/>
          <w:sz w:val="20"/>
        </w:rPr>
        <w:br/>
      </w:r>
    </w:p>
    <w:p w14:paraId="27D35387" w14:textId="77777777" w:rsidR="00F6682E" w:rsidRDefault="00F6682E" w:rsidP="00F6682E">
      <w:pPr>
        <w:pStyle w:val="Heading1"/>
        <w:pageBreakBefore/>
        <w:numPr>
          <w:ilvl w:val="0"/>
          <w:numId w:val="2"/>
        </w:numPr>
        <w:ind w:left="431" w:hanging="431"/>
        <w:jc w:val="left"/>
        <w:rPr>
          <w:rFonts w:cs="Calibri"/>
        </w:rPr>
      </w:pPr>
      <w:bookmarkStart w:id="188" w:name="_Toc422147904"/>
      <w:bookmarkStart w:id="189" w:name="_Toc422229325"/>
      <w:bookmarkStart w:id="190" w:name="_Toc422231695"/>
      <w:bookmarkStart w:id="191" w:name="_Toc422220699"/>
      <w:bookmarkStart w:id="192" w:name="_Toc422302488"/>
      <w:bookmarkStart w:id="193" w:name="_Toc422398965"/>
      <w:bookmarkStart w:id="194" w:name="_Toc422399070"/>
      <w:bookmarkStart w:id="195" w:name="_Toc422386395"/>
      <w:bookmarkStart w:id="196" w:name="_Toc422823122"/>
      <w:bookmarkStart w:id="197" w:name="_Toc426017801"/>
      <w:bookmarkStart w:id="198" w:name="_Toc427925189"/>
      <w:bookmarkStart w:id="199" w:name="_Toc422147905"/>
      <w:bookmarkStart w:id="200" w:name="_Toc422229326"/>
      <w:bookmarkStart w:id="201" w:name="_Toc422231696"/>
      <w:bookmarkStart w:id="202" w:name="_Toc422220700"/>
      <w:bookmarkStart w:id="203" w:name="_Toc422302489"/>
      <w:bookmarkStart w:id="204" w:name="_Toc422398966"/>
      <w:bookmarkStart w:id="205" w:name="_Toc422399071"/>
      <w:bookmarkStart w:id="206" w:name="_Toc422386396"/>
      <w:bookmarkStart w:id="207" w:name="_Toc422823123"/>
      <w:bookmarkStart w:id="208" w:name="_Toc426017802"/>
      <w:bookmarkStart w:id="209" w:name="_Toc427925190"/>
      <w:bookmarkStart w:id="210" w:name="_Toc422147906"/>
      <w:bookmarkStart w:id="211" w:name="_Toc422229327"/>
      <w:bookmarkStart w:id="212" w:name="_Toc422231697"/>
      <w:bookmarkStart w:id="213" w:name="_Toc422220701"/>
      <w:bookmarkStart w:id="214" w:name="_Toc422302490"/>
      <w:bookmarkStart w:id="215" w:name="_Toc422398967"/>
      <w:bookmarkStart w:id="216" w:name="_Toc422399072"/>
      <w:bookmarkStart w:id="217" w:name="_Toc422386397"/>
      <w:bookmarkStart w:id="218" w:name="_Toc422823124"/>
      <w:bookmarkStart w:id="219" w:name="_Toc426017803"/>
      <w:bookmarkStart w:id="220" w:name="_Toc427925191"/>
      <w:bookmarkStart w:id="221" w:name="_Toc422147907"/>
      <w:bookmarkStart w:id="222" w:name="_Toc422229328"/>
      <w:bookmarkStart w:id="223" w:name="_Toc422231698"/>
      <w:bookmarkStart w:id="224" w:name="_Toc422220702"/>
      <w:bookmarkStart w:id="225" w:name="_Toc422302491"/>
      <w:bookmarkStart w:id="226" w:name="_Toc422398968"/>
      <w:bookmarkStart w:id="227" w:name="_Toc422399073"/>
      <w:bookmarkStart w:id="228" w:name="_Toc422386398"/>
      <w:bookmarkStart w:id="229" w:name="_Toc422823125"/>
      <w:bookmarkStart w:id="230" w:name="_Toc426017804"/>
      <w:bookmarkStart w:id="231" w:name="_Toc427925192"/>
      <w:bookmarkStart w:id="232" w:name="_Toc422147908"/>
      <w:bookmarkStart w:id="233" w:name="_Toc422229329"/>
      <w:bookmarkStart w:id="234" w:name="_Toc422231699"/>
      <w:bookmarkStart w:id="235" w:name="_Toc422220703"/>
      <w:bookmarkStart w:id="236" w:name="_Toc422302492"/>
      <w:bookmarkStart w:id="237" w:name="_Toc422398969"/>
      <w:bookmarkStart w:id="238" w:name="_Toc422399074"/>
      <w:bookmarkStart w:id="239" w:name="_Toc422386399"/>
      <w:bookmarkStart w:id="240" w:name="_Toc422823126"/>
      <w:bookmarkStart w:id="241" w:name="_Toc426017805"/>
      <w:bookmarkStart w:id="242" w:name="_Toc427925193"/>
      <w:bookmarkStart w:id="243" w:name="_Toc422147909"/>
      <w:bookmarkStart w:id="244" w:name="_Toc422229330"/>
      <w:bookmarkStart w:id="245" w:name="_Toc422231700"/>
      <w:bookmarkStart w:id="246" w:name="_Toc422220704"/>
      <w:bookmarkStart w:id="247" w:name="_Toc422302493"/>
      <w:bookmarkStart w:id="248" w:name="_Toc422398970"/>
      <w:bookmarkStart w:id="249" w:name="_Toc422399075"/>
      <w:bookmarkStart w:id="250" w:name="_Toc422386400"/>
      <w:bookmarkStart w:id="251" w:name="_Toc422823127"/>
      <w:bookmarkStart w:id="252" w:name="_Toc426017806"/>
      <w:bookmarkStart w:id="253" w:name="_Toc427925194"/>
      <w:bookmarkStart w:id="254" w:name="_Toc422147910"/>
      <w:bookmarkStart w:id="255" w:name="_Toc422229331"/>
      <w:bookmarkStart w:id="256" w:name="_Toc422231701"/>
      <w:bookmarkStart w:id="257" w:name="_Toc422220705"/>
      <w:bookmarkStart w:id="258" w:name="_Toc422302494"/>
      <w:bookmarkStart w:id="259" w:name="_Toc422398971"/>
      <w:bookmarkStart w:id="260" w:name="_Toc422399076"/>
      <w:bookmarkStart w:id="261" w:name="_Toc422386401"/>
      <w:bookmarkStart w:id="262" w:name="_Toc422823128"/>
      <w:bookmarkStart w:id="263" w:name="_Toc426017807"/>
      <w:bookmarkStart w:id="264" w:name="_Toc427925195"/>
      <w:bookmarkStart w:id="265" w:name="_Toc422147911"/>
      <w:bookmarkStart w:id="266" w:name="_Toc422229332"/>
      <w:bookmarkStart w:id="267" w:name="_Toc422231702"/>
      <w:bookmarkStart w:id="268" w:name="_Toc422220706"/>
      <w:bookmarkStart w:id="269" w:name="_Toc422302495"/>
      <w:bookmarkStart w:id="270" w:name="_Toc422398972"/>
      <w:bookmarkStart w:id="271" w:name="_Toc422399077"/>
      <w:bookmarkStart w:id="272" w:name="_Toc422386402"/>
      <w:bookmarkStart w:id="273" w:name="_Toc422823129"/>
      <w:bookmarkStart w:id="274" w:name="_Toc426017808"/>
      <w:bookmarkStart w:id="275" w:name="_Toc427925196"/>
      <w:bookmarkStart w:id="276" w:name="_Toc420086208"/>
      <w:bookmarkStart w:id="277" w:name="_Toc420513617"/>
      <w:bookmarkStart w:id="278" w:name="_Toc420513677"/>
      <w:bookmarkStart w:id="279" w:name="_Toc421292361"/>
      <w:bookmarkStart w:id="280" w:name="_Toc421700314"/>
      <w:bookmarkStart w:id="281" w:name="_Toc421715551"/>
      <w:bookmarkStart w:id="282" w:name="_Toc421715287"/>
      <w:bookmarkStart w:id="283" w:name="_Toc422147912"/>
      <w:bookmarkStart w:id="284" w:name="_Toc422229333"/>
      <w:bookmarkStart w:id="285" w:name="_Toc422231703"/>
      <w:bookmarkStart w:id="286" w:name="_Toc422220707"/>
      <w:bookmarkStart w:id="287" w:name="_Toc422302496"/>
      <w:bookmarkStart w:id="288" w:name="_Toc422398973"/>
      <w:bookmarkStart w:id="289" w:name="_Toc422399078"/>
      <w:bookmarkStart w:id="290" w:name="_Toc422386403"/>
      <w:bookmarkStart w:id="291" w:name="_Toc422823130"/>
      <w:bookmarkStart w:id="292" w:name="_Toc426017809"/>
      <w:bookmarkStart w:id="293" w:name="_Toc427925197"/>
      <w:bookmarkStart w:id="294" w:name="_Toc420086209"/>
      <w:bookmarkStart w:id="295" w:name="_Toc420513618"/>
      <w:bookmarkStart w:id="296" w:name="_Toc420513678"/>
      <w:bookmarkStart w:id="297" w:name="_Toc421292362"/>
      <w:bookmarkStart w:id="298" w:name="_Toc421700315"/>
      <w:bookmarkStart w:id="299" w:name="_Toc421715552"/>
      <w:bookmarkStart w:id="300" w:name="_Toc421715288"/>
      <w:bookmarkStart w:id="301" w:name="_Toc422147913"/>
      <w:bookmarkStart w:id="302" w:name="_Toc422229334"/>
      <w:bookmarkStart w:id="303" w:name="_Toc422231704"/>
      <w:bookmarkStart w:id="304" w:name="_Toc422220708"/>
      <w:bookmarkStart w:id="305" w:name="_Toc422302497"/>
      <w:bookmarkStart w:id="306" w:name="_Toc422398974"/>
      <w:bookmarkStart w:id="307" w:name="_Toc422399079"/>
      <w:bookmarkStart w:id="308" w:name="_Toc422386404"/>
      <w:bookmarkStart w:id="309" w:name="_Toc422823131"/>
      <w:bookmarkStart w:id="310" w:name="_Toc426017810"/>
      <w:bookmarkStart w:id="311" w:name="_Toc427925198"/>
      <w:bookmarkStart w:id="312" w:name="_Toc420086210"/>
      <w:bookmarkStart w:id="313" w:name="_Toc420513619"/>
      <w:bookmarkStart w:id="314" w:name="_Toc420513679"/>
      <w:bookmarkStart w:id="315" w:name="_Toc421292363"/>
      <w:bookmarkStart w:id="316" w:name="_Toc421700316"/>
      <w:bookmarkStart w:id="317" w:name="_Toc421715553"/>
      <w:bookmarkStart w:id="318" w:name="_Toc421715289"/>
      <w:bookmarkStart w:id="319" w:name="_Toc422147914"/>
      <w:bookmarkStart w:id="320" w:name="_Toc422229335"/>
      <w:bookmarkStart w:id="321" w:name="_Toc422231705"/>
      <w:bookmarkStart w:id="322" w:name="_Toc422220709"/>
      <w:bookmarkStart w:id="323" w:name="_Toc422302498"/>
      <w:bookmarkStart w:id="324" w:name="_Toc422398975"/>
      <w:bookmarkStart w:id="325" w:name="_Toc422399080"/>
      <w:bookmarkStart w:id="326" w:name="_Toc422386405"/>
      <w:bookmarkStart w:id="327" w:name="_Toc422823132"/>
      <w:bookmarkStart w:id="328" w:name="_Toc426017811"/>
      <w:bookmarkStart w:id="329" w:name="_Toc427925199"/>
      <w:bookmarkStart w:id="330" w:name="_Toc420086211"/>
      <w:bookmarkStart w:id="331" w:name="_Toc420513620"/>
      <w:bookmarkStart w:id="332" w:name="_Toc420513680"/>
      <w:bookmarkStart w:id="333" w:name="_Toc421292364"/>
      <w:bookmarkStart w:id="334" w:name="_Toc421700317"/>
      <w:bookmarkStart w:id="335" w:name="_Toc421715554"/>
      <w:bookmarkStart w:id="336" w:name="_Toc421715290"/>
      <w:bookmarkStart w:id="337" w:name="_Toc422147915"/>
      <w:bookmarkStart w:id="338" w:name="_Toc422229336"/>
      <w:bookmarkStart w:id="339" w:name="_Toc422231706"/>
      <w:bookmarkStart w:id="340" w:name="_Toc422220710"/>
      <w:bookmarkStart w:id="341" w:name="_Toc422302499"/>
      <w:bookmarkStart w:id="342" w:name="_Toc422398976"/>
      <w:bookmarkStart w:id="343" w:name="_Toc422399081"/>
      <w:bookmarkStart w:id="344" w:name="_Toc422386406"/>
      <w:bookmarkStart w:id="345" w:name="_Toc422823133"/>
      <w:bookmarkStart w:id="346" w:name="_Toc426017812"/>
      <w:bookmarkStart w:id="347" w:name="_Toc427925200"/>
      <w:bookmarkStart w:id="348" w:name="_Toc420086212"/>
      <w:bookmarkStart w:id="349" w:name="_Toc420513621"/>
      <w:bookmarkStart w:id="350" w:name="_Toc420513681"/>
      <w:bookmarkStart w:id="351" w:name="_Toc421292365"/>
      <w:bookmarkStart w:id="352" w:name="_Toc421700318"/>
      <w:bookmarkStart w:id="353" w:name="_Toc421715555"/>
      <w:bookmarkStart w:id="354" w:name="_Toc421715291"/>
      <w:bookmarkStart w:id="355" w:name="_Toc422147916"/>
      <w:bookmarkStart w:id="356" w:name="_Toc422229337"/>
      <w:bookmarkStart w:id="357" w:name="_Toc422231707"/>
      <w:bookmarkStart w:id="358" w:name="_Toc422220711"/>
      <w:bookmarkStart w:id="359" w:name="_Toc422302500"/>
      <w:bookmarkStart w:id="360" w:name="_Toc422398977"/>
      <w:bookmarkStart w:id="361" w:name="_Toc422399082"/>
      <w:bookmarkStart w:id="362" w:name="_Toc422386407"/>
      <w:bookmarkStart w:id="363" w:name="_Toc422823134"/>
      <w:bookmarkStart w:id="364" w:name="_Toc426017813"/>
      <w:bookmarkStart w:id="365" w:name="_Toc427925201"/>
      <w:bookmarkStart w:id="366" w:name="_Toc420086213"/>
      <w:bookmarkStart w:id="367" w:name="_Toc420513622"/>
      <w:bookmarkStart w:id="368" w:name="_Toc420513682"/>
      <w:bookmarkStart w:id="369" w:name="_Toc421292366"/>
      <w:bookmarkStart w:id="370" w:name="_Toc421700319"/>
      <w:bookmarkStart w:id="371" w:name="_Toc421715556"/>
      <w:bookmarkStart w:id="372" w:name="_Toc421715292"/>
      <w:bookmarkStart w:id="373" w:name="_Toc422147917"/>
      <w:bookmarkStart w:id="374" w:name="_Toc422229338"/>
      <w:bookmarkStart w:id="375" w:name="_Toc422231708"/>
      <w:bookmarkStart w:id="376" w:name="_Toc422220712"/>
      <w:bookmarkStart w:id="377" w:name="_Toc422302501"/>
      <w:bookmarkStart w:id="378" w:name="_Toc422398978"/>
      <w:bookmarkStart w:id="379" w:name="_Toc422399083"/>
      <w:bookmarkStart w:id="380" w:name="_Toc422386408"/>
      <w:bookmarkStart w:id="381" w:name="_Toc422823135"/>
      <w:bookmarkStart w:id="382" w:name="_Toc426017814"/>
      <w:bookmarkStart w:id="383" w:name="_Toc427925202"/>
      <w:bookmarkStart w:id="384" w:name="_Toc420086214"/>
      <w:bookmarkStart w:id="385" w:name="_Toc420513623"/>
      <w:bookmarkStart w:id="386" w:name="_Toc420513683"/>
      <w:bookmarkStart w:id="387" w:name="_Toc421292367"/>
      <w:bookmarkStart w:id="388" w:name="_Toc421700320"/>
      <w:bookmarkStart w:id="389" w:name="_Toc421715557"/>
      <w:bookmarkStart w:id="390" w:name="_Toc421715293"/>
      <w:bookmarkStart w:id="391" w:name="_Toc422147918"/>
      <w:bookmarkStart w:id="392" w:name="_Toc422229339"/>
      <w:bookmarkStart w:id="393" w:name="_Toc422231709"/>
      <w:bookmarkStart w:id="394" w:name="_Toc422220713"/>
      <w:bookmarkStart w:id="395" w:name="_Toc422302502"/>
      <w:bookmarkStart w:id="396" w:name="_Toc422398979"/>
      <w:bookmarkStart w:id="397" w:name="_Toc422399084"/>
      <w:bookmarkStart w:id="398" w:name="_Toc422386409"/>
      <w:bookmarkStart w:id="399" w:name="_Toc422823136"/>
      <w:bookmarkStart w:id="400" w:name="_Toc426017815"/>
      <w:bookmarkStart w:id="401" w:name="_Toc427925203"/>
      <w:bookmarkStart w:id="402" w:name="_Toc420086215"/>
      <w:bookmarkStart w:id="403" w:name="_Toc420513624"/>
      <w:bookmarkStart w:id="404" w:name="_Toc420513684"/>
      <w:bookmarkStart w:id="405" w:name="_Toc421292368"/>
      <w:bookmarkStart w:id="406" w:name="_Toc421700321"/>
      <w:bookmarkStart w:id="407" w:name="_Toc421715558"/>
      <w:bookmarkStart w:id="408" w:name="_Toc421715294"/>
      <w:bookmarkStart w:id="409" w:name="_Toc422147919"/>
      <w:bookmarkStart w:id="410" w:name="_Toc422229340"/>
      <w:bookmarkStart w:id="411" w:name="_Toc422231710"/>
      <w:bookmarkStart w:id="412" w:name="_Toc422220714"/>
      <w:bookmarkStart w:id="413" w:name="_Toc422302503"/>
      <w:bookmarkStart w:id="414" w:name="_Toc422398980"/>
      <w:bookmarkStart w:id="415" w:name="_Toc422399085"/>
      <w:bookmarkStart w:id="416" w:name="_Toc422386410"/>
      <w:bookmarkStart w:id="417" w:name="_Toc422823137"/>
      <w:bookmarkStart w:id="418" w:name="_Toc426017816"/>
      <w:bookmarkStart w:id="419" w:name="_Toc427925204"/>
      <w:bookmarkStart w:id="420" w:name="_Toc353454134"/>
      <w:bookmarkStart w:id="421" w:name="_Toc453246563"/>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r>
        <w:rPr>
          <w:rFonts w:cs="Calibri"/>
        </w:rPr>
        <w:lastRenderedPageBreak/>
        <w:t>Detailed Interface Specification</w:t>
      </w:r>
      <w:bookmarkEnd w:id="420"/>
      <w:bookmarkEnd w:id="421"/>
    </w:p>
    <w:p w14:paraId="71382207" w14:textId="77777777" w:rsidR="00F009A3" w:rsidRPr="003E7AE9" w:rsidRDefault="00633066" w:rsidP="00F009A3">
      <w:pPr>
        <w:pStyle w:val="Heading2"/>
        <w:numPr>
          <w:ilvl w:val="1"/>
          <w:numId w:val="2"/>
        </w:numPr>
        <w:jc w:val="left"/>
        <w:rPr>
          <w:i w:val="0"/>
        </w:rPr>
      </w:pPr>
      <w:bookmarkStart w:id="422" w:name="_Toc416781512"/>
      <w:bookmarkStart w:id="423" w:name="_Toc453246564"/>
      <w:r w:rsidRPr="003E7AE9">
        <w:rPr>
          <w:i w:val="0"/>
        </w:rPr>
        <w:t>DuplicateCoverCheck</w:t>
      </w:r>
      <w:r w:rsidR="00F009A3" w:rsidRPr="003E7AE9">
        <w:rPr>
          <w:i w:val="0"/>
        </w:rPr>
        <w:t xml:space="preserve"> Service</w:t>
      </w:r>
      <w:bookmarkEnd w:id="422"/>
      <w:bookmarkEnd w:id="423"/>
    </w:p>
    <w:p w14:paraId="117E6B65" w14:textId="77777777" w:rsidR="008E186B" w:rsidRDefault="008E186B" w:rsidP="008E186B">
      <w:pPr>
        <w:pStyle w:val="Heading2"/>
        <w:numPr>
          <w:ilvl w:val="2"/>
          <w:numId w:val="2"/>
        </w:numPr>
        <w:jc w:val="left"/>
        <w:rPr>
          <w:iCs/>
          <w:szCs w:val="24"/>
        </w:rPr>
      </w:pPr>
      <w:bookmarkStart w:id="424" w:name="_Toc416781514"/>
      <w:bookmarkStart w:id="425" w:name="_Toc453246565"/>
      <w:r>
        <w:rPr>
          <w:iCs/>
          <w:szCs w:val="24"/>
        </w:rPr>
        <w:t>File Naming Conventions</w:t>
      </w:r>
      <w:bookmarkEnd w:id="424"/>
      <w:bookmarkEnd w:id="425"/>
    </w:p>
    <w:p w14:paraId="39EAB71E" w14:textId="77777777" w:rsidR="00F1486B" w:rsidRDefault="00F1486B" w:rsidP="00F1486B">
      <w:pPr>
        <w:rPr>
          <w:sz w:val="20"/>
        </w:rPr>
      </w:pPr>
    </w:p>
    <w:p w14:paraId="7C7FC0ED" w14:textId="77777777" w:rsidR="00F1486B" w:rsidRPr="00F1486B" w:rsidRDefault="00F1486B" w:rsidP="00F1486B">
      <w:r w:rsidRPr="001E7D78">
        <w:rPr>
          <w:sz w:val="20"/>
        </w:rPr>
        <w:t xml:space="preserve">Below are the </w:t>
      </w:r>
      <w:r w:rsidR="0086200A">
        <w:rPr>
          <w:sz w:val="20"/>
        </w:rPr>
        <w:t xml:space="preserve">xsd </w:t>
      </w:r>
      <w:r>
        <w:rPr>
          <w:sz w:val="20"/>
        </w:rPr>
        <w:t xml:space="preserve">and </w:t>
      </w:r>
      <w:r w:rsidRPr="001E7D78">
        <w:rPr>
          <w:sz w:val="20"/>
        </w:rPr>
        <w:t xml:space="preserve">wsdl </w:t>
      </w:r>
      <w:r>
        <w:rPr>
          <w:sz w:val="20"/>
        </w:rPr>
        <w:t xml:space="preserve">file </w:t>
      </w:r>
      <w:r w:rsidRPr="001E7D78">
        <w:rPr>
          <w:sz w:val="20"/>
        </w:rPr>
        <w:t xml:space="preserve">naming </w:t>
      </w:r>
      <w:r>
        <w:rPr>
          <w:sz w:val="20"/>
        </w:rPr>
        <w:t>conventions</w:t>
      </w:r>
    </w:p>
    <w:p w14:paraId="4C194BCB" w14:textId="77777777" w:rsidR="008E186B" w:rsidRDefault="008E186B" w:rsidP="008E186B">
      <w:pPr>
        <w:jc w:val="left"/>
        <w:rPr>
          <w:sz w:val="20"/>
        </w:rPr>
      </w:pPr>
    </w:p>
    <w:p w14:paraId="017D82CA" w14:textId="77777777" w:rsidR="008E186B" w:rsidRPr="00F1486B" w:rsidRDefault="008E186B" w:rsidP="008E186B">
      <w:pPr>
        <w:jc w:val="left"/>
        <w:rPr>
          <w:b/>
          <w:sz w:val="20"/>
        </w:rPr>
      </w:pPr>
      <w:r w:rsidRPr="00F1486B">
        <w:rPr>
          <w:b/>
          <w:sz w:val="20"/>
        </w:rPr>
        <w:t xml:space="preserve">wsdl </w:t>
      </w:r>
      <w:r w:rsidR="002462E5" w:rsidRPr="005A1320">
        <w:rPr>
          <w:b/>
          <w:sz w:val="20"/>
        </w:rPr>
        <w:t xml:space="preserve">namespace </w:t>
      </w:r>
      <w:r w:rsidR="002462E5">
        <w:rPr>
          <w:b/>
          <w:sz w:val="20"/>
        </w:rPr>
        <w:t xml:space="preserve">and </w:t>
      </w:r>
      <w:r w:rsidRPr="00F1486B">
        <w:rPr>
          <w:b/>
          <w:sz w:val="20"/>
        </w:rPr>
        <w:t xml:space="preserve">File Naming Conventions: </w:t>
      </w:r>
    </w:p>
    <w:p w14:paraId="470F4345" w14:textId="77777777" w:rsidR="002462E5" w:rsidRPr="003E7AE9" w:rsidRDefault="001E68A7" w:rsidP="003E7AE9">
      <w:pPr>
        <w:pStyle w:val="ListParagraph"/>
        <w:numPr>
          <w:ilvl w:val="0"/>
          <w:numId w:val="49"/>
        </w:numPr>
        <w:jc w:val="left"/>
        <w:rPr>
          <w:sz w:val="20"/>
        </w:rPr>
      </w:pPr>
      <w:r>
        <w:rPr>
          <w:sz w:val="20"/>
        </w:rPr>
        <w:t>/wsdl/</w:t>
      </w:r>
      <w:r w:rsidR="00576C32">
        <w:rPr>
          <w:sz w:val="20"/>
        </w:rPr>
        <w:t>Europe/GB</w:t>
      </w:r>
      <w:r>
        <w:rPr>
          <w:sz w:val="20"/>
        </w:rPr>
        <w:t>/</w:t>
      </w:r>
      <w:r w:rsidRPr="001E68A7">
        <w:rPr>
          <w:sz w:val="20"/>
        </w:rPr>
        <w:t>Cust</w:t>
      </w:r>
      <w:r>
        <w:rPr>
          <w:sz w:val="20"/>
        </w:rPr>
        <w:t>omer/DuplicateCoverCheckService/</w:t>
      </w:r>
      <w:r w:rsidRPr="001E68A7">
        <w:rPr>
          <w:sz w:val="20"/>
        </w:rPr>
        <w:t>v1</w:t>
      </w:r>
      <w:r>
        <w:rPr>
          <w:sz w:val="20"/>
        </w:rPr>
        <w:t>/</w:t>
      </w:r>
      <w:r w:rsidR="002462E5" w:rsidRPr="003E7AE9">
        <w:rPr>
          <w:sz w:val="20"/>
        </w:rPr>
        <w:t>DuplicateCoverCheckService.wsdl</w:t>
      </w:r>
    </w:p>
    <w:p w14:paraId="2F947746" w14:textId="77777777" w:rsidR="008E186B" w:rsidRPr="00A750F5" w:rsidRDefault="005A1320" w:rsidP="005A1320">
      <w:pPr>
        <w:tabs>
          <w:tab w:val="left" w:pos="3505"/>
        </w:tabs>
        <w:jc w:val="left"/>
        <w:rPr>
          <w:sz w:val="20"/>
        </w:rPr>
      </w:pPr>
      <w:r>
        <w:rPr>
          <w:sz w:val="20"/>
        </w:rPr>
        <w:tab/>
      </w:r>
    </w:p>
    <w:p w14:paraId="6DB08920" w14:textId="77777777" w:rsidR="00F1486B" w:rsidRPr="00777A59" w:rsidRDefault="00F1486B" w:rsidP="00F1486B">
      <w:pPr>
        <w:jc w:val="left"/>
        <w:rPr>
          <w:b/>
          <w:sz w:val="20"/>
        </w:rPr>
      </w:pPr>
      <w:r w:rsidRPr="005A1320">
        <w:rPr>
          <w:b/>
          <w:sz w:val="20"/>
        </w:rPr>
        <w:t>xsd namespace and file name format:</w:t>
      </w:r>
      <w:r w:rsidRPr="00777A59">
        <w:rPr>
          <w:b/>
          <w:sz w:val="20"/>
        </w:rPr>
        <w:t xml:space="preserve">  </w:t>
      </w:r>
      <w:r w:rsidRPr="00777A59">
        <w:rPr>
          <w:b/>
          <w:sz w:val="20"/>
        </w:rPr>
        <w:tab/>
      </w:r>
    </w:p>
    <w:p w14:paraId="28898285" w14:textId="77777777" w:rsidR="00F1486B" w:rsidRDefault="00575AAC" w:rsidP="005A1320">
      <w:pPr>
        <w:pStyle w:val="ListParagraph"/>
        <w:numPr>
          <w:ilvl w:val="0"/>
          <w:numId w:val="34"/>
        </w:numPr>
        <w:jc w:val="left"/>
        <w:rPr>
          <w:sz w:val="20"/>
        </w:rPr>
      </w:pPr>
      <w:r>
        <w:rPr>
          <w:sz w:val="20"/>
        </w:rPr>
        <w:t>/</w:t>
      </w:r>
      <w:r w:rsidRPr="00575AAC">
        <w:rPr>
          <w:sz w:val="20"/>
        </w:rPr>
        <w:t>xsd</w:t>
      </w:r>
      <w:r>
        <w:rPr>
          <w:sz w:val="20"/>
        </w:rPr>
        <w:t>/</w:t>
      </w:r>
      <w:r w:rsidR="00576C32">
        <w:rPr>
          <w:sz w:val="20"/>
        </w:rPr>
        <w:t>Europe/GB</w:t>
      </w:r>
      <w:r>
        <w:rPr>
          <w:sz w:val="20"/>
        </w:rPr>
        <w:t>/</w:t>
      </w:r>
      <w:r w:rsidRPr="00575AAC">
        <w:rPr>
          <w:sz w:val="20"/>
        </w:rPr>
        <w:t>Customer</w:t>
      </w:r>
      <w:r>
        <w:rPr>
          <w:sz w:val="20"/>
        </w:rPr>
        <w:t>/</w:t>
      </w:r>
      <w:r w:rsidRPr="00575AAC">
        <w:rPr>
          <w:sz w:val="20"/>
        </w:rPr>
        <w:t>DuplicateCoverCheckServiceOperations</w:t>
      </w:r>
      <w:r>
        <w:rPr>
          <w:sz w:val="20"/>
        </w:rPr>
        <w:t>/</w:t>
      </w:r>
      <w:r w:rsidRPr="00575AAC">
        <w:rPr>
          <w:sz w:val="20"/>
        </w:rPr>
        <w:t>v1</w:t>
      </w:r>
      <w:r>
        <w:rPr>
          <w:sz w:val="20"/>
        </w:rPr>
        <w:t>/</w:t>
      </w:r>
      <w:r w:rsidR="009866B5" w:rsidRPr="009866B5">
        <w:rPr>
          <w:sz w:val="20"/>
        </w:rPr>
        <w:t xml:space="preserve"> </w:t>
      </w:r>
      <w:r w:rsidR="009866B5" w:rsidRPr="00575AAC">
        <w:rPr>
          <w:sz w:val="20"/>
        </w:rPr>
        <w:t>DuplicateCoverCheckServiceOperations</w:t>
      </w:r>
      <w:r w:rsidR="00F1486B" w:rsidRPr="00F1486B">
        <w:rPr>
          <w:sz w:val="20"/>
        </w:rPr>
        <w:t>Type.xsd</w:t>
      </w:r>
    </w:p>
    <w:p w14:paraId="3E60DF64" w14:textId="77777777" w:rsidR="002462E5" w:rsidRPr="00F1486B" w:rsidRDefault="001766CF" w:rsidP="00575AAC">
      <w:pPr>
        <w:pStyle w:val="ListParagraph"/>
        <w:numPr>
          <w:ilvl w:val="0"/>
          <w:numId w:val="34"/>
        </w:numPr>
        <w:jc w:val="left"/>
        <w:rPr>
          <w:sz w:val="20"/>
        </w:rPr>
      </w:pPr>
      <w:r>
        <w:rPr>
          <w:sz w:val="20"/>
        </w:rPr>
        <w:t>/</w:t>
      </w:r>
      <w:r w:rsidR="00575AAC" w:rsidRPr="00575AAC">
        <w:rPr>
          <w:sz w:val="20"/>
        </w:rPr>
        <w:t>xsd</w:t>
      </w:r>
      <w:r>
        <w:rPr>
          <w:sz w:val="20"/>
        </w:rPr>
        <w:t>/</w:t>
      </w:r>
      <w:r w:rsidR="00575AAC" w:rsidRPr="00575AAC">
        <w:rPr>
          <w:sz w:val="20"/>
        </w:rPr>
        <w:t>Global</w:t>
      </w:r>
      <w:r>
        <w:rPr>
          <w:sz w:val="20"/>
        </w:rPr>
        <w:t>/</w:t>
      </w:r>
      <w:r w:rsidR="00575AAC" w:rsidRPr="00575AAC">
        <w:rPr>
          <w:sz w:val="20"/>
        </w:rPr>
        <w:t>Common</w:t>
      </w:r>
      <w:r>
        <w:rPr>
          <w:sz w:val="20"/>
        </w:rPr>
        <w:t>/</w:t>
      </w:r>
      <w:r w:rsidR="00575AAC" w:rsidRPr="00575AAC">
        <w:rPr>
          <w:sz w:val="20"/>
        </w:rPr>
        <w:t>CommonService</w:t>
      </w:r>
      <w:r>
        <w:rPr>
          <w:sz w:val="20"/>
        </w:rPr>
        <w:t>/</w:t>
      </w:r>
      <w:r w:rsidR="00575AAC" w:rsidRPr="00575AAC">
        <w:rPr>
          <w:sz w:val="20"/>
        </w:rPr>
        <w:t>v1</w:t>
      </w:r>
      <w:r w:rsidR="002462E5">
        <w:rPr>
          <w:sz w:val="20"/>
        </w:rPr>
        <w:t>/</w:t>
      </w:r>
      <w:r w:rsidR="002462E5" w:rsidRPr="002462E5">
        <w:rPr>
          <w:sz w:val="20"/>
        </w:rPr>
        <w:t xml:space="preserve"> </w:t>
      </w:r>
      <w:r w:rsidR="002462E5" w:rsidRPr="00F1486B">
        <w:rPr>
          <w:sz w:val="20"/>
        </w:rPr>
        <w:t>CommonServiceType.xsd</w:t>
      </w:r>
    </w:p>
    <w:p w14:paraId="2566C636" w14:textId="77777777" w:rsidR="002462E5" w:rsidRDefault="001766CF" w:rsidP="001766CF">
      <w:pPr>
        <w:pStyle w:val="ListParagraph"/>
        <w:numPr>
          <w:ilvl w:val="0"/>
          <w:numId w:val="34"/>
        </w:numPr>
        <w:jc w:val="left"/>
        <w:rPr>
          <w:sz w:val="20"/>
        </w:rPr>
      </w:pPr>
      <w:r>
        <w:rPr>
          <w:sz w:val="20"/>
        </w:rPr>
        <w:t>/</w:t>
      </w:r>
      <w:r w:rsidRPr="001766CF">
        <w:rPr>
          <w:sz w:val="20"/>
        </w:rPr>
        <w:t>xsd</w:t>
      </w:r>
      <w:r>
        <w:rPr>
          <w:sz w:val="20"/>
        </w:rPr>
        <w:t>/</w:t>
      </w:r>
      <w:r w:rsidRPr="001766CF">
        <w:rPr>
          <w:sz w:val="20"/>
        </w:rPr>
        <w:t>Global</w:t>
      </w:r>
      <w:r>
        <w:rPr>
          <w:sz w:val="20"/>
        </w:rPr>
        <w:t>/</w:t>
      </w:r>
      <w:r w:rsidRPr="001766CF">
        <w:rPr>
          <w:sz w:val="20"/>
        </w:rPr>
        <w:t>Customer</w:t>
      </w:r>
      <w:r>
        <w:rPr>
          <w:sz w:val="20"/>
        </w:rPr>
        <w:t>/</w:t>
      </w:r>
      <w:r w:rsidRPr="001766CF">
        <w:rPr>
          <w:sz w:val="20"/>
        </w:rPr>
        <w:t>Asset</w:t>
      </w:r>
      <w:r>
        <w:rPr>
          <w:sz w:val="20"/>
        </w:rPr>
        <w:t>/</w:t>
      </w:r>
      <w:r w:rsidRPr="001766CF">
        <w:rPr>
          <w:sz w:val="20"/>
        </w:rPr>
        <w:t>v1</w:t>
      </w:r>
      <w:r w:rsidR="002462E5">
        <w:rPr>
          <w:sz w:val="20"/>
        </w:rPr>
        <w:t>/AssetType.xsd</w:t>
      </w:r>
    </w:p>
    <w:p w14:paraId="72CED902" w14:textId="77777777" w:rsidR="00F1486B" w:rsidRDefault="001766CF" w:rsidP="001766CF">
      <w:pPr>
        <w:pStyle w:val="ListParagraph"/>
        <w:numPr>
          <w:ilvl w:val="0"/>
          <w:numId w:val="34"/>
        </w:numPr>
        <w:jc w:val="left"/>
        <w:rPr>
          <w:sz w:val="20"/>
        </w:rPr>
      </w:pPr>
      <w:r>
        <w:rPr>
          <w:sz w:val="20"/>
        </w:rPr>
        <w:t>/</w:t>
      </w:r>
      <w:r w:rsidRPr="001766CF">
        <w:rPr>
          <w:sz w:val="20"/>
        </w:rPr>
        <w:t>xsd</w:t>
      </w:r>
      <w:r>
        <w:rPr>
          <w:sz w:val="20"/>
        </w:rPr>
        <w:t>/</w:t>
      </w:r>
      <w:r w:rsidRPr="001766CF">
        <w:rPr>
          <w:sz w:val="20"/>
        </w:rPr>
        <w:t>Global</w:t>
      </w:r>
      <w:r>
        <w:rPr>
          <w:sz w:val="20"/>
        </w:rPr>
        <w:t>/</w:t>
      </w:r>
      <w:r w:rsidRPr="001766CF">
        <w:rPr>
          <w:sz w:val="20"/>
        </w:rPr>
        <w:t>Customer</w:t>
      </w:r>
      <w:r>
        <w:rPr>
          <w:sz w:val="20"/>
        </w:rPr>
        <w:t>/</w:t>
      </w:r>
      <w:r w:rsidRPr="001766CF">
        <w:rPr>
          <w:sz w:val="20"/>
        </w:rPr>
        <w:t>v1</w:t>
      </w:r>
      <w:r w:rsidR="002462E5">
        <w:rPr>
          <w:sz w:val="20"/>
        </w:rPr>
        <w:t>/</w:t>
      </w:r>
      <w:r w:rsidR="00F1486B" w:rsidRPr="00F1486B">
        <w:rPr>
          <w:sz w:val="20"/>
        </w:rPr>
        <w:t>Customer</w:t>
      </w:r>
      <w:r w:rsidR="005A1320">
        <w:rPr>
          <w:sz w:val="20"/>
        </w:rPr>
        <w:t>Type</w:t>
      </w:r>
      <w:r w:rsidR="00F1486B" w:rsidRPr="00F1486B">
        <w:rPr>
          <w:sz w:val="20"/>
        </w:rPr>
        <w:t>.xsd</w:t>
      </w:r>
    </w:p>
    <w:p w14:paraId="0468284D" w14:textId="77777777" w:rsidR="00F30A34" w:rsidRDefault="001766CF" w:rsidP="00575AAC">
      <w:pPr>
        <w:pStyle w:val="ListParagraph"/>
        <w:numPr>
          <w:ilvl w:val="0"/>
          <w:numId w:val="34"/>
        </w:numPr>
        <w:jc w:val="left"/>
        <w:rPr>
          <w:sz w:val="20"/>
        </w:rPr>
      </w:pPr>
      <w:r>
        <w:rPr>
          <w:sz w:val="20"/>
        </w:rPr>
        <w:t>/</w:t>
      </w:r>
      <w:r w:rsidR="00575AAC" w:rsidRPr="00575AAC">
        <w:rPr>
          <w:sz w:val="20"/>
        </w:rPr>
        <w:t>xsd</w:t>
      </w:r>
      <w:r>
        <w:rPr>
          <w:sz w:val="20"/>
        </w:rPr>
        <w:t>/</w:t>
      </w:r>
      <w:r w:rsidR="00575AAC" w:rsidRPr="00575AAC">
        <w:rPr>
          <w:sz w:val="20"/>
        </w:rPr>
        <w:t>Europe</w:t>
      </w:r>
      <w:r>
        <w:rPr>
          <w:sz w:val="20"/>
        </w:rPr>
        <w:t>/</w:t>
      </w:r>
      <w:r w:rsidR="00575AAC" w:rsidRPr="00575AAC">
        <w:rPr>
          <w:sz w:val="20"/>
        </w:rPr>
        <w:t>GB</w:t>
      </w:r>
      <w:r>
        <w:rPr>
          <w:sz w:val="20"/>
        </w:rPr>
        <w:t>/</w:t>
      </w:r>
      <w:r w:rsidR="00575AAC" w:rsidRPr="00575AAC">
        <w:rPr>
          <w:sz w:val="20"/>
        </w:rPr>
        <w:t>Address</w:t>
      </w:r>
      <w:r>
        <w:rPr>
          <w:sz w:val="20"/>
        </w:rPr>
        <w:t>/</w:t>
      </w:r>
      <w:r w:rsidR="00575AAC" w:rsidRPr="00575AAC">
        <w:rPr>
          <w:sz w:val="20"/>
        </w:rPr>
        <w:t>v1</w:t>
      </w:r>
      <w:r w:rsidR="00575AAC">
        <w:rPr>
          <w:sz w:val="20"/>
        </w:rPr>
        <w:t>/</w:t>
      </w:r>
      <w:r w:rsidR="00F30A34">
        <w:rPr>
          <w:sz w:val="20"/>
        </w:rPr>
        <w:t>AddressType.xsd</w:t>
      </w:r>
    </w:p>
    <w:p w14:paraId="2ADECE24" w14:textId="77777777" w:rsidR="00450879" w:rsidRPr="003E7AE9" w:rsidRDefault="00450879" w:rsidP="003E7AE9">
      <w:pPr>
        <w:ind w:left="360"/>
        <w:jc w:val="left"/>
        <w:rPr>
          <w:sz w:val="20"/>
        </w:rPr>
      </w:pPr>
    </w:p>
    <w:p w14:paraId="40970F73" w14:textId="77777777" w:rsidR="00F1486B" w:rsidRPr="003E7AE9" w:rsidRDefault="00F1486B" w:rsidP="00F1486B">
      <w:pPr>
        <w:pStyle w:val="Heading2"/>
        <w:numPr>
          <w:ilvl w:val="2"/>
          <w:numId w:val="2"/>
        </w:numPr>
        <w:jc w:val="left"/>
        <w:rPr>
          <w:i w:val="0"/>
          <w:iCs/>
          <w:szCs w:val="24"/>
        </w:rPr>
      </w:pPr>
      <w:bookmarkStart w:id="426" w:name="_Toc421700325"/>
      <w:bookmarkStart w:id="427" w:name="_Toc421715562"/>
      <w:bookmarkStart w:id="428" w:name="_Toc421715298"/>
      <w:bookmarkStart w:id="429" w:name="_Toc422147923"/>
      <w:bookmarkStart w:id="430" w:name="_Toc422229344"/>
      <w:bookmarkStart w:id="431" w:name="_Toc422231714"/>
      <w:bookmarkStart w:id="432" w:name="_Toc422220718"/>
      <w:bookmarkStart w:id="433" w:name="_Toc422302507"/>
      <w:bookmarkStart w:id="434" w:name="_Toc422398984"/>
      <w:bookmarkStart w:id="435" w:name="_Toc422399089"/>
      <w:bookmarkStart w:id="436" w:name="_Toc422386414"/>
      <w:bookmarkStart w:id="437" w:name="_Toc422823141"/>
      <w:bookmarkStart w:id="438" w:name="_Toc426017820"/>
      <w:bookmarkStart w:id="439" w:name="_Toc427925208"/>
      <w:bookmarkStart w:id="440" w:name="_Toc421700326"/>
      <w:bookmarkStart w:id="441" w:name="_Toc421715563"/>
      <w:bookmarkStart w:id="442" w:name="_Toc421715299"/>
      <w:bookmarkStart w:id="443" w:name="_Toc422147924"/>
      <w:bookmarkStart w:id="444" w:name="_Toc422229345"/>
      <w:bookmarkStart w:id="445" w:name="_Toc422231715"/>
      <w:bookmarkStart w:id="446" w:name="_Toc422220719"/>
      <w:bookmarkStart w:id="447" w:name="_Toc422302508"/>
      <w:bookmarkStart w:id="448" w:name="_Toc422398985"/>
      <w:bookmarkStart w:id="449" w:name="_Toc422399090"/>
      <w:bookmarkStart w:id="450" w:name="_Toc422386415"/>
      <w:bookmarkStart w:id="451" w:name="_Toc422823142"/>
      <w:bookmarkStart w:id="452" w:name="_Toc426017821"/>
      <w:bookmarkStart w:id="453" w:name="_Toc427925209"/>
      <w:bookmarkStart w:id="454" w:name="_Toc421700327"/>
      <w:bookmarkStart w:id="455" w:name="_Toc421715564"/>
      <w:bookmarkStart w:id="456" w:name="_Toc421715300"/>
      <w:bookmarkStart w:id="457" w:name="_Toc422147925"/>
      <w:bookmarkStart w:id="458" w:name="_Toc422229346"/>
      <w:bookmarkStart w:id="459" w:name="_Toc422231716"/>
      <w:bookmarkStart w:id="460" w:name="_Toc422220720"/>
      <w:bookmarkStart w:id="461" w:name="_Toc422302509"/>
      <w:bookmarkStart w:id="462" w:name="_Toc422398986"/>
      <w:bookmarkStart w:id="463" w:name="_Toc422399091"/>
      <w:bookmarkStart w:id="464" w:name="_Toc422386416"/>
      <w:bookmarkStart w:id="465" w:name="_Toc422823143"/>
      <w:bookmarkStart w:id="466" w:name="_Toc426017822"/>
      <w:bookmarkStart w:id="467" w:name="_Toc427925210"/>
      <w:bookmarkStart w:id="468" w:name="_Toc421700328"/>
      <w:bookmarkStart w:id="469" w:name="_Toc421715565"/>
      <w:bookmarkStart w:id="470" w:name="_Toc421715301"/>
      <w:bookmarkStart w:id="471" w:name="_Toc422147926"/>
      <w:bookmarkStart w:id="472" w:name="_Toc422229347"/>
      <w:bookmarkStart w:id="473" w:name="_Toc422231717"/>
      <w:bookmarkStart w:id="474" w:name="_Toc422220721"/>
      <w:bookmarkStart w:id="475" w:name="_Toc422302510"/>
      <w:bookmarkStart w:id="476" w:name="_Toc422398987"/>
      <w:bookmarkStart w:id="477" w:name="_Toc422399092"/>
      <w:bookmarkStart w:id="478" w:name="_Toc422386417"/>
      <w:bookmarkStart w:id="479" w:name="_Toc422823144"/>
      <w:bookmarkStart w:id="480" w:name="_Toc426017823"/>
      <w:bookmarkStart w:id="481" w:name="_Toc427925211"/>
      <w:bookmarkStart w:id="482" w:name="_Toc420513628"/>
      <w:bookmarkStart w:id="483" w:name="_Toc420513688"/>
      <w:bookmarkStart w:id="484" w:name="_Toc421292372"/>
      <w:bookmarkStart w:id="485" w:name="_Toc421700329"/>
      <w:bookmarkStart w:id="486" w:name="_Toc421715566"/>
      <w:bookmarkStart w:id="487" w:name="_Toc421715302"/>
      <w:bookmarkStart w:id="488" w:name="_Toc422147927"/>
      <w:bookmarkStart w:id="489" w:name="_Toc422229348"/>
      <w:bookmarkStart w:id="490" w:name="_Toc422231718"/>
      <w:bookmarkStart w:id="491" w:name="_Toc422220722"/>
      <w:bookmarkStart w:id="492" w:name="_Toc422302511"/>
      <w:bookmarkStart w:id="493" w:name="_Toc422398988"/>
      <w:bookmarkStart w:id="494" w:name="_Toc422399093"/>
      <w:bookmarkStart w:id="495" w:name="_Toc422386418"/>
      <w:bookmarkStart w:id="496" w:name="_Toc422823145"/>
      <w:bookmarkStart w:id="497" w:name="_Toc426017824"/>
      <w:bookmarkStart w:id="498" w:name="_Toc427925212"/>
      <w:bookmarkStart w:id="499" w:name="_Toc420513629"/>
      <w:bookmarkStart w:id="500" w:name="_Toc420513689"/>
      <w:bookmarkStart w:id="501" w:name="_Toc421292373"/>
      <w:bookmarkStart w:id="502" w:name="_Toc421700330"/>
      <w:bookmarkStart w:id="503" w:name="_Toc421715567"/>
      <w:bookmarkStart w:id="504" w:name="_Toc421715303"/>
      <w:bookmarkStart w:id="505" w:name="_Toc422147928"/>
      <w:bookmarkStart w:id="506" w:name="_Toc422229349"/>
      <w:bookmarkStart w:id="507" w:name="_Toc422231719"/>
      <w:bookmarkStart w:id="508" w:name="_Toc422220723"/>
      <w:bookmarkStart w:id="509" w:name="_Toc422302512"/>
      <w:bookmarkStart w:id="510" w:name="_Toc422398989"/>
      <w:bookmarkStart w:id="511" w:name="_Toc422399094"/>
      <w:bookmarkStart w:id="512" w:name="_Toc422386419"/>
      <w:bookmarkStart w:id="513" w:name="_Toc422823146"/>
      <w:bookmarkStart w:id="514" w:name="_Toc426017825"/>
      <w:bookmarkStart w:id="515" w:name="_Toc427925213"/>
      <w:bookmarkStart w:id="516" w:name="_Toc420513630"/>
      <w:bookmarkStart w:id="517" w:name="_Toc420513690"/>
      <w:bookmarkStart w:id="518" w:name="_Toc421292374"/>
      <w:bookmarkStart w:id="519" w:name="_Toc421700331"/>
      <w:bookmarkStart w:id="520" w:name="_Toc421715568"/>
      <w:bookmarkStart w:id="521" w:name="_Toc421715304"/>
      <w:bookmarkStart w:id="522" w:name="_Toc422147929"/>
      <w:bookmarkStart w:id="523" w:name="_Toc422229350"/>
      <w:bookmarkStart w:id="524" w:name="_Toc422231720"/>
      <w:bookmarkStart w:id="525" w:name="_Toc422220724"/>
      <w:bookmarkStart w:id="526" w:name="_Toc422302513"/>
      <w:bookmarkStart w:id="527" w:name="_Toc422398990"/>
      <w:bookmarkStart w:id="528" w:name="_Toc422399095"/>
      <w:bookmarkStart w:id="529" w:name="_Toc422386420"/>
      <w:bookmarkStart w:id="530" w:name="_Toc422823147"/>
      <w:bookmarkStart w:id="531" w:name="_Toc426017826"/>
      <w:bookmarkStart w:id="532" w:name="_Toc427925214"/>
      <w:bookmarkStart w:id="533" w:name="_Toc417996284"/>
      <w:bookmarkStart w:id="534" w:name="_Toc453246566"/>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r w:rsidRPr="003E7AE9">
        <w:rPr>
          <w:i w:val="0"/>
          <w:iCs/>
          <w:szCs w:val="24"/>
        </w:rPr>
        <w:t>WSDL Operations</w:t>
      </w:r>
      <w:bookmarkEnd w:id="533"/>
      <w:bookmarkEnd w:id="534"/>
    </w:p>
    <w:p w14:paraId="7E38767B" w14:textId="77777777" w:rsidR="00F1486B" w:rsidRDefault="00F1486B" w:rsidP="00F1486B">
      <w:pPr>
        <w:jc w:val="left"/>
        <w:rPr>
          <w:sz w:val="20"/>
        </w:rPr>
      </w:pPr>
    </w:p>
    <w:tbl>
      <w:tblPr>
        <w:tblStyle w:val="TableGrid"/>
        <w:tblW w:w="10420" w:type="dxa"/>
        <w:tblInd w:w="-487" w:type="dxa"/>
        <w:tblLayout w:type="fixed"/>
        <w:tblLook w:val="04A0" w:firstRow="1" w:lastRow="0" w:firstColumn="1" w:lastColumn="0" w:noHBand="0" w:noVBand="1"/>
      </w:tblPr>
      <w:tblGrid>
        <w:gridCol w:w="2183"/>
        <w:gridCol w:w="2410"/>
        <w:gridCol w:w="1432"/>
        <w:gridCol w:w="4395"/>
      </w:tblGrid>
      <w:tr w:rsidR="00F1486B" w14:paraId="44C4F7A9" w14:textId="77777777" w:rsidTr="003E7AE9">
        <w:trPr>
          <w:trHeight w:val="143"/>
        </w:trPr>
        <w:tc>
          <w:tcPr>
            <w:tcW w:w="2183" w:type="dxa"/>
            <w:shd w:val="clear" w:color="auto" w:fill="FFC000"/>
          </w:tcPr>
          <w:p w14:paraId="5726465E" w14:textId="77777777" w:rsidR="00F1486B" w:rsidRDefault="00F1486B" w:rsidP="005D4E60">
            <w:pPr>
              <w:jc w:val="left"/>
              <w:rPr>
                <w:b/>
                <w:sz w:val="20"/>
              </w:rPr>
            </w:pPr>
            <w:r>
              <w:rPr>
                <w:b/>
                <w:sz w:val="20"/>
              </w:rPr>
              <w:t>Service</w:t>
            </w:r>
          </w:p>
        </w:tc>
        <w:tc>
          <w:tcPr>
            <w:tcW w:w="2410" w:type="dxa"/>
            <w:shd w:val="clear" w:color="auto" w:fill="FFC000"/>
          </w:tcPr>
          <w:p w14:paraId="72665D63" w14:textId="77777777" w:rsidR="00F1486B" w:rsidRDefault="00F1486B" w:rsidP="005D4E60">
            <w:pPr>
              <w:jc w:val="left"/>
              <w:rPr>
                <w:b/>
                <w:sz w:val="20"/>
              </w:rPr>
            </w:pPr>
            <w:r>
              <w:rPr>
                <w:b/>
                <w:sz w:val="20"/>
              </w:rPr>
              <w:t>Operation</w:t>
            </w:r>
          </w:p>
        </w:tc>
        <w:tc>
          <w:tcPr>
            <w:tcW w:w="1432" w:type="dxa"/>
            <w:shd w:val="clear" w:color="auto" w:fill="FFC000"/>
          </w:tcPr>
          <w:p w14:paraId="5C19859D" w14:textId="77777777" w:rsidR="00F1486B" w:rsidRDefault="00F1486B" w:rsidP="005D4E60">
            <w:pPr>
              <w:jc w:val="left"/>
              <w:rPr>
                <w:b/>
                <w:sz w:val="20"/>
              </w:rPr>
            </w:pPr>
            <w:r w:rsidRPr="00853CB2">
              <w:rPr>
                <w:b/>
                <w:sz w:val="20"/>
              </w:rPr>
              <w:t>Type</w:t>
            </w:r>
          </w:p>
        </w:tc>
        <w:tc>
          <w:tcPr>
            <w:tcW w:w="4395" w:type="dxa"/>
            <w:shd w:val="clear" w:color="auto" w:fill="FFC000"/>
          </w:tcPr>
          <w:p w14:paraId="5A27D28B" w14:textId="77777777" w:rsidR="00F1486B" w:rsidRPr="00853CB2" w:rsidRDefault="00F1486B" w:rsidP="005D4E60">
            <w:pPr>
              <w:jc w:val="left"/>
              <w:rPr>
                <w:b/>
                <w:sz w:val="20"/>
              </w:rPr>
            </w:pPr>
            <w:r>
              <w:rPr>
                <w:b/>
                <w:sz w:val="20"/>
              </w:rPr>
              <w:t>Associated Schema(s)</w:t>
            </w:r>
          </w:p>
        </w:tc>
      </w:tr>
      <w:tr w:rsidR="00F1486B" w:rsidRPr="001D5C91" w14:paraId="42F0AA77" w14:textId="77777777" w:rsidTr="003E7AE9">
        <w:trPr>
          <w:trHeight w:val="332"/>
        </w:trPr>
        <w:tc>
          <w:tcPr>
            <w:tcW w:w="2183" w:type="dxa"/>
            <w:vMerge w:val="restart"/>
          </w:tcPr>
          <w:p w14:paraId="535DEE14" w14:textId="77777777" w:rsidR="00F1486B" w:rsidRPr="00853CB2" w:rsidRDefault="006F2D4C" w:rsidP="005D4E60">
            <w:pPr>
              <w:jc w:val="left"/>
              <w:rPr>
                <w:sz w:val="20"/>
              </w:rPr>
            </w:pPr>
            <w:r w:rsidRPr="00C941E3">
              <w:rPr>
                <w:sz w:val="20"/>
              </w:rPr>
              <w:t>Duplicat</w:t>
            </w:r>
            <w:r w:rsidR="00625232" w:rsidRPr="00C941E3">
              <w:rPr>
                <w:sz w:val="20"/>
              </w:rPr>
              <w:t>e</w:t>
            </w:r>
            <w:r w:rsidRPr="00C941E3">
              <w:rPr>
                <w:sz w:val="20"/>
              </w:rPr>
              <w:t>CoverCheck</w:t>
            </w:r>
          </w:p>
        </w:tc>
        <w:tc>
          <w:tcPr>
            <w:tcW w:w="2410" w:type="dxa"/>
          </w:tcPr>
          <w:p w14:paraId="55834D61" w14:textId="77777777" w:rsidR="00F1486B" w:rsidRPr="00853CB2" w:rsidRDefault="006F2D4C" w:rsidP="005D4E60">
            <w:pPr>
              <w:jc w:val="left"/>
              <w:rPr>
                <w:sz w:val="20"/>
              </w:rPr>
            </w:pPr>
            <w:r>
              <w:rPr>
                <w:sz w:val="20"/>
              </w:rPr>
              <w:t>Duplicat</w:t>
            </w:r>
            <w:r w:rsidR="00625232">
              <w:rPr>
                <w:sz w:val="20"/>
              </w:rPr>
              <w:t>e</w:t>
            </w:r>
            <w:r>
              <w:rPr>
                <w:sz w:val="20"/>
              </w:rPr>
              <w:t>CoverCheck</w:t>
            </w:r>
            <w:r w:rsidR="00F1486B" w:rsidRPr="00853CB2">
              <w:rPr>
                <w:sz w:val="20"/>
              </w:rPr>
              <w:t>Request</w:t>
            </w:r>
          </w:p>
        </w:tc>
        <w:tc>
          <w:tcPr>
            <w:tcW w:w="1432" w:type="dxa"/>
          </w:tcPr>
          <w:p w14:paraId="293C7375" w14:textId="77777777" w:rsidR="00F1486B" w:rsidRPr="00853CB2" w:rsidRDefault="00F1486B" w:rsidP="005D4E60">
            <w:pPr>
              <w:jc w:val="left"/>
              <w:rPr>
                <w:sz w:val="20"/>
              </w:rPr>
            </w:pPr>
            <w:r>
              <w:rPr>
                <w:sz w:val="20"/>
              </w:rPr>
              <w:t>Request</w:t>
            </w:r>
          </w:p>
        </w:tc>
        <w:tc>
          <w:tcPr>
            <w:tcW w:w="4395" w:type="dxa"/>
          </w:tcPr>
          <w:p w14:paraId="0F261497" w14:textId="77777777" w:rsidR="00F1486B" w:rsidRPr="00853CB2" w:rsidRDefault="00A6487D" w:rsidP="005D4E60">
            <w:pPr>
              <w:jc w:val="left"/>
              <w:rPr>
                <w:sz w:val="20"/>
              </w:rPr>
            </w:pPr>
            <w:r w:rsidRPr="003E7AE9">
              <w:rPr>
                <w:sz w:val="20"/>
              </w:rPr>
              <w:t>/</w:t>
            </w:r>
            <w:r w:rsidR="009866B5" w:rsidRPr="00575AAC">
              <w:rPr>
                <w:sz w:val="20"/>
              </w:rPr>
              <w:t>xsd</w:t>
            </w:r>
            <w:r w:rsidR="009866B5">
              <w:rPr>
                <w:sz w:val="20"/>
              </w:rPr>
              <w:t>/</w:t>
            </w:r>
            <w:r w:rsidR="00576C32">
              <w:rPr>
                <w:sz w:val="20"/>
              </w:rPr>
              <w:t>Europe/GB</w:t>
            </w:r>
            <w:r w:rsidR="009866B5">
              <w:rPr>
                <w:sz w:val="20"/>
              </w:rPr>
              <w:t>/</w:t>
            </w:r>
            <w:r w:rsidR="009866B5" w:rsidRPr="00575AAC">
              <w:rPr>
                <w:sz w:val="20"/>
              </w:rPr>
              <w:t>Customer</w:t>
            </w:r>
            <w:r w:rsidR="009866B5">
              <w:rPr>
                <w:sz w:val="20"/>
              </w:rPr>
              <w:t>/</w:t>
            </w:r>
            <w:r w:rsidR="009866B5" w:rsidRPr="00575AAC">
              <w:rPr>
                <w:sz w:val="20"/>
              </w:rPr>
              <w:t>DuplicateCoverCheckServiceOperations</w:t>
            </w:r>
            <w:r w:rsidR="009866B5">
              <w:rPr>
                <w:sz w:val="20"/>
              </w:rPr>
              <w:t>/</w:t>
            </w:r>
            <w:r w:rsidR="009866B5" w:rsidRPr="00575AAC">
              <w:rPr>
                <w:sz w:val="20"/>
              </w:rPr>
              <w:t>v1</w:t>
            </w:r>
            <w:r w:rsidR="009866B5">
              <w:rPr>
                <w:sz w:val="20"/>
              </w:rPr>
              <w:t>/</w:t>
            </w:r>
            <w:r w:rsidR="009866B5" w:rsidRPr="009866B5">
              <w:rPr>
                <w:sz w:val="20"/>
              </w:rPr>
              <w:t xml:space="preserve"> </w:t>
            </w:r>
            <w:r w:rsidR="009866B5" w:rsidRPr="00575AAC">
              <w:rPr>
                <w:sz w:val="20"/>
              </w:rPr>
              <w:t>DuplicateCoverCheckServiceOperations</w:t>
            </w:r>
            <w:r w:rsidR="009866B5" w:rsidRPr="00F1486B">
              <w:rPr>
                <w:sz w:val="20"/>
              </w:rPr>
              <w:t>Type.xsd</w:t>
            </w:r>
            <w:r w:rsidR="009866B5" w:rsidRPr="00A6487D" w:rsidDel="009866B5">
              <w:rPr>
                <w:sz w:val="20"/>
              </w:rPr>
              <w:t xml:space="preserve"> </w:t>
            </w:r>
            <w:r w:rsidRPr="003E7AE9">
              <w:rPr>
                <w:sz w:val="20"/>
              </w:rPr>
              <w:t>/xsd/Europe/GB/Address/v1/AddressType.xsd</w:t>
            </w:r>
          </w:p>
        </w:tc>
      </w:tr>
      <w:tr w:rsidR="00F1486B" w:rsidRPr="001D5C91" w14:paraId="53005EC5" w14:textId="77777777" w:rsidTr="003E7AE9">
        <w:trPr>
          <w:trHeight w:val="350"/>
        </w:trPr>
        <w:tc>
          <w:tcPr>
            <w:tcW w:w="2183" w:type="dxa"/>
            <w:vMerge/>
          </w:tcPr>
          <w:p w14:paraId="25C86741" w14:textId="77777777" w:rsidR="00F1486B" w:rsidRPr="00853CB2" w:rsidRDefault="00F1486B" w:rsidP="005D4E60">
            <w:pPr>
              <w:jc w:val="left"/>
              <w:rPr>
                <w:sz w:val="20"/>
              </w:rPr>
            </w:pPr>
          </w:p>
        </w:tc>
        <w:tc>
          <w:tcPr>
            <w:tcW w:w="2410" w:type="dxa"/>
          </w:tcPr>
          <w:p w14:paraId="142E0228" w14:textId="77777777" w:rsidR="00F1486B" w:rsidRPr="00853CB2" w:rsidRDefault="006F2D4C" w:rsidP="005D4E60">
            <w:pPr>
              <w:jc w:val="left"/>
              <w:rPr>
                <w:sz w:val="20"/>
              </w:rPr>
            </w:pPr>
            <w:r>
              <w:rPr>
                <w:sz w:val="20"/>
              </w:rPr>
              <w:t>Duplicat</w:t>
            </w:r>
            <w:r w:rsidR="00625232">
              <w:rPr>
                <w:sz w:val="20"/>
              </w:rPr>
              <w:t>e</w:t>
            </w:r>
            <w:r>
              <w:rPr>
                <w:sz w:val="20"/>
              </w:rPr>
              <w:t>CoverCheck</w:t>
            </w:r>
            <w:r w:rsidR="00F1486B" w:rsidRPr="00853CB2">
              <w:rPr>
                <w:sz w:val="20"/>
              </w:rPr>
              <w:t>Response</w:t>
            </w:r>
          </w:p>
        </w:tc>
        <w:tc>
          <w:tcPr>
            <w:tcW w:w="1432" w:type="dxa"/>
          </w:tcPr>
          <w:p w14:paraId="44156E54" w14:textId="77777777" w:rsidR="00F1486B" w:rsidRPr="00853CB2" w:rsidRDefault="00F1486B" w:rsidP="005D4E60">
            <w:pPr>
              <w:jc w:val="left"/>
              <w:rPr>
                <w:sz w:val="20"/>
              </w:rPr>
            </w:pPr>
            <w:r>
              <w:rPr>
                <w:sz w:val="20"/>
              </w:rPr>
              <w:t>Response</w:t>
            </w:r>
          </w:p>
        </w:tc>
        <w:tc>
          <w:tcPr>
            <w:tcW w:w="4395" w:type="dxa"/>
          </w:tcPr>
          <w:p w14:paraId="05367665" w14:textId="77777777" w:rsidR="00A6487D" w:rsidRPr="007372CC" w:rsidRDefault="00576C32" w:rsidP="00A6487D">
            <w:pPr>
              <w:jc w:val="left"/>
              <w:rPr>
                <w:sz w:val="20"/>
              </w:rPr>
            </w:pPr>
            <w:r w:rsidRPr="002B6587">
              <w:rPr>
                <w:sz w:val="20"/>
              </w:rPr>
              <w:t>/</w:t>
            </w:r>
            <w:r w:rsidRPr="00575AAC">
              <w:rPr>
                <w:sz w:val="20"/>
              </w:rPr>
              <w:t>xsd</w:t>
            </w:r>
            <w:r>
              <w:rPr>
                <w:sz w:val="20"/>
              </w:rPr>
              <w:t>/Europe/GB/</w:t>
            </w:r>
            <w:r w:rsidRPr="00575AAC">
              <w:rPr>
                <w:sz w:val="20"/>
              </w:rPr>
              <w:t>Customer</w:t>
            </w:r>
            <w:r>
              <w:rPr>
                <w:sz w:val="20"/>
              </w:rPr>
              <w:t>/</w:t>
            </w:r>
            <w:r w:rsidRPr="00575AAC">
              <w:rPr>
                <w:sz w:val="20"/>
              </w:rPr>
              <w:t>DuplicateCoverCheckServiceOperations</w:t>
            </w:r>
            <w:r>
              <w:rPr>
                <w:sz w:val="20"/>
              </w:rPr>
              <w:t>/</w:t>
            </w:r>
            <w:r w:rsidRPr="00575AAC">
              <w:rPr>
                <w:sz w:val="20"/>
              </w:rPr>
              <w:t>v1</w:t>
            </w:r>
            <w:r>
              <w:rPr>
                <w:sz w:val="20"/>
              </w:rPr>
              <w:t>/</w:t>
            </w:r>
            <w:r w:rsidRPr="009866B5">
              <w:rPr>
                <w:sz w:val="20"/>
              </w:rPr>
              <w:t xml:space="preserve"> </w:t>
            </w:r>
            <w:r w:rsidRPr="00575AAC">
              <w:rPr>
                <w:sz w:val="20"/>
              </w:rPr>
              <w:t>DuplicateCoverCheckServiceOperations</w:t>
            </w:r>
            <w:r w:rsidRPr="00F1486B">
              <w:rPr>
                <w:sz w:val="20"/>
              </w:rPr>
              <w:t>Type.xsd</w:t>
            </w:r>
            <w:r w:rsidRPr="00A6487D" w:rsidDel="009866B5">
              <w:rPr>
                <w:sz w:val="20"/>
              </w:rPr>
              <w:t xml:space="preserve"> </w:t>
            </w:r>
            <w:r w:rsidR="00A6487D" w:rsidRPr="007372CC">
              <w:rPr>
                <w:sz w:val="20"/>
              </w:rPr>
              <w:t>/xsd/Europe/GB/Address/v1/AddressType.xsd</w:t>
            </w:r>
          </w:p>
          <w:p w14:paraId="1568A70F" w14:textId="77777777" w:rsidR="00A6487D" w:rsidRPr="003E7AE9" w:rsidRDefault="00A6487D" w:rsidP="003E7AE9">
            <w:pPr>
              <w:jc w:val="left"/>
              <w:rPr>
                <w:sz w:val="20"/>
              </w:rPr>
            </w:pPr>
            <w:r w:rsidRPr="003E7AE9">
              <w:rPr>
                <w:sz w:val="20"/>
              </w:rPr>
              <w:t>/xsd/Global/Customer/Asset/v1/AssetType.xsd</w:t>
            </w:r>
          </w:p>
          <w:p w14:paraId="6ADD9DEC" w14:textId="77777777" w:rsidR="00F1486B" w:rsidRPr="00853CB2" w:rsidRDefault="00A6487D" w:rsidP="005D4E60">
            <w:pPr>
              <w:jc w:val="left"/>
              <w:rPr>
                <w:sz w:val="20"/>
              </w:rPr>
            </w:pPr>
            <w:r w:rsidRPr="003E7AE9">
              <w:rPr>
                <w:sz w:val="20"/>
              </w:rPr>
              <w:t>/xsd/Global/Customer/v1/CustomerType.xsd</w:t>
            </w:r>
          </w:p>
        </w:tc>
      </w:tr>
      <w:tr w:rsidR="00F1486B" w:rsidRPr="001D5C91" w14:paraId="212AB321" w14:textId="77777777" w:rsidTr="003E7AE9">
        <w:trPr>
          <w:trHeight w:val="350"/>
        </w:trPr>
        <w:tc>
          <w:tcPr>
            <w:tcW w:w="2183" w:type="dxa"/>
            <w:vMerge/>
          </w:tcPr>
          <w:p w14:paraId="5040851B" w14:textId="77777777" w:rsidR="00F1486B" w:rsidRDefault="00F1486B" w:rsidP="005D4E60">
            <w:pPr>
              <w:jc w:val="left"/>
              <w:rPr>
                <w:sz w:val="20"/>
              </w:rPr>
            </w:pPr>
          </w:p>
        </w:tc>
        <w:tc>
          <w:tcPr>
            <w:tcW w:w="2410" w:type="dxa"/>
          </w:tcPr>
          <w:p w14:paraId="563F38F8" w14:textId="77777777" w:rsidR="00F1486B" w:rsidRDefault="006F2D4C" w:rsidP="005D4E60">
            <w:pPr>
              <w:jc w:val="left"/>
              <w:rPr>
                <w:sz w:val="20"/>
              </w:rPr>
            </w:pPr>
            <w:r>
              <w:rPr>
                <w:sz w:val="20"/>
              </w:rPr>
              <w:t>Duplicat</w:t>
            </w:r>
            <w:r w:rsidR="00625232">
              <w:rPr>
                <w:sz w:val="20"/>
              </w:rPr>
              <w:t>e</w:t>
            </w:r>
            <w:r>
              <w:rPr>
                <w:sz w:val="20"/>
              </w:rPr>
              <w:t>CoverCheck</w:t>
            </w:r>
            <w:r w:rsidR="00F1486B">
              <w:rPr>
                <w:sz w:val="20"/>
              </w:rPr>
              <w:t>Fault</w:t>
            </w:r>
          </w:p>
        </w:tc>
        <w:tc>
          <w:tcPr>
            <w:tcW w:w="1432" w:type="dxa"/>
          </w:tcPr>
          <w:p w14:paraId="52796BF7" w14:textId="77777777" w:rsidR="00F1486B" w:rsidRDefault="00F1486B" w:rsidP="005D4E60">
            <w:pPr>
              <w:jc w:val="left"/>
              <w:rPr>
                <w:sz w:val="20"/>
              </w:rPr>
            </w:pPr>
            <w:r>
              <w:rPr>
                <w:sz w:val="20"/>
              </w:rPr>
              <w:t>Fault</w:t>
            </w:r>
          </w:p>
        </w:tc>
        <w:tc>
          <w:tcPr>
            <w:tcW w:w="4395" w:type="dxa"/>
          </w:tcPr>
          <w:p w14:paraId="172FD5D3" w14:textId="77777777" w:rsidR="00F1486B" w:rsidRPr="00853CB2" w:rsidRDefault="009866B5">
            <w:pPr>
              <w:jc w:val="left"/>
              <w:rPr>
                <w:sz w:val="20"/>
              </w:rPr>
            </w:pPr>
            <w:r w:rsidRPr="001E760A">
              <w:rPr>
                <w:sz w:val="20"/>
              </w:rPr>
              <w:t>/</w:t>
            </w:r>
            <w:r w:rsidRPr="00575AAC">
              <w:rPr>
                <w:sz w:val="20"/>
              </w:rPr>
              <w:t>xsd</w:t>
            </w:r>
            <w:r>
              <w:rPr>
                <w:sz w:val="20"/>
              </w:rPr>
              <w:t>/</w:t>
            </w:r>
            <w:r w:rsidRPr="00575AAC">
              <w:rPr>
                <w:sz w:val="20"/>
              </w:rPr>
              <w:t>Global</w:t>
            </w:r>
            <w:r>
              <w:rPr>
                <w:sz w:val="20"/>
              </w:rPr>
              <w:t>/</w:t>
            </w:r>
            <w:r w:rsidRPr="00575AAC">
              <w:rPr>
                <w:sz w:val="20"/>
              </w:rPr>
              <w:t>Customer</w:t>
            </w:r>
            <w:r>
              <w:rPr>
                <w:sz w:val="20"/>
              </w:rPr>
              <w:t>/</w:t>
            </w:r>
            <w:r w:rsidRPr="00575AAC">
              <w:rPr>
                <w:sz w:val="20"/>
              </w:rPr>
              <w:t>DuplicateCoverCheckServiceOperations</w:t>
            </w:r>
            <w:r>
              <w:rPr>
                <w:sz w:val="20"/>
              </w:rPr>
              <w:t>/</w:t>
            </w:r>
            <w:r w:rsidRPr="00575AAC">
              <w:rPr>
                <w:sz w:val="20"/>
              </w:rPr>
              <w:t>v1</w:t>
            </w:r>
            <w:r>
              <w:rPr>
                <w:sz w:val="20"/>
              </w:rPr>
              <w:t>/</w:t>
            </w:r>
            <w:r w:rsidRPr="009866B5">
              <w:rPr>
                <w:sz w:val="20"/>
              </w:rPr>
              <w:t xml:space="preserve"> </w:t>
            </w:r>
            <w:r w:rsidRPr="00575AAC">
              <w:rPr>
                <w:sz w:val="20"/>
              </w:rPr>
              <w:t>DuplicateCoverCheckServiceOperations</w:t>
            </w:r>
            <w:r w:rsidRPr="00F1486B">
              <w:rPr>
                <w:sz w:val="20"/>
              </w:rPr>
              <w:t>Type.xsd</w:t>
            </w:r>
            <w:r w:rsidRPr="001E760A" w:rsidDel="009866B5">
              <w:rPr>
                <w:sz w:val="20"/>
              </w:rPr>
              <w:t xml:space="preserve"> </w:t>
            </w:r>
          </w:p>
        </w:tc>
      </w:tr>
      <w:tr w:rsidR="00F1486B" w:rsidRPr="001D5C91" w14:paraId="7D247071" w14:textId="77777777" w:rsidTr="003E7AE9">
        <w:trPr>
          <w:trHeight w:val="350"/>
        </w:trPr>
        <w:tc>
          <w:tcPr>
            <w:tcW w:w="2183" w:type="dxa"/>
            <w:vMerge w:val="restart"/>
          </w:tcPr>
          <w:p w14:paraId="7E26CAA8" w14:textId="77777777" w:rsidR="00F1486B" w:rsidRDefault="00F1486B" w:rsidP="005D4E60">
            <w:pPr>
              <w:jc w:val="left"/>
              <w:rPr>
                <w:sz w:val="20"/>
              </w:rPr>
            </w:pPr>
            <w:r>
              <w:rPr>
                <w:sz w:val="20"/>
              </w:rPr>
              <w:t>ServiceAvailability</w:t>
            </w:r>
          </w:p>
        </w:tc>
        <w:tc>
          <w:tcPr>
            <w:tcW w:w="2410" w:type="dxa"/>
          </w:tcPr>
          <w:p w14:paraId="31398EC9" w14:textId="77777777" w:rsidR="00F1486B" w:rsidRDefault="00F1486B" w:rsidP="005D4E60">
            <w:pPr>
              <w:jc w:val="left"/>
              <w:rPr>
                <w:sz w:val="20"/>
              </w:rPr>
            </w:pPr>
            <w:r>
              <w:rPr>
                <w:sz w:val="20"/>
              </w:rPr>
              <w:t>ServiceAvailability</w:t>
            </w:r>
            <w:r w:rsidRPr="00853CB2">
              <w:rPr>
                <w:sz w:val="20"/>
              </w:rPr>
              <w:t>Request</w:t>
            </w:r>
          </w:p>
        </w:tc>
        <w:tc>
          <w:tcPr>
            <w:tcW w:w="1432" w:type="dxa"/>
          </w:tcPr>
          <w:p w14:paraId="08278353" w14:textId="77777777" w:rsidR="00F1486B" w:rsidRDefault="00F1486B" w:rsidP="005D4E60">
            <w:pPr>
              <w:jc w:val="left"/>
              <w:rPr>
                <w:sz w:val="20"/>
              </w:rPr>
            </w:pPr>
            <w:r>
              <w:rPr>
                <w:sz w:val="20"/>
              </w:rPr>
              <w:t>Request</w:t>
            </w:r>
          </w:p>
        </w:tc>
        <w:tc>
          <w:tcPr>
            <w:tcW w:w="4395" w:type="dxa"/>
          </w:tcPr>
          <w:p w14:paraId="6EE5B382" w14:textId="77777777" w:rsidR="00F1486B" w:rsidRPr="00853CB2" w:rsidRDefault="00A6487D" w:rsidP="00C941E3">
            <w:pPr>
              <w:jc w:val="left"/>
              <w:rPr>
                <w:sz w:val="20"/>
              </w:rPr>
            </w:pPr>
            <w:r w:rsidRPr="003E7AE9">
              <w:rPr>
                <w:sz w:val="20"/>
              </w:rPr>
              <w:t>/xsd/Global/Common/CommonService/v1/ CommonServiceType.xsd</w:t>
            </w:r>
          </w:p>
        </w:tc>
      </w:tr>
      <w:tr w:rsidR="00F1486B" w:rsidRPr="001D5C91" w14:paraId="350A54C2" w14:textId="77777777" w:rsidTr="003E7AE9">
        <w:trPr>
          <w:trHeight w:val="350"/>
        </w:trPr>
        <w:tc>
          <w:tcPr>
            <w:tcW w:w="2183" w:type="dxa"/>
            <w:vMerge/>
          </w:tcPr>
          <w:p w14:paraId="79FAA6BE" w14:textId="77777777" w:rsidR="00F1486B" w:rsidRDefault="00F1486B" w:rsidP="005D4E60">
            <w:pPr>
              <w:jc w:val="left"/>
              <w:rPr>
                <w:sz w:val="20"/>
              </w:rPr>
            </w:pPr>
          </w:p>
        </w:tc>
        <w:tc>
          <w:tcPr>
            <w:tcW w:w="2410" w:type="dxa"/>
          </w:tcPr>
          <w:p w14:paraId="1FDBC56E" w14:textId="77777777" w:rsidR="00F1486B" w:rsidRDefault="00F1486B" w:rsidP="005D4E60">
            <w:pPr>
              <w:jc w:val="left"/>
              <w:rPr>
                <w:sz w:val="20"/>
              </w:rPr>
            </w:pPr>
            <w:r>
              <w:rPr>
                <w:sz w:val="20"/>
              </w:rPr>
              <w:t>ServiceAvailability</w:t>
            </w:r>
            <w:r w:rsidRPr="00853CB2">
              <w:rPr>
                <w:sz w:val="20"/>
              </w:rPr>
              <w:t>Response</w:t>
            </w:r>
          </w:p>
        </w:tc>
        <w:tc>
          <w:tcPr>
            <w:tcW w:w="1432" w:type="dxa"/>
          </w:tcPr>
          <w:p w14:paraId="4D31D0EC" w14:textId="77777777" w:rsidR="00F1486B" w:rsidRDefault="00F1486B" w:rsidP="005D4E60">
            <w:pPr>
              <w:jc w:val="left"/>
              <w:rPr>
                <w:sz w:val="20"/>
              </w:rPr>
            </w:pPr>
            <w:r>
              <w:rPr>
                <w:sz w:val="20"/>
              </w:rPr>
              <w:t>Response</w:t>
            </w:r>
          </w:p>
        </w:tc>
        <w:tc>
          <w:tcPr>
            <w:tcW w:w="4395" w:type="dxa"/>
          </w:tcPr>
          <w:p w14:paraId="0B28BDE9" w14:textId="77777777" w:rsidR="00F1486B" w:rsidRPr="00853CB2" w:rsidRDefault="00A6487D" w:rsidP="00C941E3">
            <w:pPr>
              <w:jc w:val="left"/>
              <w:rPr>
                <w:sz w:val="20"/>
              </w:rPr>
            </w:pPr>
            <w:r w:rsidRPr="007372CC">
              <w:rPr>
                <w:sz w:val="20"/>
              </w:rPr>
              <w:t>/xsd/Global/Common/CommonService/v1/ CommonServiceType.xsd</w:t>
            </w:r>
          </w:p>
        </w:tc>
      </w:tr>
      <w:tr w:rsidR="00F1486B" w:rsidRPr="001D5C91" w14:paraId="32E021AD" w14:textId="77777777" w:rsidTr="003E7AE9">
        <w:trPr>
          <w:trHeight w:val="350"/>
        </w:trPr>
        <w:tc>
          <w:tcPr>
            <w:tcW w:w="2183" w:type="dxa"/>
            <w:vMerge/>
          </w:tcPr>
          <w:p w14:paraId="68626A65" w14:textId="77777777" w:rsidR="00F1486B" w:rsidRDefault="00F1486B" w:rsidP="005D4E60">
            <w:pPr>
              <w:jc w:val="left"/>
              <w:rPr>
                <w:sz w:val="20"/>
              </w:rPr>
            </w:pPr>
          </w:p>
        </w:tc>
        <w:tc>
          <w:tcPr>
            <w:tcW w:w="2410" w:type="dxa"/>
          </w:tcPr>
          <w:p w14:paraId="22988F51" w14:textId="77777777" w:rsidR="00F1486B" w:rsidRDefault="00F1486B" w:rsidP="005D4E60">
            <w:pPr>
              <w:jc w:val="left"/>
              <w:rPr>
                <w:sz w:val="20"/>
              </w:rPr>
            </w:pPr>
            <w:r>
              <w:rPr>
                <w:sz w:val="20"/>
              </w:rPr>
              <w:t>ServiceAvailabilityFault</w:t>
            </w:r>
          </w:p>
        </w:tc>
        <w:tc>
          <w:tcPr>
            <w:tcW w:w="1432" w:type="dxa"/>
          </w:tcPr>
          <w:p w14:paraId="51BEDC1C" w14:textId="77777777" w:rsidR="00F1486B" w:rsidRDefault="00F1486B" w:rsidP="005D4E60">
            <w:pPr>
              <w:jc w:val="left"/>
              <w:rPr>
                <w:sz w:val="20"/>
              </w:rPr>
            </w:pPr>
            <w:r>
              <w:rPr>
                <w:sz w:val="20"/>
              </w:rPr>
              <w:t>Fault</w:t>
            </w:r>
          </w:p>
        </w:tc>
        <w:tc>
          <w:tcPr>
            <w:tcW w:w="4395" w:type="dxa"/>
          </w:tcPr>
          <w:p w14:paraId="220EF52A" w14:textId="77777777" w:rsidR="00F1486B" w:rsidRPr="00853CB2" w:rsidRDefault="00A6487D">
            <w:pPr>
              <w:jc w:val="left"/>
              <w:rPr>
                <w:sz w:val="20"/>
              </w:rPr>
            </w:pPr>
            <w:r w:rsidRPr="007372CC">
              <w:rPr>
                <w:sz w:val="20"/>
              </w:rPr>
              <w:t>/xsd/Global/Common/CommonService/v1/ CommonServiceType.xsd</w:t>
            </w:r>
          </w:p>
        </w:tc>
      </w:tr>
    </w:tbl>
    <w:p w14:paraId="5B78C662" w14:textId="77777777" w:rsidR="00F009A3" w:rsidRDefault="00F009A3" w:rsidP="00F009A3">
      <w:pPr>
        <w:jc w:val="left"/>
        <w:rPr>
          <w:b/>
          <w:sz w:val="20"/>
        </w:rPr>
      </w:pPr>
    </w:p>
    <w:p w14:paraId="435F83F4" w14:textId="77777777" w:rsidR="003E6700" w:rsidRDefault="003E6700" w:rsidP="00F009A3">
      <w:pPr>
        <w:jc w:val="left"/>
        <w:rPr>
          <w:b/>
          <w:sz w:val="20"/>
        </w:rPr>
      </w:pPr>
    </w:p>
    <w:p w14:paraId="42560620" w14:textId="77777777" w:rsidR="003E6700" w:rsidRDefault="003E6700" w:rsidP="00F009A3">
      <w:pPr>
        <w:jc w:val="left"/>
        <w:rPr>
          <w:b/>
          <w:sz w:val="20"/>
        </w:rPr>
      </w:pPr>
    </w:p>
    <w:p w14:paraId="7935D556" w14:textId="77777777" w:rsidR="003E6700" w:rsidRDefault="003E6700" w:rsidP="00F009A3">
      <w:pPr>
        <w:jc w:val="left"/>
        <w:rPr>
          <w:b/>
          <w:sz w:val="20"/>
        </w:rPr>
      </w:pPr>
    </w:p>
    <w:p w14:paraId="21462AAC" w14:textId="77777777" w:rsidR="00F6682E" w:rsidRPr="003E7AE9" w:rsidRDefault="0086200A" w:rsidP="00F6682E">
      <w:pPr>
        <w:pStyle w:val="Heading2"/>
        <w:numPr>
          <w:ilvl w:val="2"/>
          <w:numId w:val="2"/>
        </w:numPr>
        <w:spacing w:before="0" w:after="0"/>
        <w:rPr>
          <w:i w:val="0"/>
        </w:rPr>
      </w:pPr>
      <w:bookmarkStart w:id="535" w:name="_Toc422823149"/>
      <w:bookmarkStart w:id="536" w:name="_Toc426017828"/>
      <w:bookmarkStart w:id="537" w:name="_Toc427925216"/>
      <w:bookmarkStart w:id="538" w:name="_Toc422823150"/>
      <w:bookmarkStart w:id="539" w:name="_Toc426017829"/>
      <w:bookmarkStart w:id="540" w:name="_Toc427925217"/>
      <w:bookmarkStart w:id="541" w:name="_Toc453246567"/>
      <w:bookmarkEnd w:id="535"/>
      <w:bookmarkEnd w:id="536"/>
      <w:bookmarkEnd w:id="537"/>
      <w:bookmarkEnd w:id="538"/>
      <w:bookmarkEnd w:id="539"/>
      <w:bookmarkEnd w:id="540"/>
      <w:r w:rsidRPr="003E7AE9">
        <w:rPr>
          <w:i w:val="0"/>
        </w:rPr>
        <w:t xml:space="preserve">DuplicateCoverCheck </w:t>
      </w:r>
      <w:r w:rsidR="00F6682E" w:rsidRPr="003E7AE9">
        <w:rPr>
          <w:i w:val="0"/>
        </w:rPr>
        <w:t>Service Request Attribute Definitions</w:t>
      </w:r>
      <w:bookmarkEnd w:id="541"/>
    </w:p>
    <w:p w14:paraId="1BDFC7A7" w14:textId="77777777" w:rsidR="002910D3" w:rsidRDefault="002910D3" w:rsidP="003E7AE9">
      <w:r>
        <w:t xml:space="preserve">                        </w:t>
      </w:r>
    </w:p>
    <w:p w14:paraId="72FB09DD" w14:textId="77777777" w:rsidR="00F6682E" w:rsidRDefault="002910D3" w:rsidP="003E7AE9">
      <w:r>
        <w:t xml:space="preserve">           </w:t>
      </w:r>
      <w:bookmarkStart w:id="542" w:name="_MON_1496126685"/>
      <w:bookmarkEnd w:id="542"/>
      <w:r w:rsidR="00FE21EA">
        <w:object w:dxaOrig="2069" w:dyaOrig="1320" w14:anchorId="0002D703">
          <v:shape id="_x0000_i1027" type="#_x0000_t75" style="width:103.5pt;height:66pt" o:ole="">
            <v:imagedata r:id="rId21" o:title=""/>
          </v:shape>
          <o:OLEObject Type="Embed" ProgID="Excel.Sheet.12" ShapeID="_x0000_i1027" DrawAspect="Icon" ObjectID="_1551259664" r:id="rId22"/>
        </w:object>
      </w:r>
    </w:p>
    <w:p w14:paraId="23B645F8" w14:textId="77777777" w:rsidR="00C112DE" w:rsidRDefault="00037DD7" w:rsidP="00A4679E">
      <w:r>
        <w:t xml:space="preserve">                                </w:t>
      </w:r>
      <w:r w:rsidR="00FB1733">
        <w:t xml:space="preserve">                 </w:t>
      </w:r>
    </w:p>
    <w:p w14:paraId="22A6F71D" w14:textId="77777777" w:rsidR="00F6682E" w:rsidRDefault="0086200A" w:rsidP="00F6682E">
      <w:pPr>
        <w:pStyle w:val="Heading2"/>
        <w:numPr>
          <w:ilvl w:val="2"/>
          <w:numId w:val="2"/>
        </w:numPr>
        <w:rPr>
          <w:i w:val="0"/>
        </w:rPr>
      </w:pPr>
      <w:bookmarkStart w:id="543" w:name="_Toc421292377"/>
      <w:bookmarkStart w:id="544" w:name="_Toc421700334"/>
      <w:bookmarkStart w:id="545" w:name="_Toc421715571"/>
      <w:bookmarkStart w:id="546" w:name="_Toc421715307"/>
      <w:bookmarkStart w:id="547" w:name="_Toc422147932"/>
      <w:bookmarkStart w:id="548" w:name="_Toc422229353"/>
      <w:bookmarkStart w:id="549" w:name="_Toc422231723"/>
      <w:bookmarkStart w:id="550" w:name="_Toc422220727"/>
      <w:bookmarkStart w:id="551" w:name="_Toc422302516"/>
      <w:bookmarkStart w:id="552" w:name="_Toc422398993"/>
      <w:bookmarkStart w:id="553" w:name="_Toc422399098"/>
      <w:bookmarkStart w:id="554" w:name="_Toc422386423"/>
      <w:bookmarkStart w:id="555" w:name="_Toc422823152"/>
      <w:bookmarkStart w:id="556" w:name="_Toc426017831"/>
      <w:bookmarkStart w:id="557" w:name="_Toc427925219"/>
      <w:bookmarkStart w:id="558" w:name="_Toc453246568"/>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r w:rsidRPr="003E7AE9">
        <w:rPr>
          <w:i w:val="0"/>
        </w:rPr>
        <w:t xml:space="preserve">DuplicateCoverCheck </w:t>
      </w:r>
      <w:r w:rsidR="00F6682E" w:rsidRPr="003E7AE9">
        <w:rPr>
          <w:i w:val="0"/>
        </w:rPr>
        <w:t>Service</w:t>
      </w:r>
      <w:r w:rsidR="00EC1312" w:rsidRPr="003E7AE9">
        <w:rPr>
          <w:i w:val="0"/>
        </w:rPr>
        <w:t xml:space="preserve"> </w:t>
      </w:r>
      <w:r w:rsidR="00F6682E" w:rsidRPr="003E7AE9">
        <w:rPr>
          <w:i w:val="0"/>
        </w:rPr>
        <w:t>Response Attribute Definitions</w:t>
      </w:r>
      <w:bookmarkEnd w:id="558"/>
    </w:p>
    <w:p w14:paraId="7A62D9F7" w14:textId="77777777" w:rsidR="00547202" w:rsidRPr="00F450DE" w:rsidRDefault="00547202" w:rsidP="003E7AE9"/>
    <w:p w14:paraId="3D50CF0B" w14:textId="77777777" w:rsidR="002910D3" w:rsidRDefault="00A92F22" w:rsidP="00A92F22">
      <w:r>
        <w:t xml:space="preserve">        </w:t>
      </w:r>
      <w:bookmarkStart w:id="559" w:name="_MON_1496126718"/>
      <w:bookmarkEnd w:id="559"/>
      <w:r w:rsidR="00FE21EA">
        <w:object w:dxaOrig="2069" w:dyaOrig="1320" w14:anchorId="07FF3F3F">
          <v:shape id="_x0000_i1028" type="#_x0000_t75" style="width:103.5pt;height:66pt" o:ole="">
            <v:imagedata r:id="rId23" o:title=""/>
          </v:shape>
          <o:OLEObject Type="Embed" ProgID="Excel.Sheet.12" ShapeID="_x0000_i1028" DrawAspect="Icon" ObjectID="_1551259665" r:id="rId24"/>
        </w:object>
      </w:r>
    </w:p>
    <w:p w14:paraId="6023ABA4" w14:textId="77777777" w:rsidR="008E186B" w:rsidRDefault="002910D3" w:rsidP="003E7AE9">
      <w:pPr>
        <w:rPr>
          <w:i/>
          <w:iCs/>
          <w:sz w:val="20"/>
        </w:rPr>
      </w:pPr>
      <w:r>
        <w:t xml:space="preserve">       </w:t>
      </w:r>
      <w:r w:rsidR="0098091D">
        <w:t xml:space="preserve">                </w:t>
      </w:r>
    </w:p>
    <w:p w14:paraId="537C99D4" w14:textId="77777777" w:rsidR="008E186B" w:rsidRPr="00F450DE" w:rsidRDefault="0086200A" w:rsidP="003E7AE9">
      <w:pPr>
        <w:pStyle w:val="Heading2"/>
        <w:numPr>
          <w:ilvl w:val="2"/>
          <w:numId w:val="2"/>
        </w:numPr>
      </w:pPr>
      <w:bookmarkStart w:id="560" w:name="_Toc421292379"/>
      <w:bookmarkStart w:id="561" w:name="_Toc421700336"/>
      <w:bookmarkStart w:id="562" w:name="_Toc421715573"/>
      <w:bookmarkStart w:id="563" w:name="_Toc421715309"/>
      <w:bookmarkStart w:id="564" w:name="_Toc422147934"/>
      <w:bookmarkStart w:id="565" w:name="_Toc422229355"/>
      <w:bookmarkStart w:id="566" w:name="_Toc422231725"/>
      <w:bookmarkStart w:id="567" w:name="_Toc422220729"/>
      <w:bookmarkStart w:id="568" w:name="_Toc422302518"/>
      <w:bookmarkStart w:id="569" w:name="_Toc422398995"/>
      <w:bookmarkStart w:id="570" w:name="_Toc422399100"/>
      <w:bookmarkStart w:id="571" w:name="_Toc422386425"/>
      <w:bookmarkStart w:id="572" w:name="_Toc422823154"/>
      <w:bookmarkStart w:id="573" w:name="_Toc426017833"/>
      <w:bookmarkStart w:id="574" w:name="_Toc427925221"/>
      <w:bookmarkStart w:id="575" w:name="_Toc416781517"/>
      <w:bookmarkStart w:id="576" w:name="_Toc45324656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r w:rsidRPr="003E7AE9">
        <w:rPr>
          <w:i w:val="0"/>
        </w:rPr>
        <w:t xml:space="preserve">DuplicateCoverCheck </w:t>
      </w:r>
      <w:r w:rsidR="008E186B" w:rsidRPr="003E7AE9">
        <w:rPr>
          <w:i w:val="0"/>
        </w:rPr>
        <w:t>Service Error Attribute Definitions</w:t>
      </w:r>
      <w:bookmarkEnd w:id="575"/>
      <w:bookmarkEnd w:id="576"/>
    </w:p>
    <w:p w14:paraId="6E263F64" w14:textId="77777777" w:rsidR="008E186B" w:rsidRDefault="008E186B" w:rsidP="008E186B">
      <w:pPr>
        <w:jc w:val="left"/>
        <w:rPr>
          <w:sz w:val="20"/>
        </w:rPr>
      </w:pPr>
      <w:r w:rsidRPr="004A7EF6">
        <w:rPr>
          <w:sz w:val="20"/>
        </w:rPr>
        <w:t>If any Exception/error occurs during the operation, ‘</w:t>
      </w:r>
      <w:r w:rsidR="000F73F8">
        <w:rPr>
          <w:sz w:val="20"/>
        </w:rPr>
        <w:t>Fault</w:t>
      </w:r>
      <w:r w:rsidRPr="004A7EF6">
        <w:rPr>
          <w:sz w:val="20"/>
        </w:rPr>
        <w:t xml:space="preserve"> code’ and ‘</w:t>
      </w:r>
      <w:r w:rsidR="000F73F8">
        <w:rPr>
          <w:sz w:val="20"/>
        </w:rPr>
        <w:t>Fault</w:t>
      </w:r>
      <w:r w:rsidR="000F73F8" w:rsidRPr="004A7EF6">
        <w:rPr>
          <w:sz w:val="20"/>
        </w:rPr>
        <w:t xml:space="preserve"> </w:t>
      </w:r>
      <w:r w:rsidRPr="004A7EF6">
        <w:rPr>
          <w:sz w:val="20"/>
        </w:rPr>
        <w:t xml:space="preserve">description’ will be returned as the part of SOAP fault. </w:t>
      </w:r>
      <w:r>
        <w:rPr>
          <w:sz w:val="20"/>
        </w:rPr>
        <w:t>Refer Section 4.4 Error Handling</w:t>
      </w:r>
    </w:p>
    <w:p w14:paraId="4C5AD650" w14:textId="77777777" w:rsidR="00F6682E" w:rsidRDefault="00F6682E" w:rsidP="00F6682E"/>
    <w:p w14:paraId="53DCA5FC" w14:textId="77777777" w:rsidR="00F1486B" w:rsidRDefault="00A92F22" w:rsidP="00F6682E">
      <w:r>
        <w:t xml:space="preserve">    </w:t>
      </w:r>
      <w:r w:rsidR="0098091D">
        <w:t xml:space="preserve">    </w:t>
      </w:r>
      <w:bookmarkStart w:id="577" w:name="_MON_1495459265"/>
      <w:bookmarkEnd w:id="577"/>
      <w:r w:rsidR="00DC2F25">
        <w:object w:dxaOrig="2069" w:dyaOrig="1320" w14:anchorId="662A0D5B">
          <v:shape id="_x0000_i1029" type="#_x0000_t75" style="width:105pt;height:66pt" o:ole="">
            <v:imagedata r:id="rId25" o:title=""/>
          </v:shape>
          <o:OLEObject Type="Embed" ProgID="Excel.Sheet.12" ShapeID="_x0000_i1029" DrawAspect="Icon" ObjectID="_1551259666" r:id="rId26"/>
        </w:object>
      </w:r>
      <w:r w:rsidR="0098091D">
        <w:t xml:space="preserve">               </w:t>
      </w:r>
    </w:p>
    <w:p w14:paraId="52D8961A" w14:textId="77777777" w:rsidR="00F1486B" w:rsidRDefault="00F1486B" w:rsidP="00F1486B">
      <w:pPr>
        <w:jc w:val="left"/>
        <w:rPr>
          <w:sz w:val="20"/>
        </w:rPr>
      </w:pPr>
    </w:p>
    <w:p w14:paraId="5A035051" w14:textId="77777777" w:rsidR="00F1486B" w:rsidRPr="00105D0C" w:rsidRDefault="00F1486B" w:rsidP="00F1486B">
      <w:pPr>
        <w:jc w:val="left"/>
        <w:rPr>
          <w:b/>
          <w:sz w:val="20"/>
        </w:rPr>
      </w:pPr>
      <w:r w:rsidRPr="00105D0C">
        <w:rPr>
          <w:b/>
          <w:sz w:val="20"/>
        </w:rPr>
        <w:t>Error Type: Faults that can be handled</w:t>
      </w:r>
    </w:p>
    <w:p w14:paraId="4C2D0A58" w14:textId="77777777" w:rsidR="00F1486B" w:rsidRDefault="00F1486B" w:rsidP="00F1486B">
      <w:pPr>
        <w:pStyle w:val="ListParagraph"/>
        <w:numPr>
          <w:ilvl w:val="0"/>
          <w:numId w:val="35"/>
        </w:numPr>
        <w:jc w:val="left"/>
        <w:rPr>
          <w:sz w:val="20"/>
        </w:rPr>
      </w:pPr>
      <w:r>
        <w:rPr>
          <w:sz w:val="20"/>
        </w:rPr>
        <w:t>XSD Schema validation failed</w:t>
      </w:r>
    </w:p>
    <w:p w14:paraId="76F2A06A" w14:textId="77777777" w:rsidR="00F1486B" w:rsidRDefault="00F1486B" w:rsidP="00F1486B">
      <w:pPr>
        <w:pStyle w:val="ListParagraph"/>
        <w:numPr>
          <w:ilvl w:val="0"/>
          <w:numId w:val="35"/>
        </w:numPr>
        <w:jc w:val="left"/>
        <w:rPr>
          <w:sz w:val="20"/>
        </w:rPr>
      </w:pPr>
      <w:r>
        <w:rPr>
          <w:sz w:val="20"/>
        </w:rPr>
        <w:t>Mandatory Check on the required fields failed</w:t>
      </w:r>
    </w:p>
    <w:p w14:paraId="55010987" w14:textId="77777777" w:rsidR="00F1486B" w:rsidRDefault="00F1486B" w:rsidP="00F1486B">
      <w:pPr>
        <w:pStyle w:val="ListParagraph"/>
        <w:numPr>
          <w:ilvl w:val="0"/>
          <w:numId w:val="35"/>
        </w:numPr>
        <w:jc w:val="left"/>
        <w:rPr>
          <w:sz w:val="20"/>
        </w:rPr>
      </w:pPr>
      <w:r>
        <w:rPr>
          <w:sz w:val="20"/>
        </w:rPr>
        <w:t>Business validation rule failed</w:t>
      </w:r>
    </w:p>
    <w:p w14:paraId="23D7662C" w14:textId="77777777" w:rsidR="00F1486B" w:rsidRPr="00105D0C" w:rsidRDefault="00F1486B" w:rsidP="00F1486B">
      <w:pPr>
        <w:pStyle w:val="ListParagraph"/>
        <w:jc w:val="left"/>
        <w:rPr>
          <w:sz w:val="20"/>
        </w:rPr>
      </w:pPr>
    </w:p>
    <w:p w14:paraId="19776F91" w14:textId="77777777" w:rsidR="00EA433C" w:rsidRDefault="00F1486B" w:rsidP="00F1486B">
      <w:pPr>
        <w:rPr>
          <w:sz w:val="20"/>
        </w:rPr>
      </w:pPr>
      <w:r w:rsidRPr="00E9128B">
        <w:rPr>
          <w:sz w:val="20"/>
        </w:rPr>
        <w:t>The above handled response details will be passed to the normal response in the outcome section. Reason code and description will be as per the details provided in the common Error catalogue for the entire Unity Programme</w:t>
      </w:r>
    </w:p>
    <w:p w14:paraId="15FFCF64" w14:textId="77777777" w:rsidR="000F73F8" w:rsidRDefault="000F73F8" w:rsidP="00F1486B">
      <w:pPr>
        <w:rPr>
          <w:sz w:val="20"/>
        </w:rPr>
      </w:pPr>
    </w:p>
    <w:p w14:paraId="11C3EE45" w14:textId="77777777" w:rsidR="0086200A" w:rsidRDefault="0086200A" w:rsidP="003E7AE9"/>
    <w:p w14:paraId="249896B9" w14:textId="77777777" w:rsidR="0086200A" w:rsidRPr="003E7AE9" w:rsidRDefault="0086200A" w:rsidP="0086200A">
      <w:pPr>
        <w:pStyle w:val="Heading2"/>
        <w:numPr>
          <w:ilvl w:val="2"/>
          <w:numId w:val="2"/>
        </w:numPr>
        <w:spacing w:before="0" w:after="0"/>
        <w:rPr>
          <w:i w:val="0"/>
        </w:rPr>
      </w:pPr>
      <w:bookmarkStart w:id="578" w:name="_Toc453246570"/>
      <w:r w:rsidRPr="003E7AE9">
        <w:rPr>
          <w:i w:val="0"/>
        </w:rPr>
        <w:t>ServiceAvailability Service Request Attribute Definitions</w:t>
      </w:r>
      <w:bookmarkEnd w:id="578"/>
    </w:p>
    <w:p w14:paraId="0CDAFFE4" w14:textId="77777777" w:rsidR="0086200A" w:rsidRDefault="007F0917" w:rsidP="003E7AE9">
      <w:r>
        <w:t xml:space="preserve">                </w:t>
      </w:r>
      <w:r w:rsidR="0086200A">
        <w:t xml:space="preserve">      </w:t>
      </w:r>
    </w:p>
    <w:p w14:paraId="489788A6" w14:textId="77777777" w:rsidR="0086200A" w:rsidRDefault="007F0917" w:rsidP="0086200A">
      <w:r>
        <w:lastRenderedPageBreak/>
        <w:t xml:space="preserve">                </w:t>
      </w:r>
      <w:bookmarkStart w:id="579" w:name="_MON_1495974676"/>
      <w:bookmarkEnd w:id="579"/>
      <w:r w:rsidR="00FE21EA">
        <w:object w:dxaOrig="2069" w:dyaOrig="1320" w14:anchorId="764F4FF1">
          <v:shape id="_x0000_i1030" type="#_x0000_t75" style="width:105pt;height:66pt" o:ole="">
            <v:imagedata r:id="rId27" o:title=""/>
          </v:shape>
          <o:OLEObject Type="Embed" ProgID="Excel.Sheet.12" ShapeID="_x0000_i1030" DrawAspect="Icon" ObjectID="_1551259667" r:id="rId28"/>
        </w:object>
      </w:r>
      <w:r>
        <w:t xml:space="preserve">                </w:t>
      </w:r>
    </w:p>
    <w:p w14:paraId="78621255" w14:textId="77777777" w:rsidR="0086200A" w:rsidRPr="003E7AE9" w:rsidRDefault="0086200A" w:rsidP="0086200A">
      <w:pPr>
        <w:pStyle w:val="Heading2"/>
        <w:numPr>
          <w:ilvl w:val="2"/>
          <w:numId w:val="2"/>
        </w:numPr>
        <w:rPr>
          <w:i w:val="0"/>
        </w:rPr>
      </w:pPr>
      <w:bookmarkStart w:id="580" w:name="_Toc453246571"/>
      <w:r w:rsidRPr="003E7AE9">
        <w:rPr>
          <w:i w:val="0"/>
        </w:rPr>
        <w:t>ServiceAvailability Service Response Attribute Definitions</w:t>
      </w:r>
      <w:bookmarkEnd w:id="580"/>
    </w:p>
    <w:p w14:paraId="65663266" w14:textId="77777777" w:rsidR="007F0917" w:rsidRPr="003B74A0" w:rsidRDefault="0098091D" w:rsidP="003E7AE9">
      <w:r>
        <w:t xml:space="preserve">                </w:t>
      </w:r>
      <w:bookmarkStart w:id="581" w:name="_MON_1495974704"/>
      <w:bookmarkEnd w:id="581"/>
      <w:r w:rsidR="009B52EC">
        <w:object w:dxaOrig="1550" w:dyaOrig="991" w14:anchorId="5BBAC942">
          <v:shape id="_x0000_i1031" type="#_x0000_t75" style="width:78pt;height:49.5pt" o:ole="">
            <v:imagedata r:id="rId29" o:title=""/>
          </v:shape>
          <o:OLEObject Type="Embed" ProgID="Excel.Sheet.12" ShapeID="_x0000_i1031" DrawAspect="Icon" ObjectID="_1551259668" r:id="rId30"/>
        </w:object>
      </w:r>
      <w:r>
        <w:t xml:space="preserve">  </w:t>
      </w:r>
    </w:p>
    <w:p w14:paraId="1CA86612" w14:textId="77777777" w:rsidR="0086200A" w:rsidRDefault="0086200A" w:rsidP="0086200A">
      <w:r>
        <w:t xml:space="preserve">        </w:t>
      </w:r>
    </w:p>
    <w:p w14:paraId="0360936A" w14:textId="77777777" w:rsidR="0086200A" w:rsidRPr="00F410B7" w:rsidRDefault="0086200A" w:rsidP="0086200A">
      <w:pPr>
        <w:tabs>
          <w:tab w:val="left" w:pos="1236"/>
        </w:tabs>
        <w:jc w:val="left"/>
        <w:rPr>
          <w:iCs/>
          <w:sz w:val="20"/>
        </w:rPr>
      </w:pPr>
      <w:r w:rsidRPr="00F410B7">
        <w:rPr>
          <w:b/>
          <w:iCs/>
          <w:sz w:val="20"/>
        </w:rPr>
        <w:t>Note:</w:t>
      </w:r>
      <w:r w:rsidRPr="00F410B7">
        <w:rPr>
          <w:iCs/>
          <w:sz w:val="20"/>
        </w:rPr>
        <w:t xml:space="preserve"> Request and Response attributes and lengths will fluctuate during development.</w:t>
      </w:r>
    </w:p>
    <w:p w14:paraId="2B03F8F0" w14:textId="77777777" w:rsidR="0086200A" w:rsidRDefault="0086200A" w:rsidP="0086200A">
      <w:pPr>
        <w:tabs>
          <w:tab w:val="left" w:pos="1236"/>
        </w:tabs>
        <w:jc w:val="left"/>
        <w:rPr>
          <w:i/>
          <w:iCs/>
          <w:sz w:val="20"/>
        </w:rPr>
      </w:pPr>
    </w:p>
    <w:p w14:paraId="5271E834" w14:textId="77777777" w:rsidR="0086200A" w:rsidRPr="00F450DE" w:rsidRDefault="0086200A" w:rsidP="003E7AE9">
      <w:pPr>
        <w:pStyle w:val="Heading2"/>
        <w:numPr>
          <w:ilvl w:val="2"/>
          <w:numId w:val="2"/>
        </w:numPr>
      </w:pPr>
      <w:bookmarkStart w:id="582" w:name="_Toc453246572"/>
      <w:r w:rsidRPr="003E7AE9">
        <w:rPr>
          <w:i w:val="0"/>
        </w:rPr>
        <w:t>ServiceAvailability Service Error Attribute Definitions</w:t>
      </w:r>
      <w:bookmarkEnd w:id="582"/>
    </w:p>
    <w:p w14:paraId="76E5E4A2" w14:textId="77777777" w:rsidR="0086200A" w:rsidRDefault="0086200A" w:rsidP="0086200A">
      <w:pPr>
        <w:jc w:val="left"/>
        <w:rPr>
          <w:sz w:val="20"/>
        </w:rPr>
      </w:pPr>
      <w:r w:rsidRPr="004A7EF6">
        <w:rPr>
          <w:sz w:val="20"/>
        </w:rPr>
        <w:t xml:space="preserve">If any Exception/error occurs during the operation, </w:t>
      </w:r>
      <w:r w:rsidR="000F73F8" w:rsidRPr="004A7EF6">
        <w:rPr>
          <w:sz w:val="20"/>
        </w:rPr>
        <w:t xml:space="preserve"> ‘</w:t>
      </w:r>
      <w:r w:rsidR="000F73F8">
        <w:rPr>
          <w:sz w:val="20"/>
        </w:rPr>
        <w:t>Fault</w:t>
      </w:r>
      <w:r w:rsidR="000F73F8" w:rsidRPr="004A7EF6">
        <w:rPr>
          <w:sz w:val="20"/>
        </w:rPr>
        <w:t xml:space="preserve"> code’ and ‘</w:t>
      </w:r>
      <w:r w:rsidR="000F73F8">
        <w:rPr>
          <w:sz w:val="20"/>
        </w:rPr>
        <w:t>Fault</w:t>
      </w:r>
      <w:r w:rsidR="000F73F8" w:rsidRPr="004A7EF6">
        <w:rPr>
          <w:sz w:val="20"/>
        </w:rPr>
        <w:t xml:space="preserve"> description’ </w:t>
      </w:r>
      <w:r w:rsidRPr="004A7EF6">
        <w:rPr>
          <w:sz w:val="20"/>
        </w:rPr>
        <w:t xml:space="preserve">will be returned as the part of SOAP fault. </w:t>
      </w:r>
      <w:r>
        <w:rPr>
          <w:sz w:val="20"/>
        </w:rPr>
        <w:t>Refer Section 4.4 Error Handling</w:t>
      </w:r>
    </w:p>
    <w:p w14:paraId="6C812192" w14:textId="77777777" w:rsidR="0086200A" w:rsidRDefault="0086200A" w:rsidP="0086200A"/>
    <w:p w14:paraId="30F1CEA8" w14:textId="77777777" w:rsidR="0086200A" w:rsidRDefault="0086200A" w:rsidP="0086200A">
      <w:r>
        <w:t xml:space="preserve">    </w:t>
      </w:r>
      <w:r w:rsidR="0098091D">
        <w:t xml:space="preserve">              </w:t>
      </w:r>
      <w:bookmarkStart w:id="583" w:name="_MON_1495974725"/>
      <w:bookmarkEnd w:id="583"/>
      <w:r w:rsidR="009B52EC">
        <w:object w:dxaOrig="1550" w:dyaOrig="991" w14:anchorId="27C7DACB">
          <v:shape id="_x0000_i1032" type="#_x0000_t75" style="width:78pt;height:49.5pt" o:ole="">
            <v:imagedata r:id="rId31" o:title=""/>
          </v:shape>
          <o:OLEObject Type="Embed" ProgID="Excel.Sheet.12" ShapeID="_x0000_i1032" DrawAspect="Icon" ObjectID="_1551259669" r:id="rId32"/>
        </w:object>
      </w:r>
      <w:r w:rsidR="0098091D">
        <w:t xml:space="preserve">      </w:t>
      </w:r>
    </w:p>
    <w:p w14:paraId="4791DD2B" w14:textId="77777777" w:rsidR="0086200A" w:rsidRDefault="0086200A" w:rsidP="0086200A">
      <w:pPr>
        <w:jc w:val="left"/>
        <w:rPr>
          <w:sz w:val="20"/>
        </w:rPr>
      </w:pPr>
    </w:p>
    <w:p w14:paraId="41DEA82B" w14:textId="77777777" w:rsidR="0086200A" w:rsidRPr="00105D0C" w:rsidRDefault="0086200A" w:rsidP="0086200A">
      <w:pPr>
        <w:jc w:val="left"/>
        <w:rPr>
          <w:b/>
          <w:sz w:val="20"/>
        </w:rPr>
      </w:pPr>
      <w:r w:rsidRPr="00105D0C">
        <w:rPr>
          <w:b/>
          <w:sz w:val="20"/>
        </w:rPr>
        <w:t>Error Type: Faults that can be handled</w:t>
      </w:r>
    </w:p>
    <w:p w14:paraId="15E64287" w14:textId="77777777" w:rsidR="0086200A" w:rsidRDefault="0086200A" w:rsidP="0086200A">
      <w:pPr>
        <w:pStyle w:val="ListParagraph"/>
        <w:numPr>
          <w:ilvl w:val="0"/>
          <w:numId w:val="35"/>
        </w:numPr>
        <w:jc w:val="left"/>
        <w:rPr>
          <w:sz w:val="20"/>
        </w:rPr>
      </w:pPr>
      <w:r>
        <w:rPr>
          <w:sz w:val="20"/>
        </w:rPr>
        <w:t>XSD Schema validation failed</w:t>
      </w:r>
    </w:p>
    <w:p w14:paraId="3D9304C4" w14:textId="77777777" w:rsidR="0086200A" w:rsidRDefault="0086200A" w:rsidP="0086200A">
      <w:pPr>
        <w:pStyle w:val="ListParagraph"/>
        <w:numPr>
          <w:ilvl w:val="0"/>
          <w:numId w:val="35"/>
        </w:numPr>
        <w:jc w:val="left"/>
        <w:rPr>
          <w:sz w:val="20"/>
        </w:rPr>
      </w:pPr>
      <w:r>
        <w:rPr>
          <w:sz w:val="20"/>
        </w:rPr>
        <w:t>Mandatory Check on the required fields failed</w:t>
      </w:r>
    </w:p>
    <w:p w14:paraId="4C2AB73B" w14:textId="77777777" w:rsidR="0086200A" w:rsidRPr="00105D0C" w:rsidRDefault="0086200A" w:rsidP="0086200A">
      <w:pPr>
        <w:pStyle w:val="ListParagraph"/>
        <w:jc w:val="left"/>
        <w:rPr>
          <w:sz w:val="20"/>
        </w:rPr>
      </w:pPr>
    </w:p>
    <w:p w14:paraId="1DC43F15" w14:textId="77777777" w:rsidR="00EA433C" w:rsidRDefault="00EA433C" w:rsidP="00EA433C">
      <w:pPr>
        <w:rPr>
          <w:sz w:val="20"/>
        </w:rPr>
      </w:pPr>
    </w:p>
    <w:p w14:paraId="0CB4CAA5" w14:textId="77777777" w:rsidR="008E186B" w:rsidRPr="007805AC" w:rsidRDefault="008E186B" w:rsidP="003E7AE9">
      <w:pPr>
        <w:pStyle w:val="Heading1"/>
        <w:pageBreakBefore/>
        <w:numPr>
          <w:ilvl w:val="0"/>
          <w:numId w:val="2"/>
        </w:numPr>
        <w:ind w:left="431" w:hanging="431"/>
        <w:jc w:val="left"/>
        <w:rPr>
          <w:rFonts w:cs="Calibri"/>
        </w:rPr>
      </w:pPr>
      <w:bookmarkStart w:id="584" w:name="_E2E_High_Level"/>
      <w:bookmarkStart w:id="585" w:name="_Toc419270513"/>
      <w:bookmarkStart w:id="586" w:name="_Toc453246573"/>
      <w:bookmarkStart w:id="587" w:name="_Toc398208923"/>
      <w:bookmarkStart w:id="588" w:name="_Toc340219584"/>
      <w:bookmarkStart w:id="589" w:name="_Toc477065990"/>
      <w:bookmarkStart w:id="590" w:name="_Toc481826950"/>
      <w:bookmarkStart w:id="591" w:name="_Toc328148600"/>
      <w:bookmarkEnd w:id="155"/>
      <w:bookmarkEnd w:id="156"/>
      <w:bookmarkEnd w:id="157"/>
      <w:bookmarkEnd w:id="158"/>
      <w:bookmarkEnd w:id="584"/>
      <w:r w:rsidRPr="007805AC">
        <w:rPr>
          <w:rFonts w:cs="Calibri"/>
        </w:rPr>
        <w:lastRenderedPageBreak/>
        <w:t>Non-Functional Design</w:t>
      </w:r>
      <w:bookmarkEnd w:id="585"/>
      <w:bookmarkEnd w:id="586"/>
    </w:p>
    <w:p w14:paraId="0ECED065" w14:textId="77777777" w:rsidR="008D0548" w:rsidRPr="003E7AE9" w:rsidRDefault="008D0548" w:rsidP="003E7AE9">
      <w:pPr>
        <w:pStyle w:val="Heading2"/>
        <w:numPr>
          <w:ilvl w:val="1"/>
          <w:numId w:val="30"/>
        </w:numPr>
        <w:tabs>
          <w:tab w:val="num" w:pos="576"/>
        </w:tabs>
        <w:ind w:left="576" w:hanging="576"/>
        <w:rPr>
          <w:i w:val="0"/>
        </w:rPr>
      </w:pPr>
      <w:bookmarkStart w:id="592" w:name="_Toc453246574"/>
      <w:bookmarkStart w:id="593" w:name="_Toc419270514"/>
      <w:r w:rsidRPr="003E7AE9">
        <w:rPr>
          <w:i w:val="0"/>
        </w:rPr>
        <w:t>Service SOAP Headers</w:t>
      </w:r>
      <w:bookmarkEnd w:id="592"/>
    </w:p>
    <w:p w14:paraId="2F1D6BDD" w14:textId="77777777" w:rsidR="006E07FD" w:rsidRDefault="008D0548" w:rsidP="006E07FD">
      <w:pPr>
        <w:rPr>
          <w:ins w:id="594" w:author="Venkata Srinivas Samavedam" w:date="2017-03-17T10:57:00Z"/>
          <w:sz w:val="20"/>
        </w:rPr>
      </w:pPr>
      <w:r w:rsidRPr="00483C80">
        <w:rPr>
          <w:color w:val="000000" w:themeColor="text1"/>
          <w:sz w:val="20"/>
        </w:rPr>
        <w:t>HomeServe has specific standard</w:t>
      </w:r>
      <w:r>
        <w:rPr>
          <w:color w:val="000000" w:themeColor="text1"/>
          <w:sz w:val="20"/>
        </w:rPr>
        <w:t>s for</w:t>
      </w:r>
      <w:r w:rsidRPr="00483C80">
        <w:rPr>
          <w:color w:val="000000" w:themeColor="text1"/>
          <w:sz w:val="20"/>
        </w:rPr>
        <w:t xml:space="preserve"> headers. Th</w:t>
      </w:r>
      <w:r>
        <w:rPr>
          <w:color w:val="000000" w:themeColor="text1"/>
          <w:sz w:val="20"/>
        </w:rPr>
        <w:t>e</w:t>
      </w:r>
      <w:r w:rsidRPr="00483C80">
        <w:rPr>
          <w:color w:val="000000" w:themeColor="text1"/>
          <w:sz w:val="20"/>
        </w:rPr>
        <w:t xml:space="preserve">se headers </w:t>
      </w:r>
      <w:r>
        <w:rPr>
          <w:color w:val="000000" w:themeColor="text1"/>
          <w:sz w:val="20"/>
        </w:rPr>
        <w:t xml:space="preserve">are detailed in the </w:t>
      </w:r>
      <w:r w:rsidRPr="00483C80">
        <w:rPr>
          <w:color w:val="000000" w:themeColor="text1"/>
          <w:sz w:val="20"/>
        </w:rPr>
        <w:t>HomeServe confluence link mentioned in appendix</w:t>
      </w:r>
      <w:r>
        <w:rPr>
          <w:color w:val="000000" w:themeColor="text1"/>
          <w:sz w:val="20"/>
        </w:rPr>
        <w:t>, examples are given for both requests and responses</w:t>
      </w:r>
      <w:r w:rsidR="000634F8">
        <w:rPr>
          <w:color w:val="000000" w:themeColor="text1"/>
          <w:sz w:val="20"/>
        </w:rPr>
        <w:t xml:space="preserve"> in the wiki</w:t>
      </w:r>
      <w:r>
        <w:rPr>
          <w:sz w:val="20"/>
        </w:rPr>
        <w:t>. A key component of these headers is the ability to track a message from consumer through to end system and back again using the TransactionReference originated at the consumer.</w:t>
      </w:r>
      <w:r w:rsidR="006E07FD">
        <w:rPr>
          <w:sz w:val="20"/>
        </w:rPr>
        <w:t xml:space="preserve"> </w:t>
      </w:r>
    </w:p>
    <w:p w14:paraId="638DDBEA" w14:textId="77777777" w:rsidR="00132320" w:rsidRDefault="00132320" w:rsidP="006E07FD">
      <w:pPr>
        <w:rPr>
          <w:sz w:val="20"/>
        </w:rPr>
      </w:pPr>
    </w:p>
    <w:p w14:paraId="16BFC778" w14:textId="77777777" w:rsidR="006E07FD" w:rsidRDefault="006E07FD" w:rsidP="006E07FD">
      <w:pPr>
        <w:rPr>
          <w:sz w:val="20"/>
        </w:rPr>
      </w:pPr>
    </w:p>
    <w:p w14:paraId="5653F353" w14:textId="77777777" w:rsidR="004E29FA" w:rsidRPr="003E7AE9" w:rsidRDefault="004E29FA" w:rsidP="003E7AE9">
      <w:pPr>
        <w:jc w:val="left"/>
        <w:rPr>
          <w:rFonts w:ascii="Calibri" w:hAnsi="Calibri" w:cs="Times New Roman"/>
          <w:bCs w:val="0"/>
          <w:sz w:val="20"/>
          <w:lang w:val="en-GB"/>
        </w:rPr>
      </w:pPr>
      <w:r>
        <w:rPr>
          <w:sz w:val="20"/>
          <w:lang w:val="en-GB"/>
        </w:rPr>
        <w:t xml:space="preserve">Refer to “SOAP Header Standards” in wiki here: </w:t>
      </w:r>
      <w:hyperlink r:id="rId33" w:history="1">
        <w:r>
          <w:rPr>
            <w:rStyle w:val="Hyperlink"/>
            <w:sz w:val="20"/>
            <w:lang w:val="en-GB"/>
          </w:rPr>
          <w:t>http://confluence.hgb.hs.int:8090/display/DEV/SOAP+Messaging+Development+Practices</w:t>
        </w:r>
      </w:hyperlink>
    </w:p>
    <w:p w14:paraId="6DAAA1D9" w14:textId="77777777" w:rsidR="008E186B" w:rsidRPr="003E7AE9" w:rsidRDefault="008E186B" w:rsidP="003E7AE9">
      <w:pPr>
        <w:pStyle w:val="Heading2"/>
        <w:numPr>
          <w:ilvl w:val="1"/>
          <w:numId w:val="30"/>
        </w:numPr>
        <w:tabs>
          <w:tab w:val="num" w:pos="576"/>
        </w:tabs>
        <w:ind w:left="576" w:hanging="576"/>
        <w:rPr>
          <w:i w:val="0"/>
        </w:rPr>
      </w:pPr>
      <w:bookmarkStart w:id="595" w:name="_Toc453246575"/>
      <w:r w:rsidRPr="003E7AE9">
        <w:rPr>
          <w:i w:val="0"/>
        </w:rPr>
        <w:t>Security</w:t>
      </w:r>
      <w:bookmarkEnd w:id="593"/>
      <w:bookmarkEnd w:id="595"/>
    </w:p>
    <w:p w14:paraId="460FF4D9" w14:textId="77777777" w:rsidR="00FB2CE8" w:rsidRDefault="008E186B" w:rsidP="008E186B">
      <w:pPr>
        <w:rPr>
          <w:sz w:val="20"/>
        </w:rPr>
      </w:pPr>
      <w:r w:rsidRPr="0092370E">
        <w:rPr>
          <w:sz w:val="20"/>
        </w:rPr>
        <w:t xml:space="preserve">Authentication </w:t>
      </w:r>
      <w:r>
        <w:rPr>
          <w:sz w:val="20"/>
        </w:rPr>
        <w:t>with</w:t>
      </w:r>
      <w:r w:rsidRPr="0092370E">
        <w:rPr>
          <w:sz w:val="20"/>
        </w:rPr>
        <w:t xml:space="preserve"> syncope </w:t>
      </w:r>
      <w:r>
        <w:rPr>
          <w:sz w:val="20"/>
        </w:rPr>
        <w:t>will be enabled for this interface</w:t>
      </w:r>
      <w:r w:rsidR="00DB27E2">
        <w:rPr>
          <w:sz w:val="20"/>
        </w:rPr>
        <w:t>, it will be expected for the consuming system to provide the relevant username and password, as defined in SynCope, for any calls to the service.</w:t>
      </w:r>
      <w:r>
        <w:rPr>
          <w:sz w:val="20"/>
        </w:rPr>
        <w:t xml:space="preserve"> </w:t>
      </w:r>
    </w:p>
    <w:p w14:paraId="6D30FBC6" w14:textId="77777777" w:rsidR="00FB2CE8" w:rsidRDefault="00FB2CE8" w:rsidP="008E186B">
      <w:pPr>
        <w:rPr>
          <w:sz w:val="20"/>
        </w:rPr>
      </w:pPr>
    </w:p>
    <w:p w14:paraId="0B37DE0F" w14:textId="77777777" w:rsidR="008E186B" w:rsidRDefault="008E186B" w:rsidP="008E186B">
      <w:pPr>
        <w:rPr>
          <w:sz w:val="20"/>
        </w:rPr>
      </w:pPr>
      <w:r w:rsidRPr="009A6C92">
        <w:rPr>
          <w:sz w:val="20"/>
        </w:rPr>
        <w:t xml:space="preserve">The protocol will be SOAP </w:t>
      </w:r>
      <w:r w:rsidR="001316BD">
        <w:rPr>
          <w:sz w:val="20"/>
        </w:rPr>
        <w:t>o</w:t>
      </w:r>
      <w:r w:rsidRPr="009A6C92">
        <w:rPr>
          <w:sz w:val="20"/>
        </w:rPr>
        <w:t>ver HTTPS</w:t>
      </w:r>
      <w:r w:rsidR="008D0548">
        <w:rPr>
          <w:sz w:val="20"/>
        </w:rPr>
        <w:t>,</w:t>
      </w:r>
      <w:r w:rsidRPr="009A6C92">
        <w:rPr>
          <w:sz w:val="20"/>
        </w:rPr>
        <w:t xml:space="preserve"> requests will be secured with </w:t>
      </w:r>
      <w:r w:rsidRPr="00E2101A">
        <w:rPr>
          <w:b/>
          <w:sz w:val="20"/>
        </w:rPr>
        <w:t>Username &amp; Password</w:t>
      </w:r>
      <w:r w:rsidR="008D0548">
        <w:rPr>
          <w:sz w:val="20"/>
        </w:rPr>
        <w:t xml:space="preserve"> </w:t>
      </w:r>
      <w:r w:rsidRPr="009A6C92">
        <w:rPr>
          <w:sz w:val="20"/>
        </w:rPr>
        <w:t xml:space="preserve">as per the Homeserve </w:t>
      </w:r>
      <w:r w:rsidR="008D0548">
        <w:rPr>
          <w:sz w:val="20"/>
        </w:rPr>
        <w:t xml:space="preserve">InfoSec based </w:t>
      </w:r>
      <w:r w:rsidRPr="009A6C92">
        <w:rPr>
          <w:sz w:val="20"/>
        </w:rPr>
        <w:t>security policie</w:t>
      </w:r>
      <w:r w:rsidR="008D0548">
        <w:rPr>
          <w:sz w:val="20"/>
        </w:rPr>
        <w:t>s, namely WS-Security UsernameToken usage in the SOAP headers.</w:t>
      </w:r>
    </w:p>
    <w:p w14:paraId="794E9420" w14:textId="77777777" w:rsidR="00A23E4A" w:rsidRDefault="00A23E4A" w:rsidP="008E186B">
      <w:pPr>
        <w:rPr>
          <w:sz w:val="20"/>
        </w:rPr>
      </w:pPr>
    </w:p>
    <w:p w14:paraId="5695960C" w14:textId="77777777" w:rsidR="00A23E4A" w:rsidRDefault="00A23E4A" w:rsidP="00A23E4A">
      <w:pPr>
        <w:rPr>
          <w:sz w:val="20"/>
        </w:rPr>
      </w:pPr>
      <w:r>
        <w:rPr>
          <w:sz w:val="20"/>
        </w:rPr>
        <w:t xml:space="preserve">Sample Header </w:t>
      </w:r>
    </w:p>
    <w:p w14:paraId="43AA1F1A" w14:textId="77777777" w:rsidR="00A23E4A" w:rsidRDefault="00A23E4A" w:rsidP="00A23E4A">
      <w:pPr>
        <w:rPr>
          <w:sz w:val="20"/>
        </w:rPr>
      </w:pPr>
    </w:p>
    <w:p w14:paraId="707812FE" w14:textId="77777777" w:rsidR="00A23E4A" w:rsidRPr="003E7AE9" w:rsidRDefault="00A23E4A" w:rsidP="00A23E4A">
      <w:pPr>
        <w:pBdr>
          <w:top w:val="single" w:sz="6" w:space="6" w:color="CCCCCC"/>
          <w:left w:val="single" w:sz="6" w:space="6" w:color="CCCCCC"/>
          <w:bottom w:val="single" w:sz="6" w:space="31" w:color="CCCCCC"/>
          <w:right w:val="single" w:sz="6" w:space="6" w:color="CCCCCC"/>
        </w:pBd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jc w:val="left"/>
        <w:rPr>
          <w:rFonts w:ascii="Courier New" w:hAnsi="Courier New" w:cs="Courier New"/>
          <w:bCs w:val="0"/>
          <w:color w:val="000000"/>
          <w:sz w:val="20"/>
        </w:rPr>
      </w:pPr>
      <w:r w:rsidRPr="003E7AE9">
        <w:rPr>
          <w:rFonts w:ascii="Courier New" w:hAnsi="Courier New" w:cs="Courier New"/>
          <w:bCs w:val="0"/>
          <w:color w:val="404040"/>
          <w:sz w:val="20"/>
        </w:rPr>
        <w:t>&lt;wsse:Security</w:t>
      </w:r>
      <w:r w:rsidRPr="003E7AE9">
        <w:rPr>
          <w:rFonts w:ascii="Courier New" w:hAnsi="Courier New" w:cs="Courier New"/>
          <w:bCs w:val="0"/>
          <w:color w:val="000000"/>
          <w:sz w:val="20"/>
        </w:rPr>
        <w:t xml:space="preserve"> </w:t>
      </w:r>
      <w:r w:rsidRPr="003E7AE9">
        <w:rPr>
          <w:rFonts w:ascii="Courier New" w:hAnsi="Courier New" w:cs="Courier New"/>
          <w:bCs w:val="0"/>
          <w:color w:val="404040"/>
          <w:sz w:val="20"/>
        </w:rPr>
        <w:t>xmlns:wsse="http://schemas.xmlsoap.org/ws/2003/06/secext"&gt;</w:t>
      </w:r>
    </w:p>
    <w:p w14:paraId="497D7F5A" w14:textId="77777777" w:rsidR="00A23E4A" w:rsidRPr="003E7AE9" w:rsidRDefault="00A23E4A" w:rsidP="00A23E4A">
      <w:pPr>
        <w:pBdr>
          <w:top w:val="single" w:sz="6" w:space="6" w:color="CCCCCC"/>
          <w:left w:val="single" w:sz="6" w:space="6" w:color="CCCCCC"/>
          <w:bottom w:val="single" w:sz="6" w:space="31" w:color="CCCCCC"/>
          <w:right w:val="single" w:sz="6" w:space="6" w:color="CCCCCC"/>
        </w:pBd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jc w:val="left"/>
        <w:rPr>
          <w:rFonts w:ascii="Courier New" w:hAnsi="Courier New" w:cs="Courier New"/>
          <w:bCs w:val="0"/>
          <w:color w:val="000000"/>
          <w:sz w:val="20"/>
        </w:rPr>
      </w:pPr>
      <w:r w:rsidRPr="003E7AE9">
        <w:rPr>
          <w:rFonts w:ascii="Courier New" w:hAnsi="Courier New" w:cs="Courier New"/>
          <w:bCs w:val="0"/>
          <w:color w:val="000000"/>
          <w:sz w:val="20"/>
        </w:rPr>
        <w:t xml:space="preserve">   </w:t>
      </w:r>
      <w:r w:rsidRPr="003E7AE9">
        <w:rPr>
          <w:rFonts w:ascii="Courier New" w:hAnsi="Courier New" w:cs="Courier New"/>
          <w:bCs w:val="0"/>
          <w:color w:val="404040"/>
          <w:sz w:val="20"/>
        </w:rPr>
        <w:t>&lt;wsse:UsernameToken</w:t>
      </w:r>
      <w:r w:rsidRPr="003E7AE9">
        <w:rPr>
          <w:rFonts w:ascii="Courier New" w:hAnsi="Courier New" w:cs="Courier New"/>
          <w:bCs w:val="0"/>
          <w:color w:val="000000"/>
          <w:sz w:val="20"/>
        </w:rPr>
        <w:t xml:space="preserve"> </w:t>
      </w:r>
      <w:r w:rsidRPr="003E7AE9">
        <w:rPr>
          <w:rFonts w:ascii="Courier New" w:hAnsi="Courier New" w:cs="Courier New"/>
          <w:bCs w:val="0"/>
          <w:color w:val="404040"/>
          <w:sz w:val="20"/>
        </w:rPr>
        <w:t>xmlns:wsu="http://schemas.xmlsoap.org/ws/2003/06/utility"</w:t>
      </w:r>
      <w:r w:rsidRPr="003E7AE9">
        <w:rPr>
          <w:rFonts w:ascii="Courier New" w:hAnsi="Courier New" w:cs="Courier New"/>
          <w:bCs w:val="0"/>
          <w:color w:val="000000"/>
          <w:sz w:val="20"/>
        </w:rPr>
        <w:t xml:space="preserve"> </w:t>
      </w:r>
      <w:r w:rsidRPr="003E7AE9">
        <w:rPr>
          <w:rFonts w:ascii="Courier New" w:hAnsi="Courier New" w:cs="Courier New"/>
          <w:bCs w:val="0"/>
          <w:color w:val="404040"/>
          <w:sz w:val="20"/>
        </w:rPr>
        <w:t>wsu:Id="sample"&gt;</w:t>
      </w:r>
    </w:p>
    <w:p w14:paraId="6E8B7AE1" w14:textId="77777777" w:rsidR="00A23E4A" w:rsidRPr="003E7AE9" w:rsidRDefault="00A23E4A" w:rsidP="00A23E4A">
      <w:pPr>
        <w:pBdr>
          <w:top w:val="single" w:sz="6" w:space="6" w:color="CCCCCC"/>
          <w:left w:val="single" w:sz="6" w:space="6" w:color="CCCCCC"/>
          <w:bottom w:val="single" w:sz="6" w:space="31" w:color="CCCCCC"/>
          <w:right w:val="single" w:sz="6" w:space="6" w:color="CCCCCC"/>
        </w:pBd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jc w:val="left"/>
        <w:rPr>
          <w:rFonts w:ascii="Courier New" w:hAnsi="Courier New" w:cs="Courier New"/>
          <w:bCs w:val="0"/>
          <w:color w:val="000000"/>
          <w:sz w:val="20"/>
        </w:rPr>
      </w:pPr>
      <w:r w:rsidRPr="003E7AE9">
        <w:rPr>
          <w:rFonts w:ascii="Courier New" w:hAnsi="Courier New" w:cs="Courier New"/>
          <w:bCs w:val="0"/>
          <w:color w:val="000000"/>
          <w:sz w:val="20"/>
        </w:rPr>
        <w:t xml:space="preserve">      </w:t>
      </w:r>
      <w:r w:rsidRPr="003E7AE9">
        <w:rPr>
          <w:rFonts w:ascii="Courier New" w:hAnsi="Courier New" w:cs="Courier New"/>
          <w:bCs w:val="0"/>
          <w:color w:val="404040"/>
          <w:sz w:val="20"/>
        </w:rPr>
        <w:t>&lt;wsse:Username&gt;</w:t>
      </w:r>
      <w:r w:rsidRPr="003E7AE9">
        <w:rPr>
          <w:rFonts w:ascii="Courier New" w:hAnsi="Courier New" w:cs="Courier New"/>
          <w:bCs w:val="0"/>
          <w:color w:val="000000"/>
          <w:sz w:val="20"/>
        </w:rPr>
        <w:t>sample</w:t>
      </w:r>
      <w:r w:rsidRPr="003E7AE9">
        <w:rPr>
          <w:rFonts w:ascii="Courier New" w:hAnsi="Courier New" w:cs="Courier New"/>
          <w:bCs w:val="0"/>
          <w:color w:val="404040"/>
          <w:sz w:val="20"/>
        </w:rPr>
        <w:t>&lt;/wsse:Username&gt;</w:t>
      </w:r>
    </w:p>
    <w:p w14:paraId="77F60C1C" w14:textId="77777777" w:rsidR="00A23E4A" w:rsidRPr="003E7AE9" w:rsidRDefault="00A23E4A" w:rsidP="00A23E4A">
      <w:pPr>
        <w:pBdr>
          <w:top w:val="single" w:sz="6" w:space="6" w:color="CCCCCC"/>
          <w:left w:val="single" w:sz="6" w:space="6" w:color="CCCCCC"/>
          <w:bottom w:val="single" w:sz="6" w:space="31" w:color="CCCCCC"/>
          <w:right w:val="single" w:sz="6" w:space="6" w:color="CCCCCC"/>
        </w:pBd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jc w:val="left"/>
        <w:rPr>
          <w:rFonts w:ascii="Courier New" w:hAnsi="Courier New" w:cs="Courier New"/>
          <w:bCs w:val="0"/>
          <w:color w:val="000000"/>
          <w:sz w:val="20"/>
        </w:rPr>
      </w:pPr>
      <w:r w:rsidRPr="003E7AE9">
        <w:rPr>
          <w:rFonts w:ascii="Courier New" w:hAnsi="Courier New" w:cs="Courier New"/>
          <w:bCs w:val="0"/>
          <w:color w:val="000000"/>
          <w:sz w:val="20"/>
        </w:rPr>
        <w:t xml:space="preserve">      </w:t>
      </w:r>
      <w:r w:rsidRPr="003E7AE9">
        <w:rPr>
          <w:rFonts w:ascii="Courier New" w:hAnsi="Courier New" w:cs="Courier New"/>
          <w:bCs w:val="0"/>
          <w:color w:val="404040"/>
          <w:sz w:val="20"/>
        </w:rPr>
        <w:t>&lt;wsse:Password</w:t>
      </w:r>
      <w:r w:rsidRPr="003E7AE9">
        <w:rPr>
          <w:rFonts w:ascii="Courier New" w:hAnsi="Courier New" w:cs="Courier New"/>
          <w:bCs w:val="0"/>
          <w:color w:val="000000"/>
          <w:sz w:val="20"/>
        </w:rPr>
        <w:t xml:space="preserve"> </w:t>
      </w:r>
      <w:r w:rsidRPr="003E7AE9">
        <w:rPr>
          <w:rFonts w:ascii="Courier New" w:hAnsi="Courier New" w:cs="Courier New"/>
          <w:bCs w:val="0"/>
          <w:color w:val="404040"/>
          <w:sz w:val="20"/>
        </w:rPr>
        <w:t>Type="wsse:PasswordText"&gt;</w:t>
      </w:r>
      <w:r w:rsidRPr="003E7AE9">
        <w:rPr>
          <w:rFonts w:ascii="Courier New" w:hAnsi="Courier New" w:cs="Courier New"/>
          <w:bCs w:val="0"/>
          <w:color w:val="000000"/>
          <w:sz w:val="20"/>
        </w:rPr>
        <w:t>oracle</w:t>
      </w:r>
      <w:r w:rsidRPr="003E7AE9">
        <w:rPr>
          <w:rFonts w:ascii="Courier New" w:hAnsi="Courier New" w:cs="Courier New"/>
          <w:bCs w:val="0"/>
          <w:color w:val="404040"/>
          <w:sz w:val="20"/>
        </w:rPr>
        <w:t>&lt;/wsse:Password&gt;</w:t>
      </w:r>
    </w:p>
    <w:p w14:paraId="353B9079" w14:textId="77777777" w:rsidR="00A23E4A" w:rsidRPr="003E7AE9" w:rsidRDefault="00A23E4A" w:rsidP="00A23E4A">
      <w:pPr>
        <w:pBdr>
          <w:top w:val="single" w:sz="6" w:space="6" w:color="CCCCCC"/>
          <w:left w:val="single" w:sz="6" w:space="6" w:color="CCCCCC"/>
          <w:bottom w:val="single" w:sz="6" w:space="31" w:color="CCCCCC"/>
          <w:right w:val="single" w:sz="6" w:space="6" w:color="CCCCCC"/>
        </w:pBd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jc w:val="left"/>
        <w:rPr>
          <w:rFonts w:ascii="Courier New" w:hAnsi="Courier New" w:cs="Courier New"/>
          <w:bCs w:val="0"/>
          <w:color w:val="000000"/>
          <w:sz w:val="20"/>
        </w:rPr>
      </w:pPr>
      <w:r w:rsidRPr="003E7AE9">
        <w:rPr>
          <w:rFonts w:ascii="Courier New" w:hAnsi="Courier New" w:cs="Courier New"/>
          <w:bCs w:val="0"/>
          <w:color w:val="000000"/>
          <w:sz w:val="20"/>
        </w:rPr>
        <w:t xml:space="preserve">      </w:t>
      </w:r>
      <w:r w:rsidRPr="003E7AE9">
        <w:rPr>
          <w:rFonts w:ascii="Courier New" w:hAnsi="Courier New" w:cs="Courier New"/>
          <w:bCs w:val="0"/>
          <w:color w:val="404040"/>
          <w:sz w:val="20"/>
        </w:rPr>
        <w:t>&lt;wsu:Created&gt;</w:t>
      </w:r>
      <w:r w:rsidRPr="003E7AE9">
        <w:rPr>
          <w:rFonts w:ascii="Courier New" w:hAnsi="Courier New" w:cs="Courier New"/>
          <w:bCs w:val="0"/>
          <w:color w:val="000000"/>
          <w:sz w:val="20"/>
        </w:rPr>
        <w:t>2004-05-19T08:44:51Z</w:t>
      </w:r>
      <w:r w:rsidRPr="003E7AE9">
        <w:rPr>
          <w:rFonts w:ascii="Courier New" w:hAnsi="Courier New" w:cs="Courier New"/>
          <w:bCs w:val="0"/>
          <w:color w:val="404040"/>
          <w:sz w:val="20"/>
        </w:rPr>
        <w:t>&lt;/wsu:Created&gt;</w:t>
      </w:r>
    </w:p>
    <w:p w14:paraId="49224700" w14:textId="77777777" w:rsidR="00A23E4A" w:rsidRPr="003E7AE9" w:rsidRDefault="00A23E4A" w:rsidP="00A23E4A">
      <w:pPr>
        <w:pBdr>
          <w:top w:val="single" w:sz="6" w:space="6" w:color="CCCCCC"/>
          <w:left w:val="single" w:sz="6" w:space="6" w:color="CCCCCC"/>
          <w:bottom w:val="single" w:sz="6" w:space="31" w:color="CCCCCC"/>
          <w:right w:val="single" w:sz="6" w:space="6" w:color="CCCCCC"/>
        </w:pBd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jc w:val="left"/>
        <w:rPr>
          <w:rFonts w:ascii="Courier New" w:hAnsi="Courier New" w:cs="Courier New"/>
          <w:bCs w:val="0"/>
          <w:color w:val="404040"/>
          <w:sz w:val="20"/>
        </w:rPr>
      </w:pPr>
      <w:r w:rsidRPr="003E7AE9">
        <w:rPr>
          <w:rFonts w:ascii="Courier New" w:hAnsi="Courier New" w:cs="Courier New"/>
          <w:bCs w:val="0"/>
          <w:color w:val="000000"/>
          <w:sz w:val="20"/>
        </w:rPr>
        <w:t xml:space="preserve">   </w:t>
      </w:r>
      <w:r w:rsidRPr="003E7AE9">
        <w:rPr>
          <w:rFonts w:ascii="Courier New" w:hAnsi="Courier New" w:cs="Courier New"/>
          <w:bCs w:val="0"/>
          <w:color w:val="404040"/>
          <w:sz w:val="20"/>
        </w:rPr>
        <w:t>&lt;/wsse:UsernameToken&gt;</w:t>
      </w:r>
    </w:p>
    <w:p w14:paraId="430AAB0F" w14:textId="77777777" w:rsidR="00A23E4A" w:rsidRPr="003E7AE9" w:rsidRDefault="00A23E4A" w:rsidP="00A23E4A">
      <w:pPr>
        <w:widowControl w:val="0"/>
        <w:pBdr>
          <w:top w:val="single" w:sz="6" w:space="6" w:color="CCCCCC"/>
          <w:left w:val="single" w:sz="6" w:space="6" w:color="CCCCCC"/>
          <w:bottom w:val="single" w:sz="6" w:space="31" w:color="CCCCCC"/>
          <w:right w:val="single" w:sz="6" w:space="6" w:color="CCCCCC"/>
        </w:pBd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jc w:val="left"/>
        <w:rPr>
          <w:rFonts w:ascii="Courier New" w:hAnsi="Courier New" w:cs="Courier New"/>
          <w:bCs w:val="0"/>
          <w:color w:val="000000"/>
          <w:sz w:val="20"/>
        </w:rPr>
      </w:pPr>
      <w:r w:rsidRPr="003E7AE9">
        <w:rPr>
          <w:rFonts w:ascii="Courier New" w:hAnsi="Courier New" w:cs="Courier New"/>
          <w:bCs w:val="0"/>
          <w:color w:val="404040"/>
          <w:sz w:val="20"/>
        </w:rPr>
        <w:t>&lt;/wssw:Security&gt;</w:t>
      </w:r>
    </w:p>
    <w:p w14:paraId="0B51330C" w14:textId="77777777" w:rsidR="00A23E4A" w:rsidRDefault="00A23E4A" w:rsidP="008E186B">
      <w:pPr>
        <w:rPr>
          <w:sz w:val="20"/>
        </w:rPr>
      </w:pPr>
      <w:r>
        <w:rPr>
          <w:sz w:val="20"/>
        </w:rPr>
        <w:t xml:space="preserve">The above sample is predefined basing on the schema </w:t>
      </w:r>
      <w:r w:rsidR="003E7AE9">
        <w:rPr>
          <w:sz w:val="20"/>
        </w:rPr>
        <w:t xml:space="preserve">referred in section </w:t>
      </w:r>
      <w:r w:rsidR="00E443EA">
        <w:fldChar w:fldCharType="begin"/>
      </w:r>
      <w:r w:rsidR="00E443EA">
        <w:instrText xml:space="preserve"> REF _Ref431813989 \r \h  \* MERGEFORMAT </w:instrText>
      </w:r>
      <w:r w:rsidR="00E443EA">
        <w:fldChar w:fldCharType="separate"/>
      </w:r>
      <w:r w:rsidR="003E7AE9" w:rsidRPr="003E7AE9">
        <w:rPr>
          <w:b/>
          <w:bCs w:val="0"/>
          <w:i/>
          <w:iCs/>
          <w:sz w:val="20"/>
          <w:u w:val="single"/>
        </w:rPr>
        <w:t>5.3.4</w:t>
      </w:r>
      <w:r w:rsidR="00E443EA">
        <w:fldChar w:fldCharType="end"/>
      </w:r>
    </w:p>
    <w:p w14:paraId="4520099C" w14:textId="77777777" w:rsidR="00A23E4A" w:rsidRPr="0092370E" w:rsidRDefault="00A23E4A" w:rsidP="008E186B">
      <w:pPr>
        <w:rPr>
          <w:sz w:val="20"/>
        </w:rPr>
      </w:pPr>
    </w:p>
    <w:p w14:paraId="791D6CA0" w14:textId="77777777" w:rsidR="008E186B" w:rsidRPr="003E7AE9" w:rsidRDefault="008E186B" w:rsidP="003E7AE9">
      <w:pPr>
        <w:pStyle w:val="Heading2"/>
        <w:numPr>
          <w:ilvl w:val="1"/>
          <w:numId w:val="30"/>
        </w:numPr>
        <w:tabs>
          <w:tab w:val="num" w:pos="576"/>
        </w:tabs>
        <w:ind w:left="576" w:hanging="576"/>
        <w:rPr>
          <w:i w:val="0"/>
        </w:rPr>
      </w:pPr>
      <w:bookmarkStart w:id="596" w:name="_Toc419270515"/>
      <w:bookmarkStart w:id="597" w:name="_Toc453246576"/>
      <w:r w:rsidRPr="003E7AE9">
        <w:rPr>
          <w:i w:val="0"/>
        </w:rPr>
        <w:lastRenderedPageBreak/>
        <w:t>Performance</w:t>
      </w:r>
      <w:bookmarkEnd w:id="596"/>
      <w:bookmarkEnd w:id="597"/>
    </w:p>
    <w:p w14:paraId="78DD36D9" w14:textId="77777777" w:rsidR="008E186B" w:rsidRDefault="008E186B">
      <w:pPr>
        <w:pStyle w:val="Heading2"/>
        <w:numPr>
          <w:ilvl w:val="2"/>
          <w:numId w:val="30"/>
        </w:numPr>
        <w:jc w:val="left"/>
        <w:rPr>
          <w:ins w:id="598" w:author="Rajani  Dumpa" w:date="2017-03-01T12:28:00Z"/>
        </w:rPr>
      </w:pPr>
      <w:bookmarkStart w:id="599" w:name="_Toc419270516"/>
      <w:bookmarkStart w:id="600" w:name="_Toc453246577"/>
      <w:r>
        <w:t>Volumetric</w:t>
      </w:r>
      <w:bookmarkEnd w:id="599"/>
      <w:bookmarkEnd w:id="600"/>
    </w:p>
    <w:p w14:paraId="1DFC48F8" w14:textId="4DAF880B" w:rsidR="00702525" w:rsidRPr="00702525" w:rsidRDefault="00702525">
      <w:pPr>
        <w:tabs>
          <w:tab w:val="left" w:pos="360"/>
        </w:tabs>
        <w:rPr>
          <w:ins w:id="601" w:author="Rajani  Dumpa" w:date="2017-03-01T12:26:00Z"/>
          <w:sz w:val="20"/>
          <w:rPrChange w:id="602" w:author="Rajani  Dumpa" w:date="2017-03-01T12:29:00Z">
            <w:rPr>
              <w:ins w:id="603" w:author="Rajani  Dumpa" w:date="2017-03-01T12:26:00Z"/>
            </w:rPr>
          </w:rPrChange>
        </w:rPr>
        <w:pPrChange w:id="604" w:author="Rajani  Dumpa" w:date="2017-03-01T12:29:00Z">
          <w:pPr>
            <w:pStyle w:val="Heading2"/>
            <w:numPr>
              <w:ilvl w:val="2"/>
              <w:numId w:val="30"/>
            </w:numPr>
            <w:ind w:left="720" w:hanging="360"/>
            <w:jc w:val="left"/>
          </w:pPr>
        </w:pPrChange>
      </w:pPr>
      <w:ins w:id="605" w:author="Rajani  Dumpa" w:date="2017-03-01T12:28:00Z">
        <w:r w:rsidRPr="00702525">
          <w:rPr>
            <w:sz w:val="20"/>
            <w:rPrChange w:id="606" w:author="Rajani  Dumpa" w:date="2017-03-01T12:29:00Z">
              <w:rPr>
                <w:b w:val="0"/>
                <w:i w:val="0"/>
              </w:rPr>
            </w:rPrChange>
          </w:rPr>
          <w:t>Below mentioned volumes are as per 6.3, need to be updated for 6.4</w:t>
        </w:r>
      </w:ins>
    </w:p>
    <w:tbl>
      <w:tblPr>
        <w:tblW w:w="7375" w:type="dxa"/>
        <w:tblInd w:w="113" w:type="dxa"/>
        <w:tblLook w:val="04A0" w:firstRow="1" w:lastRow="0" w:firstColumn="1" w:lastColumn="0" w:noHBand="0" w:noVBand="1"/>
        <w:tblPrChange w:id="607" w:author="Rajani  Dumpa" w:date="2017-03-01T12:27:00Z">
          <w:tblPr>
            <w:tblW w:w="7375" w:type="dxa"/>
            <w:tblInd w:w="113" w:type="dxa"/>
            <w:tblLook w:val="04A0" w:firstRow="1" w:lastRow="0" w:firstColumn="1" w:lastColumn="0" w:noHBand="0" w:noVBand="1"/>
          </w:tblPr>
        </w:tblPrChange>
      </w:tblPr>
      <w:tblGrid>
        <w:gridCol w:w="1795"/>
        <w:gridCol w:w="1620"/>
        <w:gridCol w:w="990"/>
        <w:gridCol w:w="1509"/>
        <w:gridCol w:w="1461"/>
        <w:tblGridChange w:id="608">
          <w:tblGrid>
            <w:gridCol w:w="939"/>
            <w:gridCol w:w="939"/>
            <w:gridCol w:w="865"/>
            <w:gridCol w:w="2742"/>
            <w:gridCol w:w="1890"/>
          </w:tblGrid>
        </w:tblGridChange>
      </w:tblGrid>
      <w:tr w:rsidR="00702525" w:rsidRPr="00702525" w14:paraId="287E09A1" w14:textId="77777777" w:rsidTr="00702525">
        <w:trPr>
          <w:trHeight w:val="1545"/>
          <w:ins w:id="609" w:author="Rajani  Dumpa" w:date="2017-03-01T12:26:00Z"/>
          <w:trPrChange w:id="610" w:author="Rajani  Dumpa" w:date="2017-03-01T12:27:00Z">
            <w:trPr>
              <w:trHeight w:val="1545"/>
            </w:trPr>
          </w:trPrChange>
        </w:trPr>
        <w:tc>
          <w:tcPr>
            <w:tcW w:w="1795" w:type="dxa"/>
            <w:tcBorders>
              <w:top w:val="single" w:sz="4" w:space="0" w:color="auto"/>
              <w:left w:val="single" w:sz="4" w:space="0" w:color="auto"/>
              <w:bottom w:val="single" w:sz="4" w:space="0" w:color="auto"/>
              <w:right w:val="single" w:sz="4" w:space="0" w:color="auto"/>
            </w:tcBorders>
            <w:shd w:val="clear" w:color="000000" w:fill="538DD5"/>
            <w:vAlign w:val="bottom"/>
            <w:hideMark/>
            <w:tcPrChange w:id="611" w:author="Rajani  Dumpa" w:date="2017-03-01T12:27:00Z">
              <w:tcPr>
                <w:tcW w:w="939" w:type="dxa"/>
                <w:tcBorders>
                  <w:top w:val="single" w:sz="4" w:space="0" w:color="auto"/>
                  <w:left w:val="single" w:sz="4" w:space="0" w:color="auto"/>
                  <w:bottom w:val="single" w:sz="4" w:space="0" w:color="auto"/>
                  <w:right w:val="single" w:sz="4" w:space="0" w:color="auto"/>
                </w:tcBorders>
                <w:shd w:val="clear" w:color="000000" w:fill="538DD5"/>
                <w:vAlign w:val="bottom"/>
                <w:hideMark/>
              </w:tcPr>
            </w:tcPrChange>
          </w:tcPr>
          <w:p w14:paraId="473B6E45" w14:textId="77777777" w:rsidR="00702525" w:rsidRPr="00702525" w:rsidRDefault="00702525" w:rsidP="00702525">
            <w:pPr>
              <w:jc w:val="left"/>
              <w:rPr>
                <w:ins w:id="612" w:author="Rajani  Dumpa" w:date="2017-03-01T12:26:00Z"/>
                <w:b/>
                <w:color w:val="000000"/>
                <w:sz w:val="20"/>
              </w:rPr>
            </w:pPr>
            <w:ins w:id="613" w:author="Rajani  Dumpa" w:date="2017-03-01T12:26:00Z">
              <w:r w:rsidRPr="00702525">
                <w:rPr>
                  <w:b/>
                  <w:color w:val="000000"/>
                  <w:sz w:val="20"/>
                </w:rPr>
                <w:t>Agents = 400</w:t>
              </w:r>
              <w:r w:rsidRPr="00702525">
                <w:rPr>
                  <w:b/>
                  <w:color w:val="000000"/>
                  <w:sz w:val="20"/>
                </w:rPr>
                <w:br/>
                <w:t>Peak Volume</w:t>
              </w:r>
              <w:r w:rsidRPr="00702525">
                <w:rPr>
                  <w:b/>
                  <w:color w:val="000000"/>
                  <w:sz w:val="20"/>
                </w:rPr>
                <w:br/>
                <w:t>(Per Hour)</w:t>
              </w:r>
            </w:ins>
          </w:p>
        </w:tc>
        <w:tc>
          <w:tcPr>
            <w:tcW w:w="1620" w:type="dxa"/>
            <w:tcBorders>
              <w:top w:val="single" w:sz="4" w:space="0" w:color="auto"/>
              <w:left w:val="nil"/>
              <w:bottom w:val="single" w:sz="4" w:space="0" w:color="auto"/>
              <w:right w:val="single" w:sz="4" w:space="0" w:color="auto"/>
            </w:tcBorders>
            <w:shd w:val="clear" w:color="000000" w:fill="538DD5"/>
            <w:vAlign w:val="bottom"/>
            <w:hideMark/>
            <w:tcPrChange w:id="614" w:author="Rajani  Dumpa" w:date="2017-03-01T12:27:00Z">
              <w:tcPr>
                <w:tcW w:w="939" w:type="dxa"/>
                <w:tcBorders>
                  <w:top w:val="single" w:sz="4" w:space="0" w:color="auto"/>
                  <w:left w:val="nil"/>
                  <w:bottom w:val="single" w:sz="4" w:space="0" w:color="auto"/>
                  <w:right w:val="single" w:sz="4" w:space="0" w:color="auto"/>
                </w:tcBorders>
                <w:shd w:val="clear" w:color="000000" w:fill="538DD5"/>
                <w:vAlign w:val="bottom"/>
                <w:hideMark/>
              </w:tcPr>
            </w:tcPrChange>
          </w:tcPr>
          <w:p w14:paraId="4E023AE9" w14:textId="77777777" w:rsidR="00702525" w:rsidRPr="00702525" w:rsidRDefault="00702525" w:rsidP="00702525">
            <w:pPr>
              <w:jc w:val="left"/>
              <w:rPr>
                <w:ins w:id="615" w:author="Rajani  Dumpa" w:date="2017-03-01T12:26:00Z"/>
                <w:b/>
                <w:color w:val="000000"/>
                <w:sz w:val="20"/>
              </w:rPr>
            </w:pPr>
            <w:ins w:id="616" w:author="Rajani  Dumpa" w:date="2017-03-01T12:26:00Z">
              <w:r w:rsidRPr="00702525">
                <w:rPr>
                  <w:b/>
                  <w:color w:val="000000"/>
                  <w:sz w:val="20"/>
                </w:rPr>
                <w:t>Agents = 1200</w:t>
              </w:r>
              <w:r w:rsidRPr="00702525">
                <w:rPr>
                  <w:b/>
                  <w:color w:val="000000"/>
                  <w:sz w:val="20"/>
                </w:rPr>
                <w:br/>
                <w:t>Peak Volume</w:t>
              </w:r>
              <w:r w:rsidRPr="00702525">
                <w:rPr>
                  <w:b/>
                  <w:color w:val="000000"/>
                  <w:sz w:val="20"/>
                </w:rPr>
                <w:br/>
                <w:t>(Per Hour)</w:t>
              </w:r>
            </w:ins>
          </w:p>
        </w:tc>
        <w:tc>
          <w:tcPr>
            <w:tcW w:w="990" w:type="dxa"/>
            <w:tcBorders>
              <w:top w:val="single" w:sz="4" w:space="0" w:color="auto"/>
              <w:left w:val="nil"/>
              <w:bottom w:val="single" w:sz="4" w:space="0" w:color="auto"/>
              <w:right w:val="single" w:sz="4" w:space="0" w:color="auto"/>
            </w:tcBorders>
            <w:shd w:val="clear" w:color="000000" w:fill="538DD5"/>
            <w:vAlign w:val="bottom"/>
            <w:hideMark/>
            <w:tcPrChange w:id="617" w:author="Rajani  Dumpa" w:date="2017-03-01T12:27:00Z">
              <w:tcPr>
                <w:tcW w:w="865" w:type="dxa"/>
                <w:tcBorders>
                  <w:top w:val="single" w:sz="4" w:space="0" w:color="auto"/>
                  <w:left w:val="nil"/>
                  <w:bottom w:val="single" w:sz="4" w:space="0" w:color="auto"/>
                  <w:right w:val="single" w:sz="4" w:space="0" w:color="auto"/>
                </w:tcBorders>
                <w:shd w:val="clear" w:color="000000" w:fill="538DD5"/>
                <w:vAlign w:val="bottom"/>
                <w:hideMark/>
              </w:tcPr>
            </w:tcPrChange>
          </w:tcPr>
          <w:p w14:paraId="469AE16C" w14:textId="77777777" w:rsidR="00702525" w:rsidRPr="00702525" w:rsidRDefault="00702525" w:rsidP="00702525">
            <w:pPr>
              <w:jc w:val="left"/>
              <w:rPr>
                <w:ins w:id="618" w:author="Rajani  Dumpa" w:date="2017-03-01T12:26:00Z"/>
                <w:b/>
                <w:color w:val="000000"/>
                <w:sz w:val="20"/>
              </w:rPr>
            </w:pPr>
            <w:ins w:id="619" w:author="Rajani  Dumpa" w:date="2017-03-01T12:26:00Z">
              <w:r w:rsidRPr="00702525">
                <w:rPr>
                  <w:b/>
                  <w:color w:val="000000"/>
                  <w:sz w:val="20"/>
                </w:rPr>
                <w:t>BBDM</w:t>
              </w:r>
            </w:ins>
          </w:p>
        </w:tc>
        <w:tc>
          <w:tcPr>
            <w:tcW w:w="1509" w:type="dxa"/>
            <w:tcBorders>
              <w:top w:val="single" w:sz="4" w:space="0" w:color="auto"/>
              <w:left w:val="nil"/>
              <w:bottom w:val="single" w:sz="4" w:space="0" w:color="auto"/>
              <w:right w:val="single" w:sz="4" w:space="0" w:color="auto"/>
            </w:tcBorders>
            <w:shd w:val="clear" w:color="000000" w:fill="538DD5"/>
            <w:vAlign w:val="bottom"/>
            <w:hideMark/>
            <w:tcPrChange w:id="620" w:author="Rajani  Dumpa" w:date="2017-03-01T12:27:00Z">
              <w:tcPr>
                <w:tcW w:w="2742" w:type="dxa"/>
                <w:tcBorders>
                  <w:top w:val="single" w:sz="4" w:space="0" w:color="auto"/>
                  <w:left w:val="nil"/>
                  <w:bottom w:val="single" w:sz="4" w:space="0" w:color="auto"/>
                  <w:right w:val="single" w:sz="4" w:space="0" w:color="auto"/>
                </w:tcBorders>
                <w:shd w:val="clear" w:color="000000" w:fill="538DD5"/>
                <w:vAlign w:val="bottom"/>
                <w:hideMark/>
              </w:tcPr>
            </w:tcPrChange>
          </w:tcPr>
          <w:p w14:paraId="3EC6D1D6" w14:textId="77777777" w:rsidR="00702525" w:rsidRPr="00702525" w:rsidRDefault="00702525" w:rsidP="00702525">
            <w:pPr>
              <w:jc w:val="left"/>
              <w:rPr>
                <w:ins w:id="621" w:author="Rajani  Dumpa" w:date="2017-03-01T12:26:00Z"/>
                <w:b/>
                <w:color w:val="000000"/>
                <w:sz w:val="20"/>
              </w:rPr>
            </w:pPr>
            <w:ins w:id="622" w:author="Rajani  Dumpa" w:date="2017-03-01T12:26:00Z">
              <w:r w:rsidRPr="00702525">
                <w:rPr>
                  <w:b/>
                  <w:color w:val="000000"/>
                  <w:sz w:val="20"/>
                </w:rPr>
                <w:t>Web (Future State)</w:t>
              </w:r>
            </w:ins>
          </w:p>
        </w:tc>
        <w:tc>
          <w:tcPr>
            <w:tcW w:w="1461" w:type="dxa"/>
            <w:tcBorders>
              <w:top w:val="single" w:sz="4" w:space="0" w:color="auto"/>
              <w:left w:val="nil"/>
              <w:bottom w:val="single" w:sz="4" w:space="0" w:color="auto"/>
              <w:right w:val="single" w:sz="4" w:space="0" w:color="auto"/>
            </w:tcBorders>
            <w:shd w:val="clear" w:color="000000" w:fill="538DD5"/>
            <w:vAlign w:val="bottom"/>
            <w:hideMark/>
            <w:tcPrChange w:id="623" w:author="Rajani  Dumpa" w:date="2017-03-01T12:27:00Z">
              <w:tcPr>
                <w:tcW w:w="1890" w:type="dxa"/>
                <w:tcBorders>
                  <w:top w:val="single" w:sz="4" w:space="0" w:color="auto"/>
                  <w:left w:val="nil"/>
                  <w:bottom w:val="single" w:sz="4" w:space="0" w:color="auto"/>
                  <w:right w:val="single" w:sz="4" w:space="0" w:color="auto"/>
                </w:tcBorders>
                <w:shd w:val="clear" w:color="000000" w:fill="538DD5"/>
                <w:vAlign w:val="bottom"/>
                <w:hideMark/>
              </w:tcPr>
            </w:tcPrChange>
          </w:tcPr>
          <w:p w14:paraId="6C6CE445" w14:textId="77777777" w:rsidR="00702525" w:rsidRPr="00702525" w:rsidRDefault="00702525" w:rsidP="00702525">
            <w:pPr>
              <w:jc w:val="left"/>
              <w:rPr>
                <w:ins w:id="624" w:author="Rajani  Dumpa" w:date="2017-03-01T12:26:00Z"/>
                <w:b/>
                <w:color w:val="000000"/>
                <w:sz w:val="20"/>
              </w:rPr>
            </w:pPr>
            <w:ins w:id="625" w:author="Rajani  Dumpa" w:date="2017-03-01T12:26:00Z">
              <w:r w:rsidRPr="00702525">
                <w:rPr>
                  <w:b/>
                  <w:color w:val="000000"/>
                  <w:sz w:val="20"/>
                </w:rPr>
                <w:t>Total Transactions</w:t>
              </w:r>
            </w:ins>
          </w:p>
        </w:tc>
      </w:tr>
      <w:tr w:rsidR="00702525" w:rsidRPr="00702525" w14:paraId="39D43C56" w14:textId="77777777" w:rsidTr="00702525">
        <w:trPr>
          <w:trHeight w:val="300"/>
          <w:ins w:id="626" w:author="Rajani  Dumpa" w:date="2017-03-01T12:26:00Z"/>
          <w:trPrChange w:id="627" w:author="Rajani  Dumpa" w:date="2017-03-01T12:27:00Z">
            <w:trPr>
              <w:trHeight w:val="300"/>
            </w:trPr>
          </w:trPrChange>
        </w:trPr>
        <w:tc>
          <w:tcPr>
            <w:tcW w:w="1795" w:type="dxa"/>
            <w:tcBorders>
              <w:top w:val="nil"/>
              <w:left w:val="single" w:sz="4" w:space="0" w:color="auto"/>
              <w:bottom w:val="single" w:sz="4" w:space="0" w:color="auto"/>
              <w:right w:val="single" w:sz="4" w:space="0" w:color="auto"/>
            </w:tcBorders>
            <w:shd w:val="clear" w:color="000000" w:fill="FDE9D9"/>
            <w:noWrap/>
            <w:vAlign w:val="bottom"/>
            <w:hideMark/>
            <w:tcPrChange w:id="628" w:author="Rajani  Dumpa" w:date="2017-03-01T12:27:00Z">
              <w:tcPr>
                <w:tcW w:w="939" w:type="dxa"/>
                <w:tcBorders>
                  <w:top w:val="nil"/>
                  <w:left w:val="single" w:sz="4" w:space="0" w:color="auto"/>
                  <w:bottom w:val="single" w:sz="4" w:space="0" w:color="auto"/>
                  <w:right w:val="single" w:sz="4" w:space="0" w:color="auto"/>
                </w:tcBorders>
                <w:shd w:val="clear" w:color="000000" w:fill="FDE9D9"/>
                <w:noWrap/>
                <w:vAlign w:val="bottom"/>
                <w:hideMark/>
              </w:tcPr>
            </w:tcPrChange>
          </w:tcPr>
          <w:p w14:paraId="064421F6" w14:textId="77777777" w:rsidR="00702525" w:rsidRPr="00702525" w:rsidRDefault="00702525" w:rsidP="00702525">
            <w:pPr>
              <w:jc w:val="right"/>
              <w:rPr>
                <w:ins w:id="629" w:author="Rajani  Dumpa" w:date="2017-03-01T12:26:00Z"/>
                <w:bCs w:val="0"/>
                <w:color w:val="000000"/>
                <w:sz w:val="20"/>
              </w:rPr>
            </w:pPr>
            <w:ins w:id="630" w:author="Rajani  Dumpa" w:date="2017-03-01T12:26:00Z">
              <w:r w:rsidRPr="00702525">
                <w:rPr>
                  <w:bCs w:val="0"/>
                  <w:color w:val="000000"/>
                  <w:sz w:val="20"/>
                </w:rPr>
                <w:t>1,991</w:t>
              </w:r>
            </w:ins>
          </w:p>
        </w:tc>
        <w:tc>
          <w:tcPr>
            <w:tcW w:w="1620" w:type="dxa"/>
            <w:tcBorders>
              <w:top w:val="nil"/>
              <w:left w:val="nil"/>
              <w:bottom w:val="single" w:sz="4" w:space="0" w:color="auto"/>
              <w:right w:val="single" w:sz="4" w:space="0" w:color="auto"/>
            </w:tcBorders>
            <w:shd w:val="clear" w:color="000000" w:fill="FDE9D9"/>
            <w:noWrap/>
            <w:vAlign w:val="bottom"/>
            <w:hideMark/>
            <w:tcPrChange w:id="631" w:author="Rajani  Dumpa" w:date="2017-03-01T12:27:00Z">
              <w:tcPr>
                <w:tcW w:w="939" w:type="dxa"/>
                <w:tcBorders>
                  <w:top w:val="nil"/>
                  <w:left w:val="nil"/>
                  <w:bottom w:val="single" w:sz="4" w:space="0" w:color="auto"/>
                  <w:right w:val="single" w:sz="4" w:space="0" w:color="auto"/>
                </w:tcBorders>
                <w:shd w:val="clear" w:color="000000" w:fill="FDE9D9"/>
                <w:noWrap/>
                <w:vAlign w:val="bottom"/>
                <w:hideMark/>
              </w:tcPr>
            </w:tcPrChange>
          </w:tcPr>
          <w:p w14:paraId="7ED77DE1" w14:textId="77777777" w:rsidR="00702525" w:rsidRPr="00702525" w:rsidRDefault="00702525" w:rsidP="00702525">
            <w:pPr>
              <w:jc w:val="right"/>
              <w:rPr>
                <w:ins w:id="632" w:author="Rajani  Dumpa" w:date="2017-03-01T12:26:00Z"/>
                <w:bCs w:val="0"/>
                <w:color w:val="000000"/>
                <w:sz w:val="20"/>
              </w:rPr>
            </w:pPr>
            <w:ins w:id="633" w:author="Rajani  Dumpa" w:date="2017-03-01T12:26:00Z">
              <w:r w:rsidRPr="00702525">
                <w:rPr>
                  <w:bCs w:val="0"/>
                  <w:color w:val="000000"/>
                  <w:sz w:val="20"/>
                </w:rPr>
                <w:t>5,972</w:t>
              </w:r>
            </w:ins>
          </w:p>
        </w:tc>
        <w:tc>
          <w:tcPr>
            <w:tcW w:w="990" w:type="dxa"/>
            <w:tcBorders>
              <w:top w:val="nil"/>
              <w:left w:val="nil"/>
              <w:bottom w:val="single" w:sz="4" w:space="0" w:color="auto"/>
              <w:right w:val="single" w:sz="4" w:space="0" w:color="auto"/>
            </w:tcBorders>
            <w:shd w:val="clear" w:color="000000" w:fill="FDE9D9"/>
            <w:noWrap/>
            <w:vAlign w:val="bottom"/>
            <w:hideMark/>
            <w:tcPrChange w:id="634" w:author="Rajani  Dumpa" w:date="2017-03-01T12:27:00Z">
              <w:tcPr>
                <w:tcW w:w="865" w:type="dxa"/>
                <w:tcBorders>
                  <w:top w:val="nil"/>
                  <w:left w:val="nil"/>
                  <w:bottom w:val="single" w:sz="4" w:space="0" w:color="auto"/>
                  <w:right w:val="single" w:sz="4" w:space="0" w:color="auto"/>
                </w:tcBorders>
                <w:shd w:val="clear" w:color="000000" w:fill="FDE9D9"/>
                <w:noWrap/>
                <w:vAlign w:val="bottom"/>
                <w:hideMark/>
              </w:tcPr>
            </w:tcPrChange>
          </w:tcPr>
          <w:p w14:paraId="2C0524B0" w14:textId="77777777" w:rsidR="00702525" w:rsidRPr="00702525" w:rsidRDefault="00702525" w:rsidP="00702525">
            <w:pPr>
              <w:jc w:val="right"/>
              <w:rPr>
                <w:ins w:id="635" w:author="Rajani  Dumpa" w:date="2017-03-01T12:26:00Z"/>
                <w:bCs w:val="0"/>
                <w:color w:val="000000"/>
                <w:sz w:val="20"/>
              </w:rPr>
            </w:pPr>
            <w:ins w:id="636" w:author="Rajani  Dumpa" w:date="2017-03-01T12:26:00Z">
              <w:r w:rsidRPr="00702525">
                <w:rPr>
                  <w:bCs w:val="0"/>
                  <w:color w:val="000000"/>
                  <w:sz w:val="20"/>
                </w:rPr>
                <w:t>40,000</w:t>
              </w:r>
            </w:ins>
          </w:p>
        </w:tc>
        <w:tc>
          <w:tcPr>
            <w:tcW w:w="1509" w:type="dxa"/>
            <w:tcBorders>
              <w:top w:val="nil"/>
              <w:left w:val="nil"/>
              <w:bottom w:val="single" w:sz="4" w:space="0" w:color="auto"/>
              <w:right w:val="single" w:sz="4" w:space="0" w:color="auto"/>
            </w:tcBorders>
            <w:shd w:val="clear" w:color="000000" w:fill="FDE9D9"/>
            <w:noWrap/>
            <w:vAlign w:val="bottom"/>
            <w:hideMark/>
            <w:tcPrChange w:id="637" w:author="Rajani  Dumpa" w:date="2017-03-01T12:27:00Z">
              <w:tcPr>
                <w:tcW w:w="2742" w:type="dxa"/>
                <w:tcBorders>
                  <w:top w:val="nil"/>
                  <w:left w:val="nil"/>
                  <w:bottom w:val="single" w:sz="4" w:space="0" w:color="auto"/>
                  <w:right w:val="single" w:sz="4" w:space="0" w:color="auto"/>
                </w:tcBorders>
                <w:shd w:val="clear" w:color="000000" w:fill="FDE9D9"/>
                <w:noWrap/>
                <w:vAlign w:val="bottom"/>
                <w:hideMark/>
              </w:tcPr>
            </w:tcPrChange>
          </w:tcPr>
          <w:p w14:paraId="5C5D48D4" w14:textId="77777777" w:rsidR="00702525" w:rsidRPr="00702525" w:rsidRDefault="00702525" w:rsidP="00702525">
            <w:pPr>
              <w:jc w:val="left"/>
              <w:rPr>
                <w:ins w:id="638" w:author="Rajani  Dumpa" w:date="2017-03-01T12:26:00Z"/>
                <w:bCs w:val="0"/>
                <w:color w:val="000000"/>
                <w:sz w:val="20"/>
              </w:rPr>
            </w:pPr>
            <w:ins w:id="639" w:author="Rajani  Dumpa" w:date="2017-03-01T12:26:00Z">
              <w:r w:rsidRPr="00702525">
                <w:rPr>
                  <w:bCs w:val="0"/>
                  <w:color w:val="000000"/>
                  <w:sz w:val="20"/>
                </w:rPr>
                <w:t> </w:t>
              </w:r>
            </w:ins>
          </w:p>
        </w:tc>
        <w:tc>
          <w:tcPr>
            <w:tcW w:w="1461" w:type="dxa"/>
            <w:tcBorders>
              <w:top w:val="nil"/>
              <w:left w:val="nil"/>
              <w:bottom w:val="single" w:sz="4" w:space="0" w:color="auto"/>
              <w:right w:val="single" w:sz="4" w:space="0" w:color="auto"/>
            </w:tcBorders>
            <w:shd w:val="clear" w:color="000000" w:fill="FDE9D9"/>
            <w:noWrap/>
            <w:vAlign w:val="bottom"/>
            <w:hideMark/>
            <w:tcPrChange w:id="640" w:author="Rajani  Dumpa" w:date="2017-03-01T12:27:00Z">
              <w:tcPr>
                <w:tcW w:w="1890" w:type="dxa"/>
                <w:tcBorders>
                  <w:top w:val="nil"/>
                  <w:left w:val="nil"/>
                  <w:bottom w:val="single" w:sz="4" w:space="0" w:color="auto"/>
                  <w:right w:val="single" w:sz="4" w:space="0" w:color="auto"/>
                </w:tcBorders>
                <w:shd w:val="clear" w:color="000000" w:fill="FDE9D9"/>
                <w:noWrap/>
                <w:vAlign w:val="bottom"/>
                <w:hideMark/>
              </w:tcPr>
            </w:tcPrChange>
          </w:tcPr>
          <w:p w14:paraId="01BFE581" w14:textId="77777777" w:rsidR="00702525" w:rsidRPr="00702525" w:rsidRDefault="00702525" w:rsidP="00702525">
            <w:pPr>
              <w:jc w:val="right"/>
              <w:rPr>
                <w:ins w:id="641" w:author="Rajani  Dumpa" w:date="2017-03-01T12:26:00Z"/>
                <w:bCs w:val="0"/>
                <w:color w:val="000000"/>
                <w:sz w:val="20"/>
              </w:rPr>
            </w:pPr>
            <w:ins w:id="642" w:author="Rajani  Dumpa" w:date="2017-03-01T12:26:00Z">
              <w:r w:rsidRPr="00702525">
                <w:rPr>
                  <w:bCs w:val="0"/>
                  <w:color w:val="000000"/>
                  <w:sz w:val="20"/>
                </w:rPr>
                <w:t>45,972</w:t>
              </w:r>
            </w:ins>
          </w:p>
        </w:tc>
      </w:tr>
    </w:tbl>
    <w:tbl>
      <w:tblPr>
        <w:tblStyle w:val="TableGrid"/>
        <w:tblW w:w="0" w:type="auto"/>
        <w:tblLook w:val="04A0" w:firstRow="1" w:lastRow="0" w:firstColumn="1" w:lastColumn="0" w:noHBand="0" w:noVBand="1"/>
      </w:tblPr>
      <w:tblGrid>
        <w:gridCol w:w="3100"/>
        <w:gridCol w:w="2765"/>
        <w:gridCol w:w="2765"/>
      </w:tblGrid>
      <w:tr w:rsidR="008E186B" w:rsidRPr="002262F7" w:rsidDel="00702525" w14:paraId="458E6328" w14:textId="3DA2DB9D" w:rsidTr="005D4E60">
        <w:trPr>
          <w:del w:id="643" w:author="Rajani  Dumpa" w:date="2017-03-01T12:27:00Z"/>
        </w:trPr>
        <w:tc>
          <w:tcPr>
            <w:tcW w:w="3100" w:type="dxa"/>
          </w:tcPr>
          <w:p w14:paraId="598E256E" w14:textId="21B46FD0" w:rsidR="008E186B" w:rsidRPr="002262F7" w:rsidDel="00702525" w:rsidRDefault="008E186B" w:rsidP="005D4E60">
            <w:pPr>
              <w:jc w:val="left"/>
              <w:rPr>
                <w:del w:id="644" w:author="Rajani  Dumpa" w:date="2017-03-01T12:27:00Z"/>
                <w:b/>
              </w:rPr>
            </w:pPr>
            <w:del w:id="645" w:author="Rajani  Dumpa" w:date="2017-03-01T12:27:00Z">
              <w:r w:rsidRPr="002262F7" w:rsidDel="00702525">
                <w:rPr>
                  <w:b/>
                </w:rPr>
                <w:delText>Service</w:delText>
              </w:r>
            </w:del>
          </w:p>
        </w:tc>
        <w:tc>
          <w:tcPr>
            <w:tcW w:w="2765" w:type="dxa"/>
          </w:tcPr>
          <w:p w14:paraId="3D3EDDE1" w14:textId="7F9BC2EA" w:rsidR="008E186B" w:rsidRPr="002262F7" w:rsidDel="00702525" w:rsidRDefault="008E186B" w:rsidP="005D4E60">
            <w:pPr>
              <w:jc w:val="left"/>
              <w:rPr>
                <w:del w:id="646" w:author="Rajani  Dumpa" w:date="2017-03-01T12:27:00Z"/>
                <w:b/>
              </w:rPr>
            </w:pPr>
            <w:del w:id="647" w:author="Rajani  Dumpa" w:date="2017-03-01T12:27:00Z">
              <w:r w:rsidDel="00702525">
                <w:rPr>
                  <w:b/>
                </w:rPr>
                <w:delText>Peak Hour</w:delText>
              </w:r>
            </w:del>
          </w:p>
        </w:tc>
        <w:tc>
          <w:tcPr>
            <w:tcW w:w="2765" w:type="dxa"/>
          </w:tcPr>
          <w:p w14:paraId="2FD2D050" w14:textId="0C769E48" w:rsidR="008E186B" w:rsidRPr="002262F7" w:rsidDel="00702525" w:rsidRDefault="008E186B" w:rsidP="005D4E60">
            <w:pPr>
              <w:jc w:val="left"/>
              <w:rPr>
                <w:del w:id="648" w:author="Rajani  Dumpa" w:date="2017-03-01T12:27:00Z"/>
                <w:b/>
              </w:rPr>
            </w:pPr>
            <w:del w:id="649" w:author="Rajani  Dumpa" w:date="2017-03-01T12:27:00Z">
              <w:r w:rsidDel="00702525">
                <w:rPr>
                  <w:b/>
                </w:rPr>
                <w:delText>Non-Peak Hour</w:delText>
              </w:r>
            </w:del>
          </w:p>
        </w:tc>
      </w:tr>
      <w:tr w:rsidR="008E186B" w:rsidRPr="002262F7" w:rsidDel="00702525" w14:paraId="61F348D7" w14:textId="146A13C8" w:rsidTr="005D4E60">
        <w:trPr>
          <w:del w:id="650" w:author="Rajani  Dumpa" w:date="2017-03-01T12:27:00Z"/>
        </w:trPr>
        <w:tc>
          <w:tcPr>
            <w:tcW w:w="3100" w:type="dxa"/>
          </w:tcPr>
          <w:p w14:paraId="027EC40F" w14:textId="2BEC4F7A" w:rsidR="008E186B" w:rsidRPr="002262F7" w:rsidDel="00702525" w:rsidRDefault="008E186B" w:rsidP="005D4E60">
            <w:pPr>
              <w:jc w:val="left"/>
              <w:rPr>
                <w:del w:id="651" w:author="Rajani  Dumpa" w:date="2017-03-01T12:27:00Z"/>
                <w:sz w:val="20"/>
              </w:rPr>
            </w:pPr>
            <w:del w:id="652" w:author="Rajani  Dumpa" w:date="2017-03-01T12:27:00Z">
              <w:r w:rsidDel="00702525">
                <w:rPr>
                  <w:sz w:val="20"/>
                </w:rPr>
                <w:delText>Dupl</w:delText>
              </w:r>
              <w:r w:rsidR="001316BD" w:rsidDel="00702525">
                <w:rPr>
                  <w:sz w:val="20"/>
                </w:rPr>
                <w:delText>i</w:delText>
              </w:r>
              <w:r w:rsidDel="00702525">
                <w:rPr>
                  <w:sz w:val="20"/>
                </w:rPr>
                <w:delText>cateCoverCheckService</w:delText>
              </w:r>
            </w:del>
          </w:p>
        </w:tc>
        <w:tc>
          <w:tcPr>
            <w:tcW w:w="2765" w:type="dxa"/>
          </w:tcPr>
          <w:p w14:paraId="543434B6" w14:textId="732C9289" w:rsidR="008E186B" w:rsidRPr="002262F7" w:rsidDel="00702525" w:rsidRDefault="0025745A" w:rsidP="005D4E60">
            <w:pPr>
              <w:jc w:val="left"/>
              <w:rPr>
                <w:del w:id="653" w:author="Rajani  Dumpa" w:date="2017-03-01T12:27:00Z"/>
                <w:sz w:val="20"/>
              </w:rPr>
            </w:pPr>
            <w:del w:id="654" w:author="Rajani  Dumpa" w:date="2017-03-01T12:27:00Z">
              <w:r w:rsidDel="00702525">
                <w:rPr>
                  <w:sz w:val="20"/>
                </w:rPr>
                <w:delText>10000</w:delText>
              </w:r>
            </w:del>
          </w:p>
        </w:tc>
        <w:tc>
          <w:tcPr>
            <w:tcW w:w="2765" w:type="dxa"/>
          </w:tcPr>
          <w:p w14:paraId="71D70BF9" w14:textId="340A9104" w:rsidR="008E186B" w:rsidRPr="002262F7" w:rsidDel="00702525" w:rsidRDefault="0025745A" w:rsidP="005D4E60">
            <w:pPr>
              <w:jc w:val="left"/>
              <w:rPr>
                <w:del w:id="655" w:author="Rajani  Dumpa" w:date="2017-03-01T12:27:00Z"/>
                <w:sz w:val="20"/>
              </w:rPr>
            </w:pPr>
            <w:del w:id="656" w:author="Rajani  Dumpa" w:date="2017-03-01T12:27:00Z">
              <w:r w:rsidDel="00702525">
                <w:rPr>
                  <w:sz w:val="20"/>
                </w:rPr>
                <w:delText>1000</w:delText>
              </w:r>
            </w:del>
          </w:p>
        </w:tc>
      </w:tr>
    </w:tbl>
    <w:p w14:paraId="4D3E43D6" w14:textId="77777777" w:rsidR="008E186B" w:rsidRPr="003E7AE9" w:rsidRDefault="008E186B" w:rsidP="003E7AE9">
      <w:pPr>
        <w:pStyle w:val="Heading2"/>
        <w:numPr>
          <w:ilvl w:val="1"/>
          <w:numId w:val="30"/>
        </w:numPr>
        <w:tabs>
          <w:tab w:val="num" w:pos="576"/>
        </w:tabs>
        <w:ind w:left="576" w:hanging="576"/>
        <w:rPr>
          <w:i w:val="0"/>
        </w:rPr>
      </w:pPr>
      <w:bookmarkStart w:id="657" w:name="_Toc419270517"/>
      <w:bookmarkStart w:id="658" w:name="_Toc453246578"/>
      <w:r w:rsidRPr="003E7AE9">
        <w:rPr>
          <w:i w:val="0"/>
        </w:rPr>
        <w:t>SLA (Service Response Time)</w:t>
      </w:r>
      <w:bookmarkEnd w:id="657"/>
      <w:bookmarkEnd w:id="658"/>
      <w:r w:rsidRPr="003E7AE9">
        <w:rPr>
          <w:i w:val="0"/>
        </w:rPr>
        <w:t xml:space="preserve"> </w:t>
      </w:r>
    </w:p>
    <w:p w14:paraId="68BD3983" w14:textId="77777777" w:rsidR="008E186B" w:rsidRDefault="008E186B" w:rsidP="008E186B">
      <w:pPr>
        <w:rPr>
          <w:sz w:val="20"/>
        </w:rPr>
      </w:pPr>
      <w:r w:rsidRPr="00192774">
        <w:rPr>
          <w:sz w:val="20"/>
        </w:rPr>
        <w:t xml:space="preserve">At a high level the expected response time for each MDM service is &lt;= </w:t>
      </w:r>
      <w:r w:rsidR="0025745A">
        <w:rPr>
          <w:sz w:val="20"/>
        </w:rPr>
        <w:t>5</w:t>
      </w:r>
      <w:r w:rsidRPr="00192774">
        <w:rPr>
          <w:sz w:val="20"/>
        </w:rPr>
        <w:t xml:space="preserve"> seconds.</w:t>
      </w:r>
      <w:r>
        <w:rPr>
          <w:sz w:val="20"/>
        </w:rPr>
        <w:t xml:space="preserve"> The actual response time will depend on the infrastructure provided by Homeserve</w:t>
      </w:r>
    </w:p>
    <w:p w14:paraId="3E544F73" w14:textId="77777777" w:rsidR="008E186B" w:rsidRDefault="008E186B" w:rsidP="008E186B">
      <w:pPr>
        <w:jc w:val="left"/>
        <w:rPr>
          <w:sz w:val="20"/>
        </w:rPr>
      </w:pPr>
    </w:p>
    <w:p w14:paraId="4378C818" w14:textId="77777777" w:rsidR="008E186B" w:rsidRPr="003E7AE9" w:rsidRDefault="008E186B" w:rsidP="003E7AE9">
      <w:pPr>
        <w:pStyle w:val="Heading2"/>
        <w:numPr>
          <w:ilvl w:val="1"/>
          <w:numId w:val="30"/>
        </w:numPr>
        <w:tabs>
          <w:tab w:val="num" w:pos="576"/>
        </w:tabs>
        <w:ind w:left="576" w:hanging="576"/>
        <w:rPr>
          <w:i w:val="0"/>
        </w:rPr>
      </w:pPr>
      <w:bookmarkStart w:id="659" w:name="_Toc398124048"/>
      <w:r w:rsidRPr="003E7AE9">
        <w:rPr>
          <w:i w:val="0"/>
        </w:rPr>
        <w:t xml:space="preserve"> </w:t>
      </w:r>
      <w:bookmarkStart w:id="660" w:name="_Toc453246579"/>
      <w:bookmarkStart w:id="661" w:name="_Toc419270518"/>
      <w:r w:rsidRPr="003E7AE9">
        <w:rPr>
          <w:i w:val="0"/>
        </w:rPr>
        <w:t>Deployment</w:t>
      </w:r>
      <w:bookmarkEnd w:id="660"/>
      <w:r w:rsidRPr="003E7AE9">
        <w:rPr>
          <w:i w:val="0"/>
        </w:rPr>
        <w:t xml:space="preserve"> </w:t>
      </w:r>
      <w:bookmarkEnd w:id="659"/>
      <w:bookmarkEnd w:id="661"/>
    </w:p>
    <w:p w14:paraId="0BA107FB" w14:textId="77777777" w:rsidR="008E186B" w:rsidRPr="00C939F3" w:rsidRDefault="008E186B" w:rsidP="008E186B">
      <w:pPr>
        <w:jc w:val="left"/>
        <w:rPr>
          <w:sz w:val="20"/>
        </w:rPr>
      </w:pPr>
      <w:r>
        <w:rPr>
          <w:sz w:val="20"/>
        </w:rPr>
        <w:t>All</w:t>
      </w:r>
      <w:r w:rsidRPr="00C939F3">
        <w:rPr>
          <w:sz w:val="20"/>
        </w:rPr>
        <w:t xml:space="preserve"> services will be deployed and mo</w:t>
      </w:r>
      <w:r>
        <w:rPr>
          <w:sz w:val="20"/>
        </w:rPr>
        <w:t xml:space="preserve">nitored using Talend ESB module. The service artefacts will be available in Nexus repository and using Talend Administrator Centre (TAC), these artifacts will be deployed in Talend ESB runtime. </w:t>
      </w:r>
    </w:p>
    <w:p w14:paraId="3BBBD1B2" w14:textId="77777777" w:rsidR="008E186B" w:rsidRPr="003E7AE9" w:rsidRDefault="008E186B" w:rsidP="003E7AE9">
      <w:pPr>
        <w:pStyle w:val="Heading2"/>
        <w:numPr>
          <w:ilvl w:val="1"/>
          <w:numId w:val="30"/>
        </w:numPr>
        <w:tabs>
          <w:tab w:val="num" w:pos="576"/>
        </w:tabs>
        <w:ind w:left="576" w:hanging="576"/>
        <w:rPr>
          <w:i w:val="0"/>
        </w:rPr>
      </w:pPr>
      <w:bookmarkStart w:id="662" w:name="_Toc398124049"/>
      <w:r w:rsidRPr="003E7AE9">
        <w:rPr>
          <w:i w:val="0"/>
        </w:rPr>
        <w:t xml:space="preserve"> </w:t>
      </w:r>
      <w:bookmarkStart w:id="663" w:name="_Toc419270519"/>
      <w:bookmarkStart w:id="664" w:name="_Toc453246580"/>
      <w:r w:rsidRPr="003E7AE9">
        <w:rPr>
          <w:i w:val="0"/>
        </w:rPr>
        <w:t>Error Handling</w:t>
      </w:r>
      <w:bookmarkEnd w:id="662"/>
      <w:bookmarkEnd w:id="663"/>
      <w:r w:rsidRPr="003E7AE9">
        <w:rPr>
          <w:i w:val="0"/>
        </w:rPr>
        <w:t xml:space="preserve"> &amp; Notification</w:t>
      </w:r>
      <w:bookmarkEnd w:id="664"/>
    </w:p>
    <w:p w14:paraId="2F686545" w14:textId="77777777" w:rsidR="008E186B" w:rsidRDefault="008E186B" w:rsidP="008E186B">
      <w:pPr>
        <w:jc w:val="left"/>
        <w:rPr>
          <w:sz w:val="20"/>
        </w:rPr>
      </w:pPr>
      <w:r>
        <w:rPr>
          <w:sz w:val="20"/>
        </w:rPr>
        <w:t>To assist client systems with exception handling, a</w:t>
      </w:r>
      <w:r w:rsidRPr="009673A7">
        <w:rPr>
          <w:sz w:val="20"/>
        </w:rPr>
        <w:t xml:space="preserve">ll functional/business logic related errors will be </w:t>
      </w:r>
      <w:r>
        <w:rPr>
          <w:sz w:val="20"/>
        </w:rPr>
        <w:t xml:space="preserve">handled by ESB and MDM as </w:t>
      </w:r>
      <w:r w:rsidRPr="009673A7">
        <w:rPr>
          <w:sz w:val="20"/>
        </w:rPr>
        <w:t xml:space="preserve">part of SOAP service response with </w:t>
      </w:r>
      <w:r>
        <w:rPr>
          <w:sz w:val="20"/>
        </w:rPr>
        <w:t xml:space="preserve">an </w:t>
      </w:r>
      <w:r w:rsidRPr="009673A7">
        <w:rPr>
          <w:sz w:val="20"/>
        </w:rPr>
        <w:t>appropriate Error code and Error Description</w:t>
      </w:r>
      <w:r>
        <w:rPr>
          <w:sz w:val="20"/>
        </w:rPr>
        <w:t xml:space="preserve"> will be sent as per the Enterprise Error Catalogue</w:t>
      </w:r>
      <w:r w:rsidRPr="009673A7">
        <w:rPr>
          <w:sz w:val="20"/>
        </w:rPr>
        <w:t>.</w:t>
      </w:r>
      <w:r>
        <w:rPr>
          <w:sz w:val="20"/>
        </w:rPr>
        <w:t xml:space="preserve"> Notification will be configured within TAC to send an alert to service delivery team whenever service is not available.</w:t>
      </w:r>
      <w:r w:rsidRPr="009673A7">
        <w:rPr>
          <w:sz w:val="20"/>
        </w:rPr>
        <w:t xml:space="preserve"> </w:t>
      </w:r>
    </w:p>
    <w:p w14:paraId="5301C61B" w14:textId="77777777" w:rsidR="008E186B" w:rsidRDefault="008E186B" w:rsidP="008E186B">
      <w:pPr>
        <w:jc w:val="left"/>
        <w:rPr>
          <w:sz w:val="20"/>
        </w:rPr>
      </w:pPr>
    </w:p>
    <w:p w14:paraId="0619E2F0" w14:textId="77777777" w:rsidR="008E186B" w:rsidRPr="003E7AE9" w:rsidRDefault="008E186B" w:rsidP="003E7AE9">
      <w:pPr>
        <w:pStyle w:val="Heading2"/>
        <w:numPr>
          <w:ilvl w:val="1"/>
          <w:numId w:val="30"/>
        </w:numPr>
        <w:tabs>
          <w:tab w:val="num" w:pos="576"/>
        </w:tabs>
        <w:ind w:left="576" w:hanging="576"/>
        <w:rPr>
          <w:i w:val="0"/>
        </w:rPr>
      </w:pPr>
      <w:bookmarkStart w:id="665" w:name="_Toc398124050"/>
      <w:r w:rsidRPr="003E7AE9">
        <w:rPr>
          <w:i w:val="0"/>
        </w:rPr>
        <w:t xml:space="preserve"> </w:t>
      </w:r>
      <w:bookmarkStart w:id="666" w:name="_Toc419270520"/>
      <w:bookmarkStart w:id="667" w:name="_Toc453246581"/>
      <w:r w:rsidRPr="003E7AE9">
        <w:rPr>
          <w:i w:val="0"/>
        </w:rPr>
        <w:t>Housekeeping Policies</w:t>
      </w:r>
      <w:bookmarkEnd w:id="665"/>
      <w:bookmarkEnd w:id="666"/>
      <w:bookmarkEnd w:id="667"/>
    </w:p>
    <w:p w14:paraId="2A23BE99" w14:textId="77777777" w:rsidR="008E186B" w:rsidRPr="00A24A54" w:rsidRDefault="008E186B" w:rsidP="008E186B">
      <w:pPr>
        <w:jc w:val="left"/>
        <w:rPr>
          <w:sz w:val="20"/>
        </w:rPr>
      </w:pPr>
      <w:r w:rsidRPr="00A24A54">
        <w:rPr>
          <w:sz w:val="20"/>
        </w:rPr>
        <w:t xml:space="preserve"> </w:t>
      </w:r>
      <w:r>
        <w:rPr>
          <w:sz w:val="20"/>
        </w:rPr>
        <w:t>A</w:t>
      </w:r>
      <w:r w:rsidRPr="00A24A54">
        <w:rPr>
          <w:sz w:val="20"/>
        </w:rPr>
        <w:t xml:space="preserve">ctual request and response messages </w:t>
      </w:r>
      <w:r>
        <w:rPr>
          <w:sz w:val="20"/>
        </w:rPr>
        <w:t>will</w:t>
      </w:r>
      <w:r w:rsidRPr="00A24A54">
        <w:rPr>
          <w:sz w:val="20"/>
        </w:rPr>
        <w:t xml:space="preserve"> be logged in Talend Administrator Console (ESB Job Conductor) using Service Activity Monitoring (SAM) feature. This will be used during Integration Testing / UAT to debug the messages. </w:t>
      </w:r>
      <w:r w:rsidRPr="006D6F95">
        <w:rPr>
          <w:sz w:val="20"/>
        </w:rPr>
        <w:t>However, in production it can be switched off if any implications on system’s performance or response time.</w:t>
      </w:r>
    </w:p>
    <w:p w14:paraId="3853A9E8" w14:textId="77777777" w:rsidR="008E186B" w:rsidRPr="00D40566" w:rsidRDefault="008E186B" w:rsidP="003E7AE9">
      <w:pPr>
        <w:pStyle w:val="Heading1"/>
        <w:pageBreakBefore/>
        <w:numPr>
          <w:ilvl w:val="0"/>
          <w:numId w:val="2"/>
        </w:numPr>
        <w:ind w:left="431" w:hanging="431"/>
        <w:jc w:val="left"/>
        <w:rPr>
          <w:rFonts w:cs="Calibri"/>
        </w:rPr>
      </w:pPr>
      <w:bookmarkStart w:id="668" w:name="_Toc419270521"/>
      <w:bookmarkStart w:id="669" w:name="_Toc453246582"/>
      <w:r w:rsidRPr="007805AC">
        <w:rPr>
          <w:rFonts w:cs="Calibri"/>
        </w:rPr>
        <w:lastRenderedPageBreak/>
        <w:t>Appendix</w:t>
      </w:r>
      <w:bookmarkEnd w:id="668"/>
      <w:bookmarkEnd w:id="669"/>
    </w:p>
    <w:p w14:paraId="7CA9F734" w14:textId="77777777" w:rsidR="008E186B" w:rsidRDefault="008E186B" w:rsidP="003E7AE9">
      <w:pPr>
        <w:pStyle w:val="Heading2"/>
        <w:numPr>
          <w:ilvl w:val="1"/>
          <w:numId w:val="2"/>
        </w:numPr>
        <w:rPr>
          <w:i w:val="0"/>
        </w:rPr>
      </w:pPr>
      <w:bookmarkStart w:id="670" w:name="_Toc453246583"/>
      <w:r w:rsidRPr="003E7AE9">
        <w:rPr>
          <w:i w:val="0"/>
        </w:rPr>
        <w:t>WSDL &amp; XSD</w:t>
      </w:r>
      <w:bookmarkEnd w:id="670"/>
    </w:p>
    <w:p w14:paraId="1F7D8280" w14:textId="77777777" w:rsidR="004B6029" w:rsidRDefault="004B6029" w:rsidP="00A71CC8">
      <w:pPr>
        <w:ind w:left="576"/>
      </w:pPr>
    </w:p>
    <w:p w14:paraId="2D041EAD" w14:textId="77777777" w:rsidR="004B6029" w:rsidRDefault="004B6029" w:rsidP="00A71CC8"/>
    <w:p w14:paraId="121992D7" w14:textId="77777777" w:rsidR="004B6029" w:rsidRDefault="004B6029" w:rsidP="004B6029">
      <w:pPr>
        <w:jc w:val="left"/>
        <w:rPr>
          <w:b/>
        </w:rPr>
      </w:pPr>
      <w:r w:rsidRPr="00667517">
        <w:rPr>
          <w:b/>
        </w:rPr>
        <w:t>WSDL of</w:t>
      </w:r>
      <w:r>
        <w:rPr>
          <w:b/>
        </w:rPr>
        <w:t xml:space="preserve"> DuplicateCoverCheckService:</w:t>
      </w:r>
    </w:p>
    <w:p w14:paraId="7A22FA39" w14:textId="77777777" w:rsidR="004B6029" w:rsidRPr="003A1EB9" w:rsidRDefault="004B6029" w:rsidP="004B6029">
      <w:pPr>
        <w:jc w:val="left"/>
        <w:rPr>
          <w:b/>
        </w:rPr>
      </w:pPr>
    </w:p>
    <w:p w14:paraId="2AE65EC9" w14:textId="77777777" w:rsidR="004B6029" w:rsidRDefault="004B6029" w:rsidP="00A71CC8">
      <w:pPr>
        <w:jc w:val="left"/>
        <w:rPr>
          <w:sz w:val="20"/>
        </w:rPr>
      </w:pPr>
      <w:r w:rsidRPr="00667517">
        <w:rPr>
          <w:sz w:val="20"/>
        </w:rPr>
        <w:t xml:space="preserve">Zip file attached below has WSDL file for </w:t>
      </w:r>
      <w:r>
        <w:rPr>
          <w:sz w:val="20"/>
        </w:rPr>
        <w:t>DuplicateCoverCheckService</w:t>
      </w:r>
      <w:r w:rsidRPr="00667517">
        <w:rPr>
          <w:sz w:val="20"/>
        </w:rPr>
        <w:t xml:space="preserve">. File location is </w:t>
      </w:r>
      <w:r>
        <w:rPr>
          <w:sz w:val="20"/>
        </w:rPr>
        <w:t>wsdl.Europe.GB.Customer.DuplicateCoverCheckService.v1</w:t>
      </w:r>
      <w:r w:rsidRPr="00667517">
        <w:rPr>
          <w:sz w:val="20"/>
        </w:rPr>
        <w:t xml:space="preserve"> and WSDL file name is </w:t>
      </w:r>
      <w:r>
        <w:rPr>
          <w:sz w:val="20"/>
        </w:rPr>
        <w:t>DuplicateCoverCheck</w:t>
      </w:r>
      <w:r w:rsidRPr="00667517">
        <w:rPr>
          <w:sz w:val="20"/>
        </w:rPr>
        <w:t>Service.wsdl.</w:t>
      </w:r>
    </w:p>
    <w:p w14:paraId="62CF0515" w14:textId="77777777" w:rsidR="004B6029" w:rsidRDefault="004B6029" w:rsidP="00A71CC8">
      <w:pPr>
        <w:jc w:val="left"/>
        <w:rPr>
          <w:sz w:val="20"/>
        </w:rPr>
      </w:pPr>
    </w:p>
    <w:p w14:paraId="3B02DC15" w14:textId="77777777" w:rsidR="004B6029" w:rsidRDefault="004B6029" w:rsidP="00A71CC8">
      <w:pPr>
        <w:jc w:val="left"/>
        <w:rPr>
          <w:sz w:val="20"/>
        </w:rPr>
      </w:pPr>
    </w:p>
    <w:commentRangeStart w:id="671"/>
    <w:commentRangeStart w:id="672"/>
    <w:p w14:paraId="77C1E938" w14:textId="77777777" w:rsidR="004B6029" w:rsidRPr="004B6029" w:rsidRDefault="001E4C1A" w:rsidP="00A71CC8">
      <w:r>
        <w:object w:dxaOrig="1551" w:dyaOrig="1004" w14:anchorId="39217437">
          <v:shape id="_x0000_i1033" type="#_x0000_t75" style="width:77.25pt;height:50.25pt" o:ole="">
            <v:imagedata r:id="rId34" o:title=""/>
          </v:shape>
          <o:OLEObject Type="Embed" ProgID="Package" ShapeID="_x0000_i1033" DrawAspect="Icon" ObjectID="_1551259670" r:id="rId35"/>
        </w:object>
      </w:r>
      <w:commentRangeEnd w:id="671"/>
      <w:r w:rsidR="001365A0">
        <w:rPr>
          <w:rStyle w:val="CommentReference"/>
        </w:rPr>
        <w:commentReference w:id="671"/>
      </w:r>
      <w:commentRangeEnd w:id="672"/>
      <w:r w:rsidR="008A0DC5">
        <w:rPr>
          <w:rStyle w:val="CommentReference"/>
        </w:rPr>
        <w:commentReference w:id="672"/>
      </w:r>
    </w:p>
    <w:p w14:paraId="651CF025" w14:textId="77777777" w:rsidR="004B6029" w:rsidRDefault="004B6029" w:rsidP="001E7FA2">
      <w:pPr>
        <w:jc w:val="left"/>
        <w:rPr>
          <w:color w:val="000000"/>
          <w:sz w:val="20"/>
          <w:lang w:val="en-GB"/>
        </w:rPr>
      </w:pPr>
      <w:r>
        <w:rPr>
          <w:color w:val="000000"/>
          <w:sz w:val="20"/>
          <w:lang w:val="en-GB"/>
        </w:rPr>
        <w:t>These WSDLS and corresponding XSDS are source controlled in Mercurial at below location.</w:t>
      </w:r>
    </w:p>
    <w:p w14:paraId="22359D60" w14:textId="77777777" w:rsidR="001E7FA2" w:rsidRPr="00364D0D" w:rsidRDefault="001E7FA2" w:rsidP="001E7FA2">
      <w:pPr>
        <w:jc w:val="left"/>
        <w:rPr>
          <w:rStyle w:val="Hyperlink"/>
          <w:sz w:val="20"/>
          <w:rPrChange w:id="673" w:author="Venkata Srinivas Samavedam" w:date="2017-03-01T15:07:00Z">
            <w:rPr>
              <w:rStyle w:val="Hyperlink"/>
            </w:rPr>
          </w:rPrChange>
        </w:rPr>
      </w:pPr>
      <w:bookmarkStart w:id="674" w:name="_Toc398208927"/>
      <w:bookmarkEnd w:id="587"/>
      <w:r w:rsidRPr="00364D0D">
        <w:rPr>
          <w:rStyle w:val="Hyperlink"/>
          <w:sz w:val="20"/>
          <w:highlight w:val="yellow"/>
          <w:rPrChange w:id="675" w:author="Venkata Srinivas Samavedam" w:date="2017-03-01T15:07:00Z">
            <w:rPr>
              <w:rStyle w:val="Hyperlink"/>
              <w:highlight w:val="yellow"/>
            </w:rPr>
          </w:rPrChange>
        </w:rPr>
        <w:t>http://mercurial.hgb.hs.int/hg/hgweb.cgi/GlobalInterfaceContracts/</w:t>
      </w:r>
    </w:p>
    <w:bookmarkEnd w:id="674"/>
    <w:p w14:paraId="7DE32EDC" w14:textId="77777777" w:rsidR="008E186B" w:rsidRDefault="008E186B" w:rsidP="003E7AE9">
      <w:pPr>
        <w:jc w:val="left"/>
      </w:pPr>
      <w:r w:rsidRPr="006D6F95">
        <w:t xml:space="preserve">      </w:t>
      </w:r>
      <w:r>
        <w:t xml:space="preserve">               </w:t>
      </w:r>
    </w:p>
    <w:p w14:paraId="0F89969A" w14:textId="77777777" w:rsidR="008E186B" w:rsidRPr="003E7AE9" w:rsidRDefault="00717C1E" w:rsidP="003E7AE9">
      <w:pPr>
        <w:pStyle w:val="Heading2"/>
        <w:numPr>
          <w:ilvl w:val="1"/>
          <w:numId w:val="2"/>
        </w:numPr>
        <w:rPr>
          <w:i w:val="0"/>
        </w:rPr>
      </w:pPr>
      <w:bookmarkStart w:id="676" w:name="_Toc419270524"/>
      <w:r w:rsidRPr="003E7AE9">
        <w:rPr>
          <w:i w:val="0"/>
        </w:rPr>
        <w:t xml:space="preserve"> </w:t>
      </w:r>
      <w:bookmarkStart w:id="677" w:name="_Toc453246584"/>
      <w:r w:rsidR="008E186B" w:rsidRPr="003E7AE9">
        <w:rPr>
          <w:i w:val="0"/>
        </w:rPr>
        <w:t>MDM Entity Level Data Model</w:t>
      </w:r>
      <w:bookmarkEnd w:id="677"/>
      <w:r w:rsidR="008E186B" w:rsidRPr="003E7AE9">
        <w:rPr>
          <w:i w:val="0"/>
        </w:rPr>
        <w:t xml:space="preserve"> </w:t>
      </w:r>
      <w:bookmarkEnd w:id="676"/>
    </w:p>
    <w:p w14:paraId="2C633BFB" w14:textId="11CA2CA8" w:rsidR="008E186B" w:rsidDel="00F153C8" w:rsidRDefault="004F4418" w:rsidP="008E186B">
      <w:pPr>
        <w:rPr>
          <w:del w:id="678" w:author="Rajani  Dumpa" w:date="2017-03-01T12:32:00Z"/>
          <w:rStyle w:val="Hyperlink"/>
          <w:i/>
          <w:iCs/>
          <w:sz w:val="18"/>
          <w:szCs w:val="18"/>
        </w:rPr>
      </w:pPr>
      <w:del w:id="679" w:author="Rajani  Dumpa" w:date="2017-03-01T12:32:00Z">
        <w:r w:rsidDel="00A61C2A">
          <w:fldChar w:fldCharType="begin"/>
        </w:r>
        <w:r w:rsidDel="00A61C2A">
          <w:delInstrText xml:space="preserve"> HYPERLINK "https://serveusa.sharepoint.com/sites/HomeServe/GlobalResources/Global_IT/architecture/Unity%20AD/Unity_MDM_Datamodel.png" </w:delInstrText>
        </w:r>
        <w:r w:rsidDel="00A61C2A">
          <w:fldChar w:fldCharType="separate"/>
        </w:r>
        <w:r w:rsidR="00185D22" w:rsidRPr="003E7AE9" w:rsidDel="00A61C2A">
          <w:rPr>
            <w:rStyle w:val="Hyperlink"/>
            <w:i/>
            <w:iCs/>
            <w:sz w:val="18"/>
            <w:szCs w:val="18"/>
          </w:rPr>
          <w:delText>https://serveusa.sharepoint.com/sites/HomeServe/GlobalResources/Global_IT/architecture/Unity%20AD/Unity_MDM_Datamodel.png</w:delText>
        </w:r>
        <w:r w:rsidDel="00A61C2A">
          <w:rPr>
            <w:rStyle w:val="Hyperlink"/>
            <w:i/>
            <w:iCs/>
            <w:sz w:val="18"/>
            <w:szCs w:val="18"/>
          </w:rPr>
          <w:fldChar w:fldCharType="end"/>
        </w:r>
      </w:del>
    </w:p>
    <w:p w14:paraId="0854A95B" w14:textId="32F1C99F" w:rsidR="00F153C8" w:rsidRPr="00F153C8" w:rsidRDefault="00F153C8" w:rsidP="008E186B">
      <w:pPr>
        <w:rPr>
          <w:ins w:id="680" w:author="Rajani  Dumpa" w:date="2017-03-01T13:58:00Z"/>
          <w:rStyle w:val="Hyperlink"/>
          <w:b/>
          <w:i/>
          <w:iCs/>
          <w:sz w:val="18"/>
          <w:szCs w:val="18"/>
          <w:rPrChange w:id="681" w:author="Rajani  Dumpa" w:date="2017-03-01T14:03:00Z">
            <w:rPr>
              <w:ins w:id="682" w:author="Rajani  Dumpa" w:date="2017-03-01T13:58:00Z"/>
              <w:rStyle w:val="Hyperlink"/>
              <w:i/>
              <w:iCs/>
              <w:sz w:val="18"/>
              <w:szCs w:val="18"/>
            </w:rPr>
          </w:rPrChange>
        </w:rPr>
      </w:pPr>
      <w:ins w:id="683" w:author="Rajani  Dumpa" w:date="2017-03-01T14:02:00Z">
        <w:r w:rsidRPr="00F153C8">
          <w:rPr>
            <w:rStyle w:val="Hyperlink"/>
            <w:b/>
            <w:i/>
            <w:iCs/>
            <w:sz w:val="18"/>
            <w:szCs w:val="18"/>
            <w:rPrChange w:id="684" w:author="Rajani  Dumpa" w:date="2017-03-01T14:03:00Z">
              <w:rPr>
                <w:rStyle w:val="Hyperlink"/>
                <w:i/>
                <w:iCs/>
                <w:sz w:val="18"/>
                <w:szCs w:val="18"/>
              </w:rPr>
            </w:rPrChange>
          </w:rPr>
          <w:t xml:space="preserve">R6.4 Physical Data Models -&gt; MDM </w:t>
        </w:r>
      </w:ins>
    </w:p>
    <w:p w14:paraId="141FDBE9" w14:textId="745552C1" w:rsidR="00A61C2A" w:rsidRDefault="00F153C8" w:rsidP="008E186B">
      <w:pPr>
        <w:rPr>
          <w:ins w:id="685" w:author="Rajani  Dumpa" w:date="2017-03-01T13:58:00Z"/>
          <w:rStyle w:val="Hyperlink"/>
          <w:i/>
          <w:iCs/>
          <w:sz w:val="18"/>
          <w:szCs w:val="18"/>
        </w:rPr>
      </w:pPr>
      <w:ins w:id="686" w:author="Rajani  Dumpa" w:date="2017-03-01T13:58:00Z">
        <w:r>
          <w:fldChar w:fldCharType="begin"/>
        </w:r>
        <w:r>
          <w:instrText xml:space="preserve"> HYPERLINK "https://apac01.safelinks.protection.outlook.com/?url=http://mercurial.hgb.hs.int:8080/UnityDataModel/Data%2520Model/index.htm&amp;data=02%7c01%7csravyaa%40virtusapolaris.com%7c64edb6beea7543f6b6cd08d46073c360%7c0d85160c589944caacc8db1501b993b6%7c0%7c0%7c636239497697140789&amp;sdata=gi1ysssOEeRll/src7NZdFcuzlA35Al%2Bx4AO0CqkFT8%3D&amp;reserved=0" \o "https://apac01.safelinks.protection.outlook.com/?url=http://mercurial.hgb.hs.int:8080/UnityDataModel/Data%2520Model/index.htm&amp;data=02%7c01%7csravyaa%40virtusapolaris.com%7c64edb6beea7543f6b6cd08d46073c360%7c0d85160c589944caacc8db1501b993b6%7c0%7c0%7c636239497697140789&amp;sdata=gi1ysssOEeRll/src7NZdFcuzlA35Al%2Bx4AO0CqkFT8%3D&amp;reserved=0" \t "_blank" </w:instrText>
        </w:r>
        <w:r>
          <w:fldChar w:fldCharType="separate"/>
        </w:r>
        <w:r>
          <w:rPr>
            <w:rStyle w:val="Hyperlink"/>
            <w:rFonts w:ascii="Segoe UI Semibold" w:hAnsi="Segoe UI Semibold"/>
            <w:sz w:val="23"/>
            <w:szCs w:val="23"/>
            <w:shd w:val="clear" w:color="auto" w:fill="FFFFFF"/>
          </w:rPr>
          <w:t>http://mercurial.hgb.hs.int:8080/UnityDataModel/Data%20Model/index.htm</w:t>
        </w:r>
        <w:r>
          <w:fldChar w:fldCharType="end"/>
        </w:r>
      </w:ins>
    </w:p>
    <w:p w14:paraId="0DA57387" w14:textId="77777777" w:rsidR="00F153C8" w:rsidRPr="003E7AE9" w:rsidRDefault="00F153C8" w:rsidP="008E186B">
      <w:pPr>
        <w:rPr>
          <w:ins w:id="687" w:author="Rajani  Dumpa" w:date="2017-03-01T12:32:00Z"/>
          <w:rStyle w:val="Hyperlink"/>
          <w:i/>
          <w:iCs/>
          <w:sz w:val="18"/>
          <w:szCs w:val="18"/>
        </w:rPr>
      </w:pPr>
    </w:p>
    <w:p w14:paraId="7600E233" w14:textId="77777777" w:rsidR="00AA6FF2" w:rsidRPr="003E7AE9" w:rsidRDefault="00AA6FF2" w:rsidP="003E7AE9">
      <w:pPr>
        <w:pStyle w:val="Heading2"/>
        <w:numPr>
          <w:ilvl w:val="1"/>
          <w:numId w:val="2"/>
        </w:numPr>
        <w:rPr>
          <w:i w:val="0"/>
        </w:rPr>
      </w:pPr>
      <w:bookmarkStart w:id="688" w:name="_Toc453246585"/>
      <w:r w:rsidRPr="003E7AE9">
        <w:rPr>
          <w:i w:val="0"/>
        </w:rPr>
        <w:t>References</w:t>
      </w:r>
      <w:bookmarkEnd w:id="688"/>
    </w:p>
    <w:p w14:paraId="1AF2AC73" w14:textId="77777777" w:rsidR="0025745A" w:rsidRDefault="0025745A" w:rsidP="003E7AE9">
      <w:pPr>
        <w:pStyle w:val="Heading2"/>
        <w:numPr>
          <w:ilvl w:val="2"/>
          <w:numId w:val="2"/>
        </w:numPr>
        <w:rPr>
          <w:ins w:id="689" w:author="Venkata Srinivas Samavedam" w:date="2017-03-01T14:57:00Z"/>
          <w:i w:val="0"/>
        </w:rPr>
      </w:pPr>
      <w:bookmarkStart w:id="690" w:name="_Toc453246586"/>
      <w:r w:rsidRPr="003E7AE9">
        <w:rPr>
          <w:i w:val="0"/>
        </w:rPr>
        <w:t>Duplicate Customer Check ICD</w:t>
      </w:r>
      <w:bookmarkEnd w:id="690"/>
    </w:p>
    <w:p w14:paraId="0DC09E60" w14:textId="66534F15" w:rsidR="000D0E09" w:rsidRPr="000D0E09" w:rsidRDefault="000D0E09">
      <w:pPr>
        <w:rPr>
          <w:i/>
          <w:sz w:val="20"/>
          <w:rPrChange w:id="691" w:author="Venkata Srinivas Samavedam" w:date="2017-03-01T14:57:00Z">
            <w:rPr>
              <w:i w:val="0"/>
            </w:rPr>
          </w:rPrChange>
        </w:rPr>
        <w:pPrChange w:id="692" w:author="Venkata Srinivas Samavedam" w:date="2017-03-01T14:57:00Z">
          <w:pPr>
            <w:pStyle w:val="Heading2"/>
            <w:numPr>
              <w:ilvl w:val="2"/>
              <w:numId w:val="2"/>
            </w:numPr>
            <w:tabs>
              <w:tab w:val="num" w:pos="720"/>
            </w:tabs>
            <w:ind w:left="720" w:hanging="720"/>
          </w:pPr>
        </w:pPrChange>
      </w:pPr>
      <w:ins w:id="693" w:author="Venkata Srinivas Samavedam" w:date="2017-03-01T14:57:00Z">
        <w:r w:rsidRPr="000D0E09">
          <w:rPr>
            <w:sz w:val="20"/>
            <w:rPrChange w:id="694" w:author="Venkata Srinivas Samavedam" w:date="2017-03-01T14:57:00Z">
              <w:rPr>
                <w:b w:val="0"/>
                <w:i w:val="0"/>
              </w:rPr>
            </w:rPrChange>
          </w:rPr>
          <w:fldChar w:fldCharType="begin"/>
        </w:r>
        <w:r w:rsidRPr="000D0E09">
          <w:rPr>
            <w:sz w:val="20"/>
            <w:rPrChange w:id="695" w:author="Venkata Srinivas Samavedam" w:date="2017-03-01T14:57:00Z">
              <w:rPr>
                <w:b w:val="0"/>
                <w:i w:val="0"/>
              </w:rPr>
            </w:rPrChange>
          </w:rPr>
          <w:instrText xml:space="preserve"> HYPERLINK "https://serveusa.sharepoint.com/sites/HomeServe/GlobalResources/GlobalProjects/Ensura/Programme%20Documentation/R6_Sprint4_INT21_MDM_DuplicateCustomerCheckService_ICD.docx?d=w062b608433f14ad09f56c9160052339a" </w:instrText>
        </w:r>
        <w:r w:rsidRPr="000D0E09">
          <w:rPr>
            <w:sz w:val="20"/>
            <w:rPrChange w:id="696" w:author="Venkata Srinivas Samavedam" w:date="2017-03-01T14:57:00Z">
              <w:rPr>
                <w:b w:val="0"/>
                <w:i w:val="0"/>
              </w:rPr>
            </w:rPrChange>
          </w:rPr>
          <w:fldChar w:fldCharType="separate"/>
        </w:r>
        <w:r w:rsidRPr="000D0E09">
          <w:rPr>
            <w:rStyle w:val="Hyperlink"/>
            <w:sz w:val="20"/>
            <w:rPrChange w:id="697" w:author="Venkata Srinivas Samavedam" w:date="2017-03-01T14:57:00Z">
              <w:rPr>
                <w:rStyle w:val="Hyperlink"/>
                <w:b w:val="0"/>
                <w:i w:val="0"/>
              </w:rPr>
            </w:rPrChange>
          </w:rPr>
          <w:t>https://serveusa.sharepoint.com/sites/HomeServe/GlobalResources/GlobalProjects/Ensura/Programme%20Documentation/R6_Sprint4_INT21_MDM_DuplicateCustomerCheckService_ICD.docx?d=w062b608433f14ad09f56c9160052339a</w:t>
        </w:r>
        <w:r w:rsidRPr="000D0E09">
          <w:rPr>
            <w:sz w:val="20"/>
            <w:rPrChange w:id="698" w:author="Venkata Srinivas Samavedam" w:date="2017-03-01T14:57:00Z">
              <w:rPr>
                <w:b w:val="0"/>
                <w:i w:val="0"/>
              </w:rPr>
            </w:rPrChange>
          </w:rPr>
          <w:fldChar w:fldCharType="end"/>
        </w:r>
      </w:ins>
    </w:p>
    <w:p w14:paraId="6ACE7D3C" w14:textId="27BC1740" w:rsidR="001E7FA2" w:rsidRPr="003E7AE9" w:rsidDel="000D0E09" w:rsidRDefault="009C6465" w:rsidP="003E7AE9">
      <w:pPr>
        <w:tabs>
          <w:tab w:val="left" w:pos="6156"/>
        </w:tabs>
        <w:rPr>
          <w:del w:id="699" w:author="Venkata Srinivas Samavedam" w:date="2017-03-01T14:57:00Z"/>
          <w:rStyle w:val="Hyperlink"/>
          <w:i/>
          <w:iCs/>
          <w:sz w:val="18"/>
          <w:szCs w:val="18"/>
        </w:rPr>
      </w:pPr>
      <w:ins w:id="700" w:author="Venkata Srinivas Samavedam" w:date="2017-03-01T14:58:00Z">
        <w:r>
          <w:t xml:space="preserve">Duplicate </w:t>
        </w:r>
      </w:ins>
      <w:del w:id="701" w:author="Venkata Srinivas Samavedam" w:date="2017-03-01T14:57:00Z">
        <w:r w:rsidDel="000D0E09">
          <w:fldChar w:fldCharType="begin"/>
        </w:r>
        <w:r w:rsidDel="000D0E09">
          <w:delInstrText xml:space="preserve"> HYPERLINK "https://serveusa.sharepoint.com/sites/HomeServe/GlobalResources/GlobalProjects/Ensura/Programme%20Documentation/MDM_DupCustCheck_ICD_MDM_Release.docx?d=w2c51b2c8a33f4a54afbcf153de86a343" </w:delInstrText>
        </w:r>
        <w:r w:rsidDel="000D0E09">
          <w:fldChar w:fldCharType="separate"/>
        </w:r>
        <w:r w:rsidR="001E7FA2" w:rsidRPr="003E7AE9" w:rsidDel="000D0E09">
          <w:rPr>
            <w:rStyle w:val="Hyperlink"/>
            <w:i/>
            <w:iCs/>
            <w:sz w:val="18"/>
            <w:szCs w:val="18"/>
          </w:rPr>
          <w:delText>https://serveusa.sharepoint.com/sites/HomeServe/GlobalResources/GlobalProjects/Ensura/Programme%20Documentation/INT21_MDM_DuplicateCustomerCheck_ICD.docx?d=w2c51b2c8a33f4a54afbcf153de86a343</w:delText>
        </w:r>
        <w:r w:rsidDel="000D0E09">
          <w:rPr>
            <w:rStyle w:val="Hyperlink"/>
            <w:i/>
            <w:iCs/>
            <w:sz w:val="18"/>
            <w:szCs w:val="18"/>
          </w:rPr>
          <w:fldChar w:fldCharType="end"/>
        </w:r>
      </w:del>
    </w:p>
    <w:p w14:paraId="0EA74F40" w14:textId="7C05F210" w:rsidR="0025745A" w:rsidRPr="003E7AE9" w:rsidRDefault="0025745A">
      <w:pPr>
        <w:pStyle w:val="Heading2"/>
        <w:numPr>
          <w:ilvl w:val="2"/>
          <w:numId w:val="2"/>
        </w:numPr>
        <w:rPr>
          <w:i w:val="0"/>
        </w:rPr>
      </w:pPr>
      <w:bookmarkStart w:id="702" w:name="_Toc453246587"/>
      <w:del w:id="703" w:author="Venkata Srinivas Samavedam" w:date="2017-03-01T14:57:00Z">
        <w:r w:rsidRPr="003E7AE9" w:rsidDel="000D0E09">
          <w:rPr>
            <w:i w:val="0"/>
          </w:rPr>
          <w:delText>D</w:delText>
        </w:r>
      </w:del>
      <w:del w:id="704" w:author="Venkata Srinivas Samavedam" w:date="2017-03-01T14:58:00Z">
        <w:r w:rsidRPr="003E7AE9" w:rsidDel="009C6465">
          <w:rPr>
            <w:i w:val="0"/>
          </w:rPr>
          <w:delText xml:space="preserve">uplicate </w:delText>
        </w:r>
      </w:del>
      <w:r w:rsidRPr="003E7AE9">
        <w:rPr>
          <w:i w:val="0"/>
        </w:rPr>
        <w:t>Customer Check Design</w:t>
      </w:r>
      <w:bookmarkEnd w:id="702"/>
    </w:p>
    <w:p w14:paraId="7F70DF6E" w14:textId="1C2EE338" w:rsidR="00D27038" w:rsidRPr="003E7AE9" w:rsidRDefault="009C6465" w:rsidP="003E7AE9">
      <w:pPr>
        <w:tabs>
          <w:tab w:val="left" w:pos="6156"/>
        </w:tabs>
        <w:rPr>
          <w:rStyle w:val="Hyperlink"/>
          <w:i/>
          <w:iCs/>
          <w:sz w:val="18"/>
          <w:szCs w:val="18"/>
        </w:rPr>
      </w:pPr>
      <w:del w:id="705" w:author="Venkata Srinivas Samavedam" w:date="2017-03-01T15:05:00Z">
        <w:r w:rsidDel="00D27038">
          <w:fldChar w:fldCharType="begin"/>
        </w:r>
        <w:r w:rsidDel="00D27038">
          <w:delInstrText xml:space="preserve"> HYPERLINK "https://serveusa.sharepoint.com/sites/HomeServe/GlobalResources/GlobalProjects/Ensura/Programme%20Documentation/INT21_MDM_DuplicateCustomerCheck_IDD.docx?d=wdb0913ed4c9d48349435c76b0a526c30" </w:delInstrText>
        </w:r>
        <w:r w:rsidDel="00D27038">
          <w:fldChar w:fldCharType="separate"/>
        </w:r>
        <w:r w:rsidR="001E7FA2" w:rsidRPr="003E7AE9" w:rsidDel="00D27038">
          <w:rPr>
            <w:rStyle w:val="Hyperlink"/>
            <w:i/>
            <w:iCs/>
            <w:sz w:val="18"/>
            <w:szCs w:val="18"/>
          </w:rPr>
          <w:delText>https://serveusa.sharepoint.com/sites/HomeServe/GlobalResources/GlobalProjects/Ensura/Programme%20Documentation/INT21_MDM_DuplicateCustomerCheck_IDD.docx?d=wdb0913ed4c9d48349435c76b0a526c30</w:delText>
        </w:r>
        <w:r w:rsidDel="00D27038">
          <w:rPr>
            <w:rStyle w:val="Hyperlink"/>
            <w:i/>
            <w:iCs/>
            <w:sz w:val="18"/>
            <w:szCs w:val="18"/>
          </w:rPr>
          <w:fldChar w:fldCharType="end"/>
        </w:r>
      </w:del>
      <w:ins w:id="706" w:author="Venkata Srinivas Samavedam" w:date="2017-03-01T15:05:00Z">
        <w:r w:rsidR="00D27038" w:rsidRPr="00D27038">
          <w:rPr>
            <w:rStyle w:val="Hyperlink"/>
            <w:i/>
            <w:iCs/>
            <w:sz w:val="18"/>
            <w:szCs w:val="18"/>
          </w:rPr>
          <w:t>https://serveusa.sharepoint.com/sites/HomeServe/GlobalResources/GlobalProjects/Ensura/Programme%20Documentation/R6_Sprint4_INT25_MDM_DuplicateCoverCheck_IDD.docx?d=w08f0b17ea4eb457e84a8025a93920535</w:t>
        </w:r>
      </w:ins>
    </w:p>
    <w:p w14:paraId="3A240C47" w14:textId="77777777" w:rsidR="006E07FD" w:rsidRPr="003E7AE9" w:rsidRDefault="006E07FD" w:rsidP="003E7AE9">
      <w:pPr>
        <w:pStyle w:val="Heading2"/>
        <w:numPr>
          <w:ilvl w:val="2"/>
          <w:numId w:val="2"/>
        </w:numPr>
        <w:rPr>
          <w:i w:val="0"/>
        </w:rPr>
      </w:pPr>
      <w:bookmarkStart w:id="707" w:name="_Toc453246588"/>
      <w:r w:rsidRPr="003E7AE9">
        <w:rPr>
          <w:i w:val="0"/>
        </w:rPr>
        <w:t>HomeServe SOAP Standards</w:t>
      </w:r>
      <w:bookmarkEnd w:id="707"/>
    </w:p>
    <w:p w14:paraId="13F7C21C" w14:textId="77777777" w:rsidR="006E07FD" w:rsidRPr="003E7AE9" w:rsidRDefault="00235C83" w:rsidP="003E7AE9">
      <w:pPr>
        <w:tabs>
          <w:tab w:val="left" w:pos="6156"/>
        </w:tabs>
        <w:rPr>
          <w:rStyle w:val="Hyperlink"/>
          <w:i/>
          <w:iCs/>
          <w:sz w:val="18"/>
          <w:szCs w:val="18"/>
        </w:rPr>
      </w:pPr>
      <w:hyperlink r:id="rId36" w:history="1">
        <w:r w:rsidR="006E07FD" w:rsidRPr="003E7AE9">
          <w:rPr>
            <w:rStyle w:val="Hyperlink"/>
            <w:i/>
            <w:iCs/>
            <w:sz w:val="18"/>
            <w:szCs w:val="18"/>
          </w:rPr>
          <w:t>http://confluence.hgb.hs.int:8090/display/DEV/SOAP+Messaging+Development+Practices</w:t>
        </w:r>
      </w:hyperlink>
    </w:p>
    <w:p w14:paraId="22DE5622" w14:textId="77777777" w:rsidR="006E07FD" w:rsidRPr="003E7AE9" w:rsidRDefault="006E07FD" w:rsidP="003E7AE9">
      <w:pPr>
        <w:pStyle w:val="Heading2"/>
        <w:numPr>
          <w:ilvl w:val="2"/>
          <w:numId w:val="2"/>
        </w:numPr>
        <w:rPr>
          <w:i w:val="0"/>
        </w:rPr>
      </w:pPr>
      <w:bookmarkStart w:id="708" w:name="_Ref431813989"/>
      <w:bookmarkStart w:id="709" w:name="_Toc453246589"/>
      <w:r w:rsidRPr="003E7AE9">
        <w:rPr>
          <w:i w:val="0"/>
        </w:rPr>
        <w:t>WS-Security Schema</w:t>
      </w:r>
      <w:bookmarkEnd w:id="708"/>
      <w:bookmarkEnd w:id="709"/>
      <w:r w:rsidRPr="003E7AE9">
        <w:rPr>
          <w:i w:val="0"/>
        </w:rPr>
        <w:t xml:space="preserve"> </w:t>
      </w:r>
    </w:p>
    <w:p w14:paraId="469B2567" w14:textId="77777777" w:rsidR="006E07FD" w:rsidRPr="003E7AE9" w:rsidRDefault="00235C83" w:rsidP="003E7AE9">
      <w:pPr>
        <w:tabs>
          <w:tab w:val="left" w:pos="6156"/>
        </w:tabs>
        <w:rPr>
          <w:rStyle w:val="Hyperlink"/>
          <w:i/>
          <w:iCs/>
          <w:sz w:val="18"/>
          <w:szCs w:val="18"/>
        </w:rPr>
      </w:pPr>
      <w:hyperlink r:id="rId37" w:history="1">
        <w:r w:rsidR="006E07FD" w:rsidRPr="003E7AE9">
          <w:rPr>
            <w:rStyle w:val="Hyperlink"/>
            <w:i/>
            <w:iCs/>
            <w:sz w:val="18"/>
            <w:szCs w:val="18"/>
          </w:rPr>
          <w:t>http://docs.oasis-open.org/wss/2004/01/oasis-200401-wss-wssecurity-secext-1.0.xsd</w:t>
        </w:r>
      </w:hyperlink>
    </w:p>
    <w:p w14:paraId="48F6AC18" w14:textId="77777777" w:rsidR="006E07FD" w:rsidRPr="003E7AE9" w:rsidRDefault="006E07FD" w:rsidP="003E7AE9">
      <w:pPr>
        <w:pStyle w:val="Heading2"/>
        <w:numPr>
          <w:ilvl w:val="2"/>
          <w:numId w:val="2"/>
        </w:numPr>
        <w:rPr>
          <w:i w:val="0"/>
        </w:rPr>
      </w:pPr>
      <w:bookmarkStart w:id="710" w:name="_Toc453246590"/>
      <w:r w:rsidRPr="003E7AE9">
        <w:rPr>
          <w:i w:val="0"/>
        </w:rPr>
        <w:lastRenderedPageBreak/>
        <w:t>Source Systems Catalogue</w:t>
      </w:r>
      <w:bookmarkEnd w:id="710"/>
    </w:p>
    <w:p w14:paraId="3A350017" w14:textId="77777777" w:rsidR="006E07FD" w:rsidRPr="003E7AE9" w:rsidRDefault="00235C83" w:rsidP="003E7AE9">
      <w:pPr>
        <w:tabs>
          <w:tab w:val="left" w:pos="6156"/>
        </w:tabs>
        <w:rPr>
          <w:rStyle w:val="Hyperlink"/>
          <w:i/>
          <w:iCs/>
          <w:sz w:val="18"/>
          <w:szCs w:val="18"/>
        </w:rPr>
      </w:pPr>
      <w:hyperlink r:id="rId38" w:history="1">
        <w:r w:rsidR="006E07FD" w:rsidRPr="003E7AE9">
          <w:rPr>
            <w:rStyle w:val="Hyperlink"/>
            <w:i/>
            <w:iCs/>
            <w:sz w:val="18"/>
            <w:szCs w:val="18"/>
          </w:rPr>
          <w:t>https://serveusa.sharepoint.com/sites/HomeServe/GlobalResources/GlobalProjects/Ensura/_layouts/15/WopiFrame.aspx?sourcedoc={F9916697-43F7-4C99-8DFC-523A7AD19D3D}&amp;file=Unity%20Metadata%20Catalogue.xlsx&amp;action=default</w:t>
        </w:r>
      </w:hyperlink>
    </w:p>
    <w:p w14:paraId="1E51575C" w14:textId="77777777" w:rsidR="006E07FD" w:rsidRPr="003E7AE9" w:rsidRDefault="006E07FD" w:rsidP="003E7AE9">
      <w:pPr>
        <w:pStyle w:val="Heading2"/>
        <w:numPr>
          <w:ilvl w:val="2"/>
          <w:numId w:val="2"/>
        </w:numPr>
        <w:rPr>
          <w:i w:val="0"/>
        </w:rPr>
      </w:pPr>
      <w:bookmarkStart w:id="711" w:name="_Toc453246591"/>
      <w:r w:rsidRPr="003E7AE9">
        <w:rPr>
          <w:i w:val="0"/>
        </w:rPr>
        <w:t>Unity Error Catalogue:</w:t>
      </w:r>
      <w:bookmarkEnd w:id="711"/>
    </w:p>
    <w:p w14:paraId="31913891" w14:textId="77777777" w:rsidR="006E07FD" w:rsidRPr="003E7AE9" w:rsidRDefault="00235C83" w:rsidP="003E7AE9">
      <w:pPr>
        <w:tabs>
          <w:tab w:val="left" w:pos="6156"/>
        </w:tabs>
        <w:rPr>
          <w:rStyle w:val="Hyperlink"/>
          <w:i/>
          <w:iCs/>
          <w:sz w:val="18"/>
          <w:szCs w:val="18"/>
        </w:rPr>
      </w:pPr>
      <w:hyperlink r:id="rId39" w:history="1">
        <w:r w:rsidR="006E07FD" w:rsidRPr="003E7AE9">
          <w:rPr>
            <w:rStyle w:val="Hyperlink"/>
            <w:i/>
            <w:iCs/>
            <w:sz w:val="18"/>
            <w:szCs w:val="18"/>
          </w:rPr>
          <w:t>https://serveusa.sharepoint.com/sites/HomeServe/GlobalResources/GlobalProjects/Ensura/_layouts/15/WopiFrame.aspx?sourcedoc={CB592CF8-1159-4741-B2A8-36165F0480BC}&amp;file=Unity%20Error%20Catalogue.xlsx&amp;action=default</w:t>
        </w:r>
      </w:hyperlink>
    </w:p>
    <w:p w14:paraId="2B33EBD8" w14:textId="77777777" w:rsidR="00F826EB" w:rsidRPr="003E7AE9" w:rsidRDefault="00F826EB" w:rsidP="72C28F2F">
      <w:pPr>
        <w:pStyle w:val="Heading2"/>
        <w:numPr>
          <w:ilvl w:val="2"/>
          <w:numId w:val="2"/>
        </w:numPr>
        <w:rPr>
          <w:i w:val="0"/>
        </w:rPr>
      </w:pPr>
      <w:bookmarkStart w:id="712" w:name="_Toc453246592"/>
      <w:r w:rsidRPr="72C28F2F">
        <w:rPr>
          <w:i w:val="0"/>
        </w:rPr>
        <w:t>Product Mapping ICD</w:t>
      </w:r>
      <w:bookmarkEnd w:id="712"/>
    </w:p>
    <w:bookmarkEnd w:id="588"/>
    <w:bookmarkEnd w:id="589"/>
    <w:bookmarkEnd w:id="590"/>
    <w:bookmarkEnd w:id="591"/>
    <w:p w14:paraId="01EB76CB" w14:textId="77777777" w:rsidR="72C28F2F" w:rsidRDefault="0008150A">
      <w:r>
        <w:fldChar w:fldCharType="begin"/>
      </w:r>
      <w:r>
        <w:instrText>HYPERLINK "https://serveusa.sharepoint.com/sites/HomeServe/GlobalResources/GlobalProjects/Ensura/Programme%20Documentation/R6_Sprint2_INT36%2637_MDM_ProductMapping_ICD.docx?d=wc23a6b24fcd84e08847403b4cf30a0fc" \h</w:instrText>
      </w:r>
      <w:r>
        <w:fldChar w:fldCharType="separate"/>
      </w:r>
      <w:r w:rsidR="72C28F2F" w:rsidRPr="72C28F2F">
        <w:rPr>
          <w:rStyle w:val="Hyperlink"/>
          <w:rFonts w:eastAsia="Arial"/>
          <w:sz w:val="18"/>
          <w:szCs w:val="18"/>
        </w:rPr>
        <w:t>https://serveusa.sharepoint.com/sites/HomeServe/GlobalResources/GlobalProjects/Ensura/Programme%20Documentation/R6_Sprint2_INT36%2637_MDM_ProductMapping_ICD.docx?d=wc23a6b24fcd84e08847403b4cf30a0fc</w:t>
      </w:r>
      <w:r>
        <w:fldChar w:fldCharType="end"/>
      </w:r>
    </w:p>
    <w:p w14:paraId="4138FB80" w14:textId="77777777" w:rsidR="72C28F2F" w:rsidRDefault="72C28F2F" w:rsidP="72C28F2F">
      <w:pPr>
        <w:rPr>
          <w:ins w:id="713" w:author="Venkata Srinivas Samavedam" w:date="2017-03-01T15:14:00Z"/>
        </w:rPr>
      </w:pPr>
    </w:p>
    <w:p w14:paraId="653FBB83" w14:textId="72F1200A" w:rsidR="00983019" w:rsidDel="00983019" w:rsidRDefault="00983019" w:rsidP="008A0DC5">
      <w:pPr>
        <w:pStyle w:val="Heading2"/>
        <w:numPr>
          <w:ilvl w:val="2"/>
          <w:numId w:val="2"/>
        </w:numPr>
        <w:rPr>
          <w:del w:id="714" w:author="Venkata Srinivas Samavedam" w:date="2017-03-01T15:14:00Z"/>
        </w:rPr>
      </w:pPr>
    </w:p>
    <w:p w14:paraId="107FD121" w14:textId="276702FD" w:rsidR="00983019" w:rsidRDefault="00983019" w:rsidP="008A0DC5">
      <w:pPr>
        <w:pStyle w:val="Heading2"/>
        <w:numPr>
          <w:ilvl w:val="2"/>
          <w:numId w:val="2"/>
        </w:numPr>
        <w:rPr>
          <w:ins w:id="715" w:author="Venkata Srinivas Samavedam" w:date="2017-03-01T15:15:00Z"/>
        </w:rPr>
      </w:pPr>
      <w:bookmarkStart w:id="716" w:name="_Toc453246593"/>
      <w:ins w:id="717" w:author="Venkata Srinivas Samavedam" w:date="2017-03-01T15:15:00Z">
        <w:r>
          <w:t>DuplicateCover Scenarios for Cancelled and Expired Contracts</w:t>
        </w:r>
      </w:ins>
    </w:p>
    <w:p w14:paraId="4DC921D3" w14:textId="77777777" w:rsidR="00983019" w:rsidRDefault="00983019">
      <w:pPr>
        <w:rPr>
          <w:ins w:id="718" w:author="Venkata Srinivas Samavedam" w:date="2017-03-01T15:15:00Z"/>
        </w:rPr>
        <w:pPrChange w:id="719" w:author="Venkata Srinivas Samavedam" w:date="2017-03-01T15:15:00Z">
          <w:pPr>
            <w:pStyle w:val="Heading2"/>
            <w:numPr>
              <w:ilvl w:val="2"/>
              <w:numId w:val="2"/>
            </w:numPr>
            <w:tabs>
              <w:tab w:val="num" w:pos="720"/>
            </w:tabs>
            <w:ind w:left="720" w:hanging="720"/>
          </w:pPr>
        </w:pPrChange>
      </w:pPr>
    </w:p>
    <w:commentRangeStart w:id="720"/>
    <w:commentRangeStart w:id="721"/>
    <w:bookmarkStart w:id="722" w:name="_MON_1551179726"/>
    <w:bookmarkEnd w:id="722"/>
    <w:p w14:paraId="382385C0" w14:textId="77777777" w:rsidR="00983019" w:rsidRPr="00983019" w:rsidRDefault="00EA7A6F">
      <w:pPr>
        <w:ind w:left="720"/>
        <w:rPr>
          <w:ins w:id="723" w:author="Venkata Srinivas Samavedam" w:date="2017-03-01T15:14:00Z"/>
          <w:i/>
          <w:rPrChange w:id="724" w:author="Venkata Srinivas Samavedam" w:date="2017-03-01T15:15:00Z">
            <w:rPr>
              <w:ins w:id="725" w:author="Venkata Srinivas Samavedam" w:date="2017-03-01T15:14:00Z"/>
              <w:i w:val="0"/>
            </w:rPr>
          </w:rPrChange>
        </w:rPr>
        <w:pPrChange w:id="726" w:author="Venkata Srinivas Samavedam" w:date="2017-03-01T15:15:00Z">
          <w:pPr>
            <w:pStyle w:val="Heading2"/>
            <w:numPr>
              <w:ilvl w:val="2"/>
              <w:numId w:val="2"/>
            </w:numPr>
            <w:tabs>
              <w:tab w:val="num" w:pos="720"/>
            </w:tabs>
            <w:ind w:left="720" w:hanging="720"/>
          </w:pPr>
        </w:pPrChange>
      </w:pPr>
      <w:ins w:id="727" w:author="Venkata Srinivas Samavedam" w:date="2017-03-01T15:16:00Z">
        <w:r>
          <w:object w:dxaOrig="1551" w:dyaOrig="1004" w14:anchorId="52B9F360">
            <v:shape id="_x0000_i1034" type="#_x0000_t75" style="width:77.25pt;height:50.25pt" o:ole="">
              <v:imagedata r:id="rId40" o:title=""/>
            </v:shape>
            <o:OLEObject Type="Embed" ProgID="PowerPoint.Show.12" ShapeID="_x0000_i1034" DrawAspect="Icon" ObjectID="_1551259671" r:id="rId41"/>
          </w:object>
        </w:r>
      </w:ins>
      <w:commentRangeEnd w:id="720"/>
      <w:r w:rsidR="00C030C6">
        <w:rPr>
          <w:rStyle w:val="CommentReference"/>
        </w:rPr>
        <w:commentReference w:id="720"/>
      </w:r>
      <w:commentRangeEnd w:id="721"/>
      <w:r w:rsidR="00132320">
        <w:rPr>
          <w:rStyle w:val="CommentReference"/>
        </w:rPr>
        <w:commentReference w:id="721"/>
      </w:r>
    </w:p>
    <w:p w14:paraId="4215285B" w14:textId="77777777" w:rsidR="008A0DC5" w:rsidRPr="003E7AE9" w:rsidRDefault="008A0DC5" w:rsidP="008A0DC5">
      <w:pPr>
        <w:pStyle w:val="Heading2"/>
        <w:numPr>
          <w:ilvl w:val="2"/>
          <w:numId w:val="2"/>
        </w:numPr>
        <w:rPr>
          <w:i w:val="0"/>
        </w:rPr>
      </w:pPr>
      <w:r>
        <w:rPr>
          <w:i w:val="0"/>
        </w:rPr>
        <w:t>Review Comments</w:t>
      </w:r>
      <w:bookmarkEnd w:id="716"/>
    </w:p>
    <w:p w14:paraId="40BA0725" w14:textId="77777777" w:rsidR="008A0DC5" w:rsidRDefault="008A0DC5" w:rsidP="00F6682E">
      <w:pPr>
        <w:tabs>
          <w:tab w:val="left" w:pos="6156"/>
        </w:tabs>
      </w:pPr>
    </w:p>
    <w:bookmarkStart w:id="728" w:name="_MON_1549876779"/>
    <w:bookmarkEnd w:id="728"/>
    <w:p w14:paraId="3BB0F959" w14:textId="742E4D9C" w:rsidR="00F6682E" w:rsidRPr="002C79EB" w:rsidRDefault="009F564C" w:rsidP="00F6682E">
      <w:pPr>
        <w:tabs>
          <w:tab w:val="left" w:pos="6156"/>
        </w:tabs>
      </w:pPr>
      <w:r>
        <w:object w:dxaOrig="1551" w:dyaOrig="1004" w14:anchorId="0BBA9C2B">
          <v:shape id="_x0000_i1035" type="#_x0000_t75" style="width:78pt;height:50.25pt" o:ole="">
            <v:imagedata r:id="rId42" o:title=""/>
          </v:shape>
          <o:OLEObject Type="Embed" ProgID="Excel.Sheet.12" ShapeID="_x0000_i1035" DrawAspect="Icon" ObjectID="_1551259672" r:id="rId43"/>
        </w:object>
      </w:r>
      <w:r w:rsidR="00F6682E">
        <w:tab/>
      </w:r>
    </w:p>
    <w:sectPr w:rsidR="00F6682E" w:rsidRPr="002C79EB" w:rsidSect="00F6682E">
      <w:headerReference w:type="even" r:id="rId44"/>
      <w:headerReference w:type="default" r:id="rId45"/>
      <w:footerReference w:type="even" r:id="rId46"/>
      <w:footerReference w:type="default" r:id="rId47"/>
      <w:headerReference w:type="first" r:id="rId48"/>
      <w:footerReference w:type="first" r:id="rId4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Shafiq Ratansi" w:date="2017-03-16T11:31:00Z" w:initials="SR">
    <w:p w14:paraId="6F0672EF" w14:textId="685D2711" w:rsidR="009F564C" w:rsidRDefault="009F564C">
      <w:pPr>
        <w:pStyle w:val="CommentText"/>
      </w:pPr>
      <w:r>
        <w:rPr>
          <w:rStyle w:val="CommentReference"/>
        </w:rPr>
        <w:annotationRef/>
      </w:r>
      <w:r>
        <w:t>Just confirming we are not building number of days logic but just checking  the eServe status because eServe automatically updates cancelled and expired contracts to lapse.</w:t>
      </w:r>
    </w:p>
  </w:comment>
  <w:comment w:id="50" w:author="Venkata Srinivas Samavedam" w:date="2017-03-17T11:16:00Z" w:initials="VSS">
    <w:p w14:paraId="7DCADFF9" w14:textId="050015F7" w:rsidR="009F564C" w:rsidRDefault="009F564C">
      <w:pPr>
        <w:pStyle w:val="CommentText"/>
      </w:pPr>
      <w:r>
        <w:rPr>
          <w:rStyle w:val="CommentReference"/>
        </w:rPr>
        <w:annotationRef/>
      </w:r>
      <w:r>
        <w:rPr>
          <w:rStyle w:val="CommentReference"/>
        </w:rPr>
        <w:t>Yes. MDM is not applying any da</w:t>
      </w:r>
      <w:r w:rsidR="00EE7DF8">
        <w:rPr>
          <w:rStyle w:val="CommentReference"/>
        </w:rPr>
        <w:t>te logic around eServe contract status</w:t>
      </w:r>
      <w:r>
        <w:rPr>
          <w:rStyle w:val="CommentReference"/>
        </w:rPr>
        <w:t>. Based on contracts status will identify whether eServe contract is active or not.</w:t>
      </w:r>
    </w:p>
  </w:comment>
  <w:comment w:id="160" w:author="Shafiq Ratansi" w:date="2017-03-16T12:20:00Z" w:initials="SR">
    <w:p w14:paraId="1C4A07D9" w14:textId="67B51A04" w:rsidR="009F564C" w:rsidRDefault="009F564C">
      <w:pPr>
        <w:pStyle w:val="CommentText"/>
      </w:pPr>
      <w:r>
        <w:rPr>
          <w:rStyle w:val="CommentReference"/>
        </w:rPr>
        <w:annotationRef/>
      </w:r>
      <w:r>
        <w:t>This is not true anymore</w:t>
      </w:r>
    </w:p>
  </w:comment>
  <w:comment w:id="166" w:author="Shafiq Ratansi" w:date="2017-03-16T12:24:00Z" w:initials="SR">
    <w:p w14:paraId="29B408BC" w14:textId="3E35EE2F" w:rsidR="009F564C" w:rsidRDefault="009F564C">
      <w:pPr>
        <w:pStyle w:val="CommentText"/>
      </w:pPr>
      <w:r>
        <w:rPr>
          <w:rStyle w:val="CommentReference"/>
        </w:rPr>
        <w:annotationRef/>
      </w:r>
      <w:r>
        <w:t>Need to update values</w:t>
      </w:r>
    </w:p>
  </w:comment>
  <w:comment w:id="671" w:author="Mark Buck" w:date="2016-06-09T08:38:00Z" w:initials="MPB">
    <w:p w14:paraId="246C395F" w14:textId="77777777" w:rsidR="009F564C" w:rsidRDefault="009F564C">
      <w:pPr>
        <w:pStyle w:val="CommentText"/>
      </w:pPr>
      <w:r>
        <w:rPr>
          <w:rStyle w:val="CommentReference"/>
        </w:rPr>
        <w:annotationRef/>
      </w:r>
      <w:r>
        <w:t>This attached wsdl/xsd content still has the offer version present in the schema for the request…should this be the case? I assume Ensura doesn’t pass a version for it’s product codes and Pega will stop presenting it so only an offered element will be needed in the request and the optional offer version can be removed without breaking ensure right?</w:t>
      </w:r>
    </w:p>
  </w:comment>
  <w:comment w:id="672" w:author="Ashok Vardhan Vemula" w:date="2016-06-09T14:28:00Z" w:initials="AVV">
    <w:p w14:paraId="66E1B804" w14:textId="77777777" w:rsidR="009F564C" w:rsidRDefault="009F564C">
      <w:pPr>
        <w:pStyle w:val="CommentText"/>
      </w:pPr>
      <w:r>
        <w:rPr>
          <w:rStyle w:val="CommentReference"/>
        </w:rPr>
        <w:annotationRef/>
      </w:r>
      <w:r>
        <w:t>Offer Version is kept as a place holder to minimize the impact on Ensura System, and it will not be used any where internally</w:t>
      </w:r>
    </w:p>
  </w:comment>
  <w:comment w:id="720" w:author="Shafiq Ratansi" w:date="2017-03-16T14:32:00Z" w:initials="SR">
    <w:p w14:paraId="493DFEE2" w14:textId="61B2E50A" w:rsidR="009F564C" w:rsidRDefault="009F564C">
      <w:pPr>
        <w:pStyle w:val="CommentText"/>
      </w:pPr>
      <w:r>
        <w:rPr>
          <w:rStyle w:val="CommentReference"/>
        </w:rPr>
        <w:annotationRef/>
      </w:r>
      <w:r>
        <w:t xml:space="preserve">Can we please elaborate around MDM eServe Search party service when calling system is Web/Scanner and how this check works. Has search party service been enhanced as part of duplicate cover and needs to be reviewed? </w:t>
      </w:r>
    </w:p>
  </w:comment>
  <w:comment w:id="721" w:author="Venkata Srinivas Samavedam" w:date="2017-03-17T10:58:00Z" w:initials="VSS">
    <w:p w14:paraId="543A9A4A" w14:textId="1345CBFC" w:rsidR="009F564C" w:rsidRDefault="009F564C">
      <w:pPr>
        <w:pStyle w:val="CommentText"/>
      </w:pPr>
      <w:r>
        <w:rPr>
          <w:rStyle w:val="CommentReference"/>
        </w:rPr>
        <w:annotationRef/>
      </w:r>
      <w:r>
        <w:t>Search Party Service also impacted due to the inclusion of  “Expired/Cancelled” status in active list. Service functionality has be enhanced to cover this and details are updated INT32 33.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0672EF" w15:done="0"/>
  <w15:commentEx w15:paraId="7DCADFF9" w15:paraIdParent="6F0672EF" w15:done="0"/>
  <w15:commentEx w15:paraId="1C4A07D9" w15:done="0"/>
  <w15:commentEx w15:paraId="29B408BC" w15:done="0"/>
  <w15:commentEx w15:paraId="246C395F" w15:done="0"/>
  <w15:commentEx w15:paraId="66E1B804" w15:paraIdParent="246C395F" w15:done="0"/>
  <w15:commentEx w15:paraId="493DFEE2" w15:done="0"/>
  <w15:commentEx w15:paraId="543A9A4A" w15:paraIdParent="493DFEE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F87DAD" w14:textId="77777777" w:rsidR="00235C83" w:rsidRDefault="00235C83">
      <w:r>
        <w:separator/>
      </w:r>
    </w:p>
  </w:endnote>
  <w:endnote w:type="continuationSeparator" w:id="0">
    <w:p w14:paraId="16867858" w14:textId="77777777" w:rsidR="00235C83" w:rsidRDefault="00235C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Bold">
    <w:panose1 w:val="020B0704020202020204"/>
    <w:charset w:val="00"/>
    <w:family w:val="swiss"/>
    <w:pitch w:val="default"/>
  </w:font>
  <w:font w:name="Segoe UI Semibold">
    <w:panose1 w:val="020B0702040204020203"/>
    <w:charset w:val="00"/>
    <w:family w:val="swiss"/>
    <w:pitch w:val="variable"/>
    <w:sig w:usb0="E00002FF" w:usb1="4000A47B"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72061" w14:textId="77777777" w:rsidR="009F564C" w:rsidRDefault="009F564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F3C77" w14:textId="77777777" w:rsidR="009F564C" w:rsidRDefault="009F564C">
    <w:pPr>
      <w:pStyle w:val="Header"/>
      <w:tabs>
        <w:tab w:val="clear" w:pos="4320"/>
        <w:tab w:val="clear" w:pos="8640"/>
      </w:tabs>
      <w:rPr>
        <w:sz w:val="20"/>
        <w:szCs w:val="15"/>
      </w:rPr>
    </w:pPr>
  </w:p>
  <w:tbl>
    <w:tblPr>
      <w:tblW w:w="5000" w:type="pct"/>
      <w:tblBorders>
        <w:top w:val="single" w:sz="8" w:space="0" w:color="auto"/>
      </w:tblBorders>
      <w:tblLook w:val="04A0" w:firstRow="1" w:lastRow="0" w:firstColumn="1" w:lastColumn="0" w:noHBand="0" w:noVBand="1"/>
    </w:tblPr>
    <w:tblGrid>
      <w:gridCol w:w="3652"/>
      <w:gridCol w:w="2251"/>
      <w:gridCol w:w="2953"/>
    </w:tblGrid>
    <w:tr w:rsidR="009F564C" w14:paraId="49F06239" w14:textId="77777777" w:rsidTr="00F6682E">
      <w:tc>
        <w:tcPr>
          <w:tcW w:w="2062" w:type="pct"/>
        </w:tcPr>
        <w:p w14:paraId="081F7B39" w14:textId="77777777" w:rsidR="009F564C" w:rsidRDefault="009F564C" w:rsidP="00F6682E">
          <w:pPr>
            <w:pStyle w:val="Header"/>
            <w:tabs>
              <w:tab w:val="clear" w:pos="4320"/>
              <w:tab w:val="clear" w:pos="8640"/>
            </w:tabs>
            <w:jc w:val="left"/>
            <w:rPr>
              <w:sz w:val="20"/>
              <w:szCs w:val="15"/>
            </w:rPr>
          </w:pPr>
          <w:r>
            <w:rPr>
              <w:sz w:val="20"/>
              <w:szCs w:val="15"/>
            </w:rPr>
            <w:t>Copyright © Virtusa Corporation</w:t>
          </w:r>
        </w:p>
        <w:p w14:paraId="3AC6F2F4" w14:textId="77777777" w:rsidR="009F564C" w:rsidRDefault="009F564C" w:rsidP="00F6682E">
          <w:pPr>
            <w:pStyle w:val="Header"/>
            <w:tabs>
              <w:tab w:val="clear" w:pos="4320"/>
              <w:tab w:val="clear" w:pos="8640"/>
            </w:tabs>
            <w:jc w:val="left"/>
            <w:rPr>
              <w:sz w:val="20"/>
              <w:szCs w:val="15"/>
            </w:rPr>
          </w:pPr>
          <w:r>
            <w:rPr>
              <w:sz w:val="20"/>
              <w:szCs w:val="15"/>
            </w:rPr>
            <w:t>INT-25</w:t>
          </w:r>
        </w:p>
        <w:p w14:paraId="7D634BC9" w14:textId="77777777" w:rsidR="009F564C" w:rsidRDefault="009F564C" w:rsidP="00F6682E">
          <w:pPr>
            <w:pStyle w:val="Header"/>
            <w:tabs>
              <w:tab w:val="clear" w:pos="4320"/>
              <w:tab w:val="clear" w:pos="8640"/>
            </w:tabs>
            <w:jc w:val="left"/>
            <w:rPr>
              <w:sz w:val="20"/>
              <w:szCs w:val="15"/>
            </w:rPr>
          </w:pPr>
          <w:r w:rsidRPr="00CC7990">
            <w:rPr>
              <w:sz w:val="20"/>
              <w:szCs w:val="15"/>
            </w:rPr>
            <w:t>CLIENT CONFIDENTIAL</w:t>
          </w:r>
        </w:p>
      </w:tc>
      <w:tc>
        <w:tcPr>
          <w:tcW w:w="1271" w:type="pct"/>
        </w:tcPr>
        <w:p w14:paraId="655F535B" w14:textId="77777777" w:rsidR="009F564C" w:rsidRDefault="009F564C" w:rsidP="00F6682E">
          <w:pPr>
            <w:pStyle w:val="Header"/>
            <w:tabs>
              <w:tab w:val="clear" w:pos="4320"/>
              <w:tab w:val="clear" w:pos="8640"/>
            </w:tabs>
            <w:jc w:val="center"/>
            <w:rPr>
              <w:sz w:val="20"/>
              <w:szCs w:val="15"/>
            </w:rPr>
          </w:pPr>
          <w:r>
            <w:rPr>
              <w:rStyle w:val="PageNumber"/>
            </w:rPr>
            <w:fldChar w:fldCharType="begin"/>
          </w:r>
          <w:r>
            <w:rPr>
              <w:rStyle w:val="PageNumber"/>
            </w:rPr>
            <w:instrText xml:space="preserve"> PAGE </w:instrText>
          </w:r>
          <w:r>
            <w:rPr>
              <w:rStyle w:val="PageNumber"/>
            </w:rPr>
            <w:fldChar w:fldCharType="separate"/>
          </w:r>
          <w:r w:rsidR="00EE7DF8">
            <w:rPr>
              <w:rStyle w:val="PageNumber"/>
              <w:noProof/>
            </w:rPr>
            <w:t>1</w:t>
          </w:r>
          <w:r>
            <w:rPr>
              <w:rStyle w:val="PageNumber"/>
            </w:rPr>
            <w:fldChar w:fldCharType="end"/>
          </w:r>
          <w:r>
            <w:rPr>
              <w:sz w:val="20"/>
            </w:rPr>
            <w:t xml:space="preserve">   </w:t>
          </w:r>
        </w:p>
      </w:tc>
      <w:tc>
        <w:tcPr>
          <w:tcW w:w="1667" w:type="pct"/>
        </w:tcPr>
        <w:p w14:paraId="150DB549" w14:textId="6A1196C5" w:rsidR="009F564C" w:rsidRDefault="009F564C" w:rsidP="004F4418">
          <w:pPr>
            <w:pStyle w:val="Header"/>
            <w:tabs>
              <w:tab w:val="clear" w:pos="4320"/>
              <w:tab w:val="clear" w:pos="8640"/>
            </w:tabs>
            <w:rPr>
              <w:sz w:val="20"/>
              <w:szCs w:val="15"/>
            </w:rPr>
          </w:pPr>
          <w:r>
            <w:rPr>
              <w:sz w:val="20"/>
              <w:szCs w:val="15"/>
            </w:rPr>
            <w:t>25/02/2017</w:t>
          </w:r>
        </w:p>
      </w:tc>
    </w:tr>
  </w:tbl>
  <w:p w14:paraId="25F50118" w14:textId="03D6265C" w:rsidR="009F564C" w:rsidRDefault="009F564C">
    <w:pPr>
      <w:pStyle w:val="Header"/>
      <w:tabs>
        <w:tab w:val="clear" w:pos="4320"/>
        <w:tab w:val="clear" w:pos="8640"/>
      </w:tabs>
      <w:rPr>
        <w:sz w:val="20"/>
        <w:szCs w:val="15"/>
      </w:rPr>
    </w:pPr>
  </w:p>
  <w:p w14:paraId="4337CE22" w14:textId="77777777" w:rsidR="009F564C" w:rsidRDefault="009F564C">
    <w:pPr>
      <w:pStyle w:val="Header"/>
      <w:tabs>
        <w:tab w:val="clear" w:pos="4320"/>
        <w:tab w:val="clear" w:pos="8640"/>
      </w:tabs>
      <w:rPr>
        <w:sz w:val="20"/>
        <w:szCs w:val="15"/>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81143" w14:textId="77777777" w:rsidR="009F564C" w:rsidRDefault="009F56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4B3341" w14:textId="77777777" w:rsidR="00235C83" w:rsidRDefault="00235C83">
      <w:r>
        <w:separator/>
      </w:r>
    </w:p>
  </w:footnote>
  <w:footnote w:type="continuationSeparator" w:id="0">
    <w:p w14:paraId="35856ABD" w14:textId="77777777" w:rsidR="00235C83" w:rsidRDefault="00235C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9B3E7" w14:textId="77777777" w:rsidR="009F564C" w:rsidRDefault="009F564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81" w:type="pct"/>
      <w:tblLook w:val="04A0" w:firstRow="1" w:lastRow="0" w:firstColumn="1" w:lastColumn="0" w:noHBand="0" w:noVBand="1"/>
    </w:tblPr>
    <w:tblGrid>
      <w:gridCol w:w="3059"/>
      <w:gridCol w:w="3060"/>
      <w:gridCol w:w="3058"/>
    </w:tblGrid>
    <w:tr w:rsidR="009F564C" w14:paraId="3F1F2C1F" w14:textId="77777777" w:rsidTr="00F6682E">
      <w:trPr>
        <w:trHeight w:val="690"/>
      </w:trPr>
      <w:tc>
        <w:tcPr>
          <w:tcW w:w="1667" w:type="pct"/>
          <w:tcBorders>
            <w:bottom w:val="single" w:sz="8" w:space="0" w:color="auto"/>
          </w:tcBorders>
          <w:vAlign w:val="bottom"/>
        </w:tcPr>
        <w:p w14:paraId="437B7255" w14:textId="77777777" w:rsidR="009F564C" w:rsidRPr="0015062E" w:rsidRDefault="009F564C" w:rsidP="00F6682E">
          <w:pPr>
            <w:pStyle w:val="Header"/>
            <w:tabs>
              <w:tab w:val="clear" w:pos="4320"/>
              <w:tab w:val="clear" w:pos="8640"/>
            </w:tabs>
            <w:jc w:val="left"/>
          </w:pPr>
          <w:r>
            <w:rPr>
              <w:noProof/>
            </w:rPr>
            <w:drawing>
              <wp:inline distT="0" distB="0" distL="0" distR="0" wp14:anchorId="489F0D8A" wp14:editId="18D74F70">
                <wp:extent cx="1097280" cy="402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402590"/>
                        </a:xfrm>
                        <a:prstGeom prst="rect">
                          <a:avLst/>
                        </a:prstGeom>
                        <a:noFill/>
                      </pic:spPr>
                    </pic:pic>
                  </a:graphicData>
                </a:graphic>
              </wp:inline>
            </w:drawing>
          </w:r>
        </w:p>
      </w:tc>
      <w:tc>
        <w:tcPr>
          <w:tcW w:w="1667" w:type="pct"/>
          <w:tcBorders>
            <w:bottom w:val="single" w:sz="8" w:space="0" w:color="auto"/>
          </w:tcBorders>
          <w:vAlign w:val="bottom"/>
        </w:tcPr>
        <w:p w14:paraId="71DDFD7E" w14:textId="77777777" w:rsidR="009F564C" w:rsidRPr="0015062E" w:rsidRDefault="009F564C" w:rsidP="00F6682E">
          <w:pPr>
            <w:pStyle w:val="Header"/>
            <w:tabs>
              <w:tab w:val="clear" w:pos="4320"/>
              <w:tab w:val="clear" w:pos="8640"/>
            </w:tabs>
            <w:jc w:val="right"/>
          </w:pPr>
        </w:p>
      </w:tc>
      <w:tc>
        <w:tcPr>
          <w:tcW w:w="1666" w:type="pct"/>
          <w:tcBorders>
            <w:bottom w:val="single" w:sz="8" w:space="0" w:color="auto"/>
          </w:tcBorders>
          <w:vAlign w:val="bottom"/>
        </w:tcPr>
        <w:p w14:paraId="6C52CA13" w14:textId="77777777" w:rsidR="009F564C" w:rsidRDefault="009F564C" w:rsidP="00F6682E">
          <w:pPr>
            <w:pStyle w:val="Header"/>
            <w:tabs>
              <w:tab w:val="clear" w:pos="4320"/>
              <w:tab w:val="clear" w:pos="8640"/>
            </w:tabs>
            <w:jc w:val="right"/>
          </w:pPr>
          <w:r w:rsidRPr="00B32F15">
            <w:rPr>
              <w:noProof/>
              <w:sz w:val="20"/>
            </w:rPr>
            <w:drawing>
              <wp:inline distT="0" distB="0" distL="0" distR="0" wp14:anchorId="170F292C" wp14:editId="3BAB3A47">
                <wp:extent cx="752475" cy="398612"/>
                <wp:effectExtent l="0" t="0" r="0" b="1905"/>
                <wp:docPr id="17" name="Picture 17" descr="http://intranet.plc.hs.int/intranet/brand/documents/logos/HomeServe Logo - Portrait (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tranet.plc.hs.int/intranet/brand/documents/logos/HomeServe Logo - Portrait (white).JPG"/>
                        <pic:cNvPicPr>
                          <a:picLocks noChangeAspect="1" noChangeArrowheads="1"/>
                        </pic:cNvPicPr>
                      </pic:nvPicPr>
                      <pic:blipFill>
                        <a:blip r:embed="rId2" cstate="print"/>
                        <a:srcRect/>
                        <a:stretch>
                          <a:fillRect/>
                        </a:stretch>
                      </pic:blipFill>
                      <pic:spPr bwMode="auto">
                        <a:xfrm>
                          <a:off x="0" y="0"/>
                          <a:ext cx="752475" cy="398612"/>
                        </a:xfrm>
                        <a:prstGeom prst="rect">
                          <a:avLst/>
                        </a:prstGeom>
                        <a:noFill/>
                        <a:ln w="9525">
                          <a:noFill/>
                          <a:miter lim="800000"/>
                          <a:headEnd/>
                          <a:tailEnd/>
                        </a:ln>
                      </pic:spPr>
                    </pic:pic>
                  </a:graphicData>
                </a:graphic>
              </wp:inline>
            </w:drawing>
          </w:r>
        </w:p>
      </w:tc>
    </w:tr>
  </w:tbl>
  <w:p w14:paraId="29EC666C" w14:textId="77777777" w:rsidR="009F564C" w:rsidRDefault="009F564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976E2" w14:textId="77777777" w:rsidR="009F564C" w:rsidRDefault="009F564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621A087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A9037D"/>
    <w:multiLevelType w:val="multilevel"/>
    <w:tmpl w:val="1C4272A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FE3694"/>
    <w:multiLevelType w:val="multilevel"/>
    <w:tmpl w:val="6A8AC5E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4"/>
      </w:rPr>
    </w:lvl>
    <w:lvl w:ilvl="2">
      <w:start w:val="1"/>
      <w:numFmt w:val="decimal"/>
      <w:isLgl/>
      <w:lvlText w:val="%1.%2.%3"/>
      <w:lvlJc w:val="left"/>
      <w:pPr>
        <w:ind w:left="720" w:hanging="360"/>
      </w:pPr>
      <w:rPr>
        <w:rFonts w:hint="default"/>
        <w:b/>
        <w:sz w:val="24"/>
      </w:rPr>
    </w:lvl>
    <w:lvl w:ilvl="3">
      <w:start w:val="1"/>
      <w:numFmt w:val="decimal"/>
      <w:isLgl/>
      <w:lvlText w:val="%1.%2.%3.%4"/>
      <w:lvlJc w:val="left"/>
      <w:pPr>
        <w:ind w:left="1080" w:hanging="720"/>
      </w:pPr>
      <w:rPr>
        <w:rFonts w:hint="default"/>
        <w:b/>
        <w:sz w:val="24"/>
      </w:rPr>
    </w:lvl>
    <w:lvl w:ilvl="4">
      <w:start w:val="1"/>
      <w:numFmt w:val="decimal"/>
      <w:isLgl/>
      <w:lvlText w:val="%1.%2.%3.%4.%5"/>
      <w:lvlJc w:val="left"/>
      <w:pPr>
        <w:ind w:left="1080" w:hanging="720"/>
      </w:pPr>
      <w:rPr>
        <w:rFonts w:hint="default"/>
        <w:b/>
        <w:sz w:val="24"/>
      </w:rPr>
    </w:lvl>
    <w:lvl w:ilvl="5">
      <w:start w:val="1"/>
      <w:numFmt w:val="decimal"/>
      <w:isLgl/>
      <w:lvlText w:val="%1.%2.%3.%4.%5.%6"/>
      <w:lvlJc w:val="left"/>
      <w:pPr>
        <w:ind w:left="1440" w:hanging="1080"/>
      </w:pPr>
      <w:rPr>
        <w:rFonts w:hint="default"/>
        <w:b/>
        <w:sz w:val="24"/>
      </w:rPr>
    </w:lvl>
    <w:lvl w:ilvl="6">
      <w:start w:val="1"/>
      <w:numFmt w:val="decimal"/>
      <w:isLgl/>
      <w:lvlText w:val="%1.%2.%3.%4.%5.%6.%7"/>
      <w:lvlJc w:val="left"/>
      <w:pPr>
        <w:ind w:left="1440" w:hanging="1080"/>
      </w:pPr>
      <w:rPr>
        <w:rFonts w:hint="default"/>
        <w:b/>
        <w:sz w:val="24"/>
      </w:rPr>
    </w:lvl>
    <w:lvl w:ilvl="7">
      <w:start w:val="1"/>
      <w:numFmt w:val="decimal"/>
      <w:isLgl/>
      <w:lvlText w:val="%1.%2.%3.%4.%5.%6.%7.%8"/>
      <w:lvlJc w:val="left"/>
      <w:pPr>
        <w:ind w:left="1440" w:hanging="1080"/>
      </w:pPr>
      <w:rPr>
        <w:rFonts w:hint="default"/>
        <w:b/>
        <w:sz w:val="24"/>
      </w:rPr>
    </w:lvl>
    <w:lvl w:ilvl="8">
      <w:start w:val="1"/>
      <w:numFmt w:val="decimal"/>
      <w:isLgl/>
      <w:lvlText w:val="%1.%2.%3.%4.%5.%6.%7.%8.%9"/>
      <w:lvlJc w:val="left"/>
      <w:pPr>
        <w:ind w:left="1800" w:hanging="1440"/>
      </w:pPr>
      <w:rPr>
        <w:rFonts w:hint="default"/>
        <w:b/>
        <w:sz w:val="24"/>
      </w:rPr>
    </w:lvl>
  </w:abstractNum>
  <w:abstractNum w:abstractNumId="3" w15:restartNumberingAfterBreak="0">
    <w:nsid w:val="0C2510C1"/>
    <w:multiLevelType w:val="hybridMultilevel"/>
    <w:tmpl w:val="CF1AA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990C51"/>
    <w:multiLevelType w:val="hybridMultilevel"/>
    <w:tmpl w:val="61B27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316C7B"/>
    <w:multiLevelType w:val="hybridMultilevel"/>
    <w:tmpl w:val="F3CA1F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7D2248"/>
    <w:multiLevelType w:val="hybridMultilevel"/>
    <w:tmpl w:val="A650B9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A55655"/>
    <w:multiLevelType w:val="multilevel"/>
    <w:tmpl w:val="7C7C1D2A"/>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141C26AA"/>
    <w:multiLevelType w:val="hybridMultilevel"/>
    <w:tmpl w:val="0E2E5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F21539"/>
    <w:multiLevelType w:val="hybridMultilevel"/>
    <w:tmpl w:val="C5AE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C732E1"/>
    <w:multiLevelType w:val="hybridMultilevel"/>
    <w:tmpl w:val="15E8C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007141"/>
    <w:multiLevelType w:val="multilevel"/>
    <w:tmpl w:val="19C85D2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1F7C0A00"/>
    <w:multiLevelType w:val="hybridMultilevel"/>
    <w:tmpl w:val="86B6729C"/>
    <w:lvl w:ilvl="0" w:tplc="25709D14">
      <w:start w:val="1"/>
      <w:numFmt w:val="bullet"/>
      <w:lvlText w:val="•"/>
      <w:lvlJc w:val="left"/>
      <w:pPr>
        <w:tabs>
          <w:tab w:val="num" w:pos="720"/>
        </w:tabs>
        <w:ind w:left="720" w:hanging="360"/>
      </w:pPr>
      <w:rPr>
        <w:rFonts w:ascii="Arial" w:hAnsi="Arial" w:hint="default"/>
      </w:rPr>
    </w:lvl>
    <w:lvl w:ilvl="1" w:tplc="B1489E6A" w:tentative="1">
      <w:start w:val="1"/>
      <w:numFmt w:val="bullet"/>
      <w:lvlText w:val="•"/>
      <w:lvlJc w:val="left"/>
      <w:pPr>
        <w:tabs>
          <w:tab w:val="num" w:pos="1440"/>
        </w:tabs>
        <w:ind w:left="1440" w:hanging="360"/>
      </w:pPr>
      <w:rPr>
        <w:rFonts w:ascii="Arial" w:hAnsi="Arial" w:hint="default"/>
      </w:rPr>
    </w:lvl>
    <w:lvl w:ilvl="2" w:tplc="C1820F0A" w:tentative="1">
      <w:start w:val="1"/>
      <w:numFmt w:val="bullet"/>
      <w:lvlText w:val="•"/>
      <w:lvlJc w:val="left"/>
      <w:pPr>
        <w:tabs>
          <w:tab w:val="num" w:pos="2160"/>
        </w:tabs>
        <w:ind w:left="2160" w:hanging="360"/>
      </w:pPr>
      <w:rPr>
        <w:rFonts w:ascii="Arial" w:hAnsi="Arial" w:hint="default"/>
      </w:rPr>
    </w:lvl>
    <w:lvl w:ilvl="3" w:tplc="72521CC6" w:tentative="1">
      <w:start w:val="1"/>
      <w:numFmt w:val="bullet"/>
      <w:lvlText w:val="•"/>
      <w:lvlJc w:val="left"/>
      <w:pPr>
        <w:tabs>
          <w:tab w:val="num" w:pos="2880"/>
        </w:tabs>
        <w:ind w:left="2880" w:hanging="360"/>
      </w:pPr>
      <w:rPr>
        <w:rFonts w:ascii="Arial" w:hAnsi="Arial" w:hint="default"/>
      </w:rPr>
    </w:lvl>
    <w:lvl w:ilvl="4" w:tplc="39A03996" w:tentative="1">
      <w:start w:val="1"/>
      <w:numFmt w:val="bullet"/>
      <w:lvlText w:val="•"/>
      <w:lvlJc w:val="left"/>
      <w:pPr>
        <w:tabs>
          <w:tab w:val="num" w:pos="3600"/>
        </w:tabs>
        <w:ind w:left="3600" w:hanging="360"/>
      </w:pPr>
      <w:rPr>
        <w:rFonts w:ascii="Arial" w:hAnsi="Arial" w:hint="default"/>
      </w:rPr>
    </w:lvl>
    <w:lvl w:ilvl="5" w:tplc="9852F534" w:tentative="1">
      <w:start w:val="1"/>
      <w:numFmt w:val="bullet"/>
      <w:lvlText w:val="•"/>
      <w:lvlJc w:val="left"/>
      <w:pPr>
        <w:tabs>
          <w:tab w:val="num" w:pos="4320"/>
        </w:tabs>
        <w:ind w:left="4320" w:hanging="360"/>
      </w:pPr>
      <w:rPr>
        <w:rFonts w:ascii="Arial" w:hAnsi="Arial" w:hint="default"/>
      </w:rPr>
    </w:lvl>
    <w:lvl w:ilvl="6" w:tplc="56124BDC" w:tentative="1">
      <w:start w:val="1"/>
      <w:numFmt w:val="bullet"/>
      <w:lvlText w:val="•"/>
      <w:lvlJc w:val="left"/>
      <w:pPr>
        <w:tabs>
          <w:tab w:val="num" w:pos="5040"/>
        </w:tabs>
        <w:ind w:left="5040" w:hanging="360"/>
      </w:pPr>
      <w:rPr>
        <w:rFonts w:ascii="Arial" w:hAnsi="Arial" w:hint="default"/>
      </w:rPr>
    </w:lvl>
    <w:lvl w:ilvl="7" w:tplc="C2802F06" w:tentative="1">
      <w:start w:val="1"/>
      <w:numFmt w:val="bullet"/>
      <w:lvlText w:val="•"/>
      <w:lvlJc w:val="left"/>
      <w:pPr>
        <w:tabs>
          <w:tab w:val="num" w:pos="5760"/>
        </w:tabs>
        <w:ind w:left="5760" w:hanging="360"/>
      </w:pPr>
      <w:rPr>
        <w:rFonts w:ascii="Arial" w:hAnsi="Arial" w:hint="default"/>
      </w:rPr>
    </w:lvl>
    <w:lvl w:ilvl="8" w:tplc="475E37D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1515110"/>
    <w:multiLevelType w:val="hybridMultilevel"/>
    <w:tmpl w:val="3AE00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971B4A"/>
    <w:multiLevelType w:val="hybridMultilevel"/>
    <w:tmpl w:val="4B08E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DA0D37"/>
    <w:multiLevelType w:val="hybridMultilevel"/>
    <w:tmpl w:val="47142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A20B62"/>
    <w:multiLevelType w:val="multilevel"/>
    <w:tmpl w:val="AD8EB86C"/>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292E1305"/>
    <w:multiLevelType w:val="hybridMultilevel"/>
    <w:tmpl w:val="B65449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12B0167"/>
    <w:multiLevelType w:val="hybridMultilevel"/>
    <w:tmpl w:val="FE0EF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37638A"/>
    <w:multiLevelType w:val="hybridMultilevel"/>
    <w:tmpl w:val="729E899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288261D"/>
    <w:multiLevelType w:val="multilevel"/>
    <w:tmpl w:val="6A8AC5E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4"/>
      </w:rPr>
    </w:lvl>
    <w:lvl w:ilvl="2">
      <w:start w:val="1"/>
      <w:numFmt w:val="decimal"/>
      <w:isLgl/>
      <w:lvlText w:val="%1.%2.%3"/>
      <w:lvlJc w:val="left"/>
      <w:pPr>
        <w:ind w:left="720" w:hanging="360"/>
      </w:pPr>
      <w:rPr>
        <w:rFonts w:hint="default"/>
        <w:b/>
        <w:sz w:val="24"/>
      </w:rPr>
    </w:lvl>
    <w:lvl w:ilvl="3">
      <w:start w:val="1"/>
      <w:numFmt w:val="decimal"/>
      <w:isLgl/>
      <w:lvlText w:val="%1.%2.%3.%4"/>
      <w:lvlJc w:val="left"/>
      <w:pPr>
        <w:ind w:left="1080" w:hanging="720"/>
      </w:pPr>
      <w:rPr>
        <w:rFonts w:hint="default"/>
        <w:b/>
        <w:sz w:val="24"/>
      </w:rPr>
    </w:lvl>
    <w:lvl w:ilvl="4">
      <w:start w:val="1"/>
      <w:numFmt w:val="decimal"/>
      <w:isLgl/>
      <w:lvlText w:val="%1.%2.%3.%4.%5"/>
      <w:lvlJc w:val="left"/>
      <w:pPr>
        <w:ind w:left="1080" w:hanging="720"/>
      </w:pPr>
      <w:rPr>
        <w:rFonts w:hint="default"/>
        <w:b/>
        <w:sz w:val="24"/>
      </w:rPr>
    </w:lvl>
    <w:lvl w:ilvl="5">
      <w:start w:val="1"/>
      <w:numFmt w:val="decimal"/>
      <w:isLgl/>
      <w:lvlText w:val="%1.%2.%3.%4.%5.%6"/>
      <w:lvlJc w:val="left"/>
      <w:pPr>
        <w:ind w:left="1440" w:hanging="1080"/>
      </w:pPr>
      <w:rPr>
        <w:rFonts w:hint="default"/>
        <w:b/>
        <w:sz w:val="24"/>
      </w:rPr>
    </w:lvl>
    <w:lvl w:ilvl="6">
      <w:start w:val="1"/>
      <w:numFmt w:val="decimal"/>
      <w:isLgl/>
      <w:lvlText w:val="%1.%2.%3.%4.%5.%6.%7"/>
      <w:lvlJc w:val="left"/>
      <w:pPr>
        <w:ind w:left="1440" w:hanging="1080"/>
      </w:pPr>
      <w:rPr>
        <w:rFonts w:hint="default"/>
        <w:b/>
        <w:sz w:val="24"/>
      </w:rPr>
    </w:lvl>
    <w:lvl w:ilvl="7">
      <w:start w:val="1"/>
      <w:numFmt w:val="decimal"/>
      <w:isLgl/>
      <w:lvlText w:val="%1.%2.%3.%4.%5.%6.%7.%8"/>
      <w:lvlJc w:val="left"/>
      <w:pPr>
        <w:ind w:left="1440" w:hanging="1080"/>
      </w:pPr>
      <w:rPr>
        <w:rFonts w:hint="default"/>
        <w:b/>
        <w:sz w:val="24"/>
      </w:rPr>
    </w:lvl>
    <w:lvl w:ilvl="8">
      <w:start w:val="1"/>
      <w:numFmt w:val="decimal"/>
      <w:isLgl/>
      <w:lvlText w:val="%1.%2.%3.%4.%5.%6.%7.%8.%9"/>
      <w:lvlJc w:val="left"/>
      <w:pPr>
        <w:ind w:left="1800" w:hanging="1440"/>
      </w:pPr>
      <w:rPr>
        <w:rFonts w:hint="default"/>
        <w:b/>
        <w:sz w:val="24"/>
      </w:rPr>
    </w:lvl>
  </w:abstractNum>
  <w:abstractNum w:abstractNumId="21" w15:restartNumberingAfterBreak="0">
    <w:nsid w:val="48290538"/>
    <w:multiLevelType w:val="multilevel"/>
    <w:tmpl w:val="D1CC03F4"/>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8D83D69"/>
    <w:multiLevelType w:val="multilevel"/>
    <w:tmpl w:val="2BFA9106"/>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082642C"/>
    <w:multiLevelType w:val="hybridMultilevel"/>
    <w:tmpl w:val="5EEE2F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3B80DB4"/>
    <w:multiLevelType w:val="hybridMultilevel"/>
    <w:tmpl w:val="D236E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69792E"/>
    <w:multiLevelType w:val="hybridMultilevel"/>
    <w:tmpl w:val="5D202B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8DD6633"/>
    <w:multiLevelType w:val="hybridMultilevel"/>
    <w:tmpl w:val="04467298"/>
    <w:lvl w:ilvl="0" w:tplc="D346B64E">
      <w:start w:val="1"/>
      <w:numFmt w:val="decimal"/>
      <w:lvlText w:val="%1."/>
      <w:lvlJc w:val="left"/>
      <w:pPr>
        <w:tabs>
          <w:tab w:val="num" w:pos="720"/>
        </w:tabs>
        <w:ind w:left="720" w:hanging="360"/>
      </w:pPr>
    </w:lvl>
    <w:lvl w:ilvl="1" w:tplc="6AD85356">
      <w:start w:val="1"/>
      <w:numFmt w:val="upperLetter"/>
      <w:lvlText w:val="%2."/>
      <w:lvlJc w:val="left"/>
      <w:pPr>
        <w:tabs>
          <w:tab w:val="num" w:pos="1440"/>
        </w:tabs>
        <w:ind w:left="1440" w:hanging="360"/>
      </w:pPr>
    </w:lvl>
    <w:lvl w:ilvl="2" w:tplc="A218FEEA">
      <w:start w:val="1"/>
      <w:numFmt w:val="decimal"/>
      <w:lvlText w:val="%3."/>
      <w:lvlJc w:val="left"/>
      <w:pPr>
        <w:tabs>
          <w:tab w:val="num" w:pos="2160"/>
        </w:tabs>
        <w:ind w:left="2160" w:hanging="360"/>
      </w:pPr>
    </w:lvl>
    <w:lvl w:ilvl="3" w:tplc="E5268560" w:tentative="1">
      <w:start w:val="1"/>
      <w:numFmt w:val="decimal"/>
      <w:lvlText w:val="%4."/>
      <w:lvlJc w:val="left"/>
      <w:pPr>
        <w:tabs>
          <w:tab w:val="num" w:pos="2880"/>
        </w:tabs>
        <w:ind w:left="2880" w:hanging="360"/>
      </w:pPr>
    </w:lvl>
    <w:lvl w:ilvl="4" w:tplc="27DA32D4" w:tentative="1">
      <w:start w:val="1"/>
      <w:numFmt w:val="decimal"/>
      <w:lvlText w:val="%5."/>
      <w:lvlJc w:val="left"/>
      <w:pPr>
        <w:tabs>
          <w:tab w:val="num" w:pos="3600"/>
        </w:tabs>
        <w:ind w:left="3600" w:hanging="360"/>
      </w:pPr>
    </w:lvl>
    <w:lvl w:ilvl="5" w:tplc="40FA1374" w:tentative="1">
      <w:start w:val="1"/>
      <w:numFmt w:val="decimal"/>
      <w:lvlText w:val="%6."/>
      <w:lvlJc w:val="left"/>
      <w:pPr>
        <w:tabs>
          <w:tab w:val="num" w:pos="4320"/>
        </w:tabs>
        <w:ind w:left="4320" w:hanging="360"/>
      </w:pPr>
    </w:lvl>
    <w:lvl w:ilvl="6" w:tplc="86AA947A" w:tentative="1">
      <w:start w:val="1"/>
      <w:numFmt w:val="decimal"/>
      <w:lvlText w:val="%7."/>
      <w:lvlJc w:val="left"/>
      <w:pPr>
        <w:tabs>
          <w:tab w:val="num" w:pos="5040"/>
        </w:tabs>
        <w:ind w:left="5040" w:hanging="360"/>
      </w:pPr>
    </w:lvl>
    <w:lvl w:ilvl="7" w:tplc="7740379E" w:tentative="1">
      <w:start w:val="1"/>
      <w:numFmt w:val="decimal"/>
      <w:lvlText w:val="%8."/>
      <w:lvlJc w:val="left"/>
      <w:pPr>
        <w:tabs>
          <w:tab w:val="num" w:pos="5760"/>
        </w:tabs>
        <w:ind w:left="5760" w:hanging="360"/>
      </w:pPr>
    </w:lvl>
    <w:lvl w:ilvl="8" w:tplc="345C1FB8" w:tentative="1">
      <w:start w:val="1"/>
      <w:numFmt w:val="decimal"/>
      <w:lvlText w:val="%9."/>
      <w:lvlJc w:val="left"/>
      <w:pPr>
        <w:tabs>
          <w:tab w:val="num" w:pos="6480"/>
        </w:tabs>
        <w:ind w:left="6480" w:hanging="360"/>
      </w:pPr>
    </w:lvl>
  </w:abstractNum>
  <w:abstractNum w:abstractNumId="27" w15:restartNumberingAfterBreak="0">
    <w:nsid w:val="5A7B6730"/>
    <w:multiLevelType w:val="hybridMultilevel"/>
    <w:tmpl w:val="C29A4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CF2B73"/>
    <w:multiLevelType w:val="hybridMultilevel"/>
    <w:tmpl w:val="43D4B07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9" w15:restartNumberingAfterBreak="0">
    <w:nsid w:val="5E6C14F0"/>
    <w:multiLevelType w:val="hybridMultilevel"/>
    <w:tmpl w:val="C0C84FF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0" w15:restartNumberingAfterBreak="0">
    <w:nsid w:val="5F051813"/>
    <w:multiLevelType w:val="multilevel"/>
    <w:tmpl w:val="7C7C1D2A"/>
    <w:lvl w:ilvl="0">
      <w:start w:val="1"/>
      <w:numFmt w:val="bullet"/>
      <w:lvlText w:val=""/>
      <w:lvlJc w:val="left"/>
      <w:pPr>
        <w:tabs>
          <w:tab w:val="num" w:pos="1152"/>
        </w:tabs>
        <w:ind w:left="1152" w:hanging="432"/>
      </w:pPr>
      <w:rPr>
        <w:rFonts w:ascii="Symbol" w:hAnsi="Symbol" w:hint="default"/>
      </w:rPr>
    </w:lvl>
    <w:lvl w:ilvl="1">
      <w:start w:val="1"/>
      <w:numFmt w:val="decimal"/>
      <w:lvlText w:val="%1.%2"/>
      <w:lvlJc w:val="left"/>
      <w:pPr>
        <w:tabs>
          <w:tab w:val="num" w:pos="1296"/>
        </w:tabs>
        <w:ind w:left="1296" w:hanging="576"/>
      </w:pPr>
    </w:lvl>
    <w:lvl w:ilvl="2">
      <w:start w:val="1"/>
      <w:numFmt w:val="decimal"/>
      <w:lvlText w:val="%1.%2.%3"/>
      <w:lvlJc w:val="left"/>
      <w:pPr>
        <w:tabs>
          <w:tab w:val="num" w:pos="1440"/>
        </w:tabs>
        <w:ind w:left="1440"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31" w15:restartNumberingAfterBreak="0">
    <w:nsid w:val="5F300140"/>
    <w:multiLevelType w:val="hybridMultilevel"/>
    <w:tmpl w:val="403C9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351181"/>
    <w:multiLevelType w:val="hybridMultilevel"/>
    <w:tmpl w:val="318075F4"/>
    <w:lvl w:ilvl="0" w:tplc="9CDE61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0DD51E6"/>
    <w:multiLevelType w:val="multilevel"/>
    <w:tmpl w:val="3E3CEC5C"/>
    <w:lvl w:ilvl="0">
      <w:start w:val="1"/>
      <w:numFmt w:val="bullet"/>
      <w:lvlText w:val=""/>
      <w:lvlJc w:val="left"/>
      <w:pPr>
        <w:tabs>
          <w:tab w:val="num" w:pos="2304"/>
        </w:tabs>
        <w:ind w:left="2304" w:hanging="432"/>
      </w:pPr>
      <w:rPr>
        <w:rFonts w:ascii="Symbol" w:hAnsi="Symbol" w:hint="default"/>
      </w:rPr>
    </w:lvl>
    <w:lvl w:ilvl="1">
      <w:start w:val="1"/>
      <w:numFmt w:val="decimal"/>
      <w:lvlText w:val="%1.%2"/>
      <w:lvlJc w:val="left"/>
      <w:pPr>
        <w:tabs>
          <w:tab w:val="num" w:pos="2448"/>
        </w:tabs>
        <w:ind w:left="2448" w:hanging="576"/>
      </w:pPr>
    </w:lvl>
    <w:lvl w:ilvl="2">
      <w:start w:val="1"/>
      <w:numFmt w:val="decimal"/>
      <w:lvlText w:val="%1.%2.%3"/>
      <w:lvlJc w:val="left"/>
      <w:pPr>
        <w:tabs>
          <w:tab w:val="num" w:pos="2592"/>
        </w:tabs>
        <w:ind w:left="2592" w:hanging="720"/>
      </w:pPr>
    </w:lvl>
    <w:lvl w:ilvl="3">
      <w:start w:val="1"/>
      <w:numFmt w:val="decimal"/>
      <w:lvlText w:val="%1.%2.%3.%4"/>
      <w:lvlJc w:val="left"/>
      <w:pPr>
        <w:tabs>
          <w:tab w:val="num" w:pos="2736"/>
        </w:tabs>
        <w:ind w:left="2736" w:hanging="864"/>
      </w:pPr>
    </w:lvl>
    <w:lvl w:ilvl="4">
      <w:start w:val="1"/>
      <w:numFmt w:val="decimal"/>
      <w:lvlText w:val="%1.%2.%3.%4.%5"/>
      <w:lvlJc w:val="left"/>
      <w:pPr>
        <w:tabs>
          <w:tab w:val="num" w:pos="2880"/>
        </w:tabs>
        <w:ind w:left="2880" w:hanging="1008"/>
      </w:pPr>
    </w:lvl>
    <w:lvl w:ilvl="5">
      <w:start w:val="1"/>
      <w:numFmt w:val="decimal"/>
      <w:lvlText w:val="%1.%2.%3.%4.%5.%6"/>
      <w:lvlJc w:val="left"/>
      <w:pPr>
        <w:tabs>
          <w:tab w:val="num" w:pos="3024"/>
        </w:tabs>
        <w:ind w:left="3024" w:hanging="1152"/>
      </w:pPr>
    </w:lvl>
    <w:lvl w:ilvl="6">
      <w:start w:val="1"/>
      <w:numFmt w:val="decimal"/>
      <w:lvlText w:val="%1.%2.%3.%4.%5.%6.%7"/>
      <w:lvlJc w:val="left"/>
      <w:pPr>
        <w:tabs>
          <w:tab w:val="num" w:pos="3168"/>
        </w:tabs>
        <w:ind w:left="3168" w:hanging="1296"/>
      </w:pPr>
    </w:lvl>
    <w:lvl w:ilvl="7">
      <w:start w:val="1"/>
      <w:numFmt w:val="decimal"/>
      <w:lvlText w:val="%1.%2.%3.%4.%5.%6.%7.%8"/>
      <w:lvlJc w:val="left"/>
      <w:pPr>
        <w:tabs>
          <w:tab w:val="num" w:pos="3312"/>
        </w:tabs>
        <w:ind w:left="3312" w:hanging="1440"/>
      </w:pPr>
    </w:lvl>
    <w:lvl w:ilvl="8">
      <w:start w:val="1"/>
      <w:numFmt w:val="decimal"/>
      <w:lvlText w:val="%1.%2.%3.%4.%5.%6.%7.%8.%9"/>
      <w:lvlJc w:val="left"/>
      <w:pPr>
        <w:tabs>
          <w:tab w:val="num" w:pos="3456"/>
        </w:tabs>
        <w:ind w:left="3456" w:hanging="1584"/>
      </w:pPr>
    </w:lvl>
  </w:abstractNum>
  <w:abstractNum w:abstractNumId="34" w15:restartNumberingAfterBreak="0">
    <w:nsid w:val="61123250"/>
    <w:multiLevelType w:val="hybridMultilevel"/>
    <w:tmpl w:val="DC3ECB7A"/>
    <w:lvl w:ilvl="0" w:tplc="A072BE16">
      <w:start w:val="1"/>
      <w:numFmt w:val="bullet"/>
      <w:lvlText w:val="•"/>
      <w:lvlJc w:val="left"/>
      <w:pPr>
        <w:tabs>
          <w:tab w:val="num" w:pos="720"/>
        </w:tabs>
        <w:ind w:left="720" w:hanging="360"/>
      </w:pPr>
      <w:rPr>
        <w:rFonts w:ascii="Arial" w:hAnsi="Arial" w:hint="default"/>
      </w:rPr>
    </w:lvl>
    <w:lvl w:ilvl="1" w:tplc="E91C812E" w:tentative="1">
      <w:start w:val="1"/>
      <w:numFmt w:val="bullet"/>
      <w:lvlText w:val="•"/>
      <w:lvlJc w:val="left"/>
      <w:pPr>
        <w:tabs>
          <w:tab w:val="num" w:pos="1440"/>
        </w:tabs>
        <w:ind w:left="1440" w:hanging="360"/>
      </w:pPr>
      <w:rPr>
        <w:rFonts w:ascii="Arial" w:hAnsi="Arial" w:hint="default"/>
      </w:rPr>
    </w:lvl>
    <w:lvl w:ilvl="2" w:tplc="38AEFA74" w:tentative="1">
      <w:start w:val="1"/>
      <w:numFmt w:val="bullet"/>
      <w:lvlText w:val="•"/>
      <w:lvlJc w:val="left"/>
      <w:pPr>
        <w:tabs>
          <w:tab w:val="num" w:pos="2160"/>
        </w:tabs>
        <w:ind w:left="2160" w:hanging="360"/>
      </w:pPr>
      <w:rPr>
        <w:rFonts w:ascii="Arial" w:hAnsi="Arial" w:hint="default"/>
      </w:rPr>
    </w:lvl>
    <w:lvl w:ilvl="3" w:tplc="EA3A6F96" w:tentative="1">
      <w:start w:val="1"/>
      <w:numFmt w:val="bullet"/>
      <w:lvlText w:val="•"/>
      <w:lvlJc w:val="left"/>
      <w:pPr>
        <w:tabs>
          <w:tab w:val="num" w:pos="2880"/>
        </w:tabs>
        <w:ind w:left="2880" w:hanging="360"/>
      </w:pPr>
      <w:rPr>
        <w:rFonts w:ascii="Arial" w:hAnsi="Arial" w:hint="default"/>
      </w:rPr>
    </w:lvl>
    <w:lvl w:ilvl="4" w:tplc="56C2E5EC" w:tentative="1">
      <w:start w:val="1"/>
      <w:numFmt w:val="bullet"/>
      <w:lvlText w:val="•"/>
      <w:lvlJc w:val="left"/>
      <w:pPr>
        <w:tabs>
          <w:tab w:val="num" w:pos="3600"/>
        </w:tabs>
        <w:ind w:left="3600" w:hanging="360"/>
      </w:pPr>
      <w:rPr>
        <w:rFonts w:ascii="Arial" w:hAnsi="Arial" w:hint="default"/>
      </w:rPr>
    </w:lvl>
    <w:lvl w:ilvl="5" w:tplc="11647038" w:tentative="1">
      <w:start w:val="1"/>
      <w:numFmt w:val="bullet"/>
      <w:lvlText w:val="•"/>
      <w:lvlJc w:val="left"/>
      <w:pPr>
        <w:tabs>
          <w:tab w:val="num" w:pos="4320"/>
        </w:tabs>
        <w:ind w:left="4320" w:hanging="360"/>
      </w:pPr>
      <w:rPr>
        <w:rFonts w:ascii="Arial" w:hAnsi="Arial" w:hint="default"/>
      </w:rPr>
    </w:lvl>
    <w:lvl w:ilvl="6" w:tplc="80B40DBA" w:tentative="1">
      <w:start w:val="1"/>
      <w:numFmt w:val="bullet"/>
      <w:lvlText w:val="•"/>
      <w:lvlJc w:val="left"/>
      <w:pPr>
        <w:tabs>
          <w:tab w:val="num" w:pos="5040"/>
        </w:tabs>
        <w:ind w:left="5040" w:hanging="360"/>
      </w:pPr>
      <w:rPr>
        <w:rFonts w:ascii="Arial" w:hAnsi="Arial" w:hint="default"/>
      </w:rPr>
    </w:lvl>
    <w:lvl w:ilvl="7" w:tplc="D4D8F9E0" w:tentative="1">
      <w:start w:val="1"/>
      <w:numFmt w:val="bullet"/>
      <w:lvlText w:val="•"/>
      <w:lvlJc w:val="left"/>
      <w:pPr>
        <w:tabs>
          <w:tab w:val="num" w:pos="5760"/>
        </w:tabs>
        <w:ind w:left="5760" w:hanging="360"/>
      </w:pPr>
      <w:rPr>
        <w:rFonts w:ascii="Arial" w:hAnsi="Arial" w:hint="default"/>
      </w:rPr>
    </w:lvl>
    <w:lvl w:ilvl="8" w:tplc="9D565526"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18047BA"/>
    <w:multiLevelType w:val="hybridMultilevel"/>
    <w:tmpl w:val="E54E7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966586"/>
    <w:multiLevelType w:val="multilevel"/>
    <w:tmpl w:val="7C7C1D2A"/>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7" w15:restartNumberingAfterBreak="0">
    <w:nsid w:val="663E12C6"/>
    <w:multiLevelType w:val="hybridMultilevel"/>
    <w:tmpl w:val="F0406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9E0887"/>
    <w:multiLevelType w:val="hybridMultilevel"/>
    <w:tmpl w:val="1DEAE6E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E0B60CB"/>
    <w:multiLevelType w:val="hybridMultilevel"/>
    <w:tmpl w:val="166A2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7C12AC"/>
    <w:multiLevelType w:val="multilevel"/>
    <w:tmpl w:val="CB68DB5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1" w15:restartNumberingAfterBreak="0">
    <w:nsid w:val="7518667C"/>
    <w:multiLevelType w:val="hybridMultilevel"/>
    <w:tmpl w:val="8DE87F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68935BE"/>
    <w:multiLevelType w:val="multilevel"/>
    <w:tmpl w:val="00FE4FF6"/>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82B54BD"/>
    <w:multiLevelType w:val="hybridMultilevel"/>
    <w:tmpl w:val="598CC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12679E"/>
    <w:multiLevelType w:val="hybridMultilevel"/>
    <w:tmpl w:val="D3109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7905D9"/>
    <w:multiLevelType w:val="hybridMultilevel"/>
    <w:tmpl w:val="FBEC37A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E4C75D8"/>
    <w:multiLevelType w:val="hybridMultilevel"/>
    <w:tmpl w:val="58DEC7E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11"/>
  </w:num>
  <w:num w:numId="2">
    <w:abstractNumId w:val="40"/>
  </w:num>
  <w:num w:numId="3">
    <w:abstractNumId w:val="17"/>
  </w:num>
  <w:num w:numId="4">
    <w:abstractNumId w:val="38"/>
  </w:num>
  <w:num w:numId="5">
    <w:abstractNumId w:val="19"/>
  </w:num>
  <w:num w:numId="6">
    <w:abstractNumId w:val="45"/>
  </w:num>
  <w:num w:numId="7">
    <w:abstractNumId w:val="23"/>
  </w:num>
  <w:num w:numId="8">
    <w:abstractNumId w:val="41"/>
  </w:num>
  <w:num w:numId="9">
    <w:abstractNumId w:val="22"/>
  </w:num>
  <w:num w:numId="10">
    <w:abstractNumId w:val="1"/>
  </w:num>
  <w:num w:numId="11">
    <w:abstractNumId w:val="16"/>
  </w:num>
  <w:num w:numId="12">
    <w:abstractNumId w:val="15"/>
  </w:num>
  <w:num w:numId="13">
    <w:abstractNumId w:val="0"/>
  </w:num>
  <w:num w:numId="14">
    <w:abstractNumId w:val="7"/>
  </w:num>
  <w:num w:numId="15">
    <w:abstractNumId w:val="36"/>
  </w:num>
  <w:num w:numId="16">
    <w:abstractNumId w:val="30"/>
  </w:num>
  <w:num w:numId="17">
    <w:abstractNumId w:val="14"/>
  </w:num>
  <w:num w:numId="18">
    <w:abstractNumId w:val="24"/>
  </w:num>
  <w:num w:numId="19">
    <w:abstractNumId w:val="6"/>
  </w:num>
  <w:num w:numId="20">
    <w:abstractNumId w:val="8"/>
  </w:num>
  <w:num w:numId="21">
    <w:abstractNumId w:val="37"/>
  </w:num>
  <w:num w:numId="22">
    <w:abstractNumId w:val="34"/>
  </w:num>
  <w:num w:numId="23">
    <w:abstractNumId w:val="12"/>
  </w:num>
  <w:num w:numId="24">
    <w:abstractNumId w:val="10"/>
  </w:num>
  <w:num w:numId="25">
    <w:abstractNumId w:val="42"/>
  </w:num>
  <w:num w:numId="26">
    <w:abstractNumId w:val="21"/>
  </w:num>
  <w:num w:numId="27">
    <w:abstractNumId w:val="11"/>
  </w:num>
  <w:num w:numId="28">
    <w:abstractNumId w:val="11"/>
  </w:num>
  <w:num w:numId="29">
    <w:abstractNumId w:val="11"/>
  </w:num>
  <w:num w:numId="30">
    <w:abstractNumId w:val="2"/>
  </w:num>
  <w:num w:numId="31">
    <w:abstractNumId w:val="33"/>
  </w:num>
  <w:num w:numId="32">
    <w:abstractNumId w:val="31"/>
  </w:num>
  <w:num w:numId="33">
    <w:abstractNumId w:val="11"/>
  </w:num>
  <w:num w:numId="34">
    <w:abstractNumId w:val="4"/>
  </w:num>
  <w:num w:numId="35">
    <w:abstractNumId w:val="44"/>
  </w:num>
  <w:num w:numId="36">
    <w:abstractNumId w:val="13"/>
  </w:num>
  <w:num w:numId="37">
    <w:abstractNumId w:val="43"/>
  </w:num>
  <w:num w:numId="38">
    <w:abstractNumId w:val="3"/>
  </w:num>
  <w:num w:numId="39">
    <w:abstractNumId w:val="5"/>
  </w:num>
  <w:num w:numId="40">
    <w:abstractNumId w:val="27"/>
  </w:num>
  <w:num w:numId="41">
    <w:abstractNumId w:val="11"/>
  </w:num>
  <w:num w:numId="42">
    <w:abstractNumId w:val="11"/>
  </w:num>
  <w:num w:numId="43">
    <w:abstractNumId w:val="18"/>
  </w:num>
  <w:num w:numId="44">
    <w:abstractNumId w:val="9"/>
  </w:num>
  <w:num w:numId="45">
    <w:abstractNumId w:val="26"/>
  </w:num>
  <w:num w:numId="46">
    <w:abstractNumId w:val="11"/>
  </w:num>
  <w:num w:numId="47">
    <w:abstractNumId w:val="11"/>
  </w:num>
  <w:num w:numId="48">
    <w:abstractNumId w:val="11"/>
  </w:num>
  <w:num w:numId="49">
    <w:abstractNumId w:val="39"/>
  </w:num>
  <w:num w:numId="50">
    <w:abstractNumId w:val="20"/>
  </w:num>
  <w:num w:numId="51">
    <w:abstractNumId w:val="11"/>
  </w:num>
  <w:num w:numId="52">
    <w:abstractNumId w:val="29"/>
  </w:num>
  <w:num w:numId="53">
    <w:abstractNumId w:val="35"/>
  </w:num>
  <w:num w:numId="54">
    <w:abstractNumId w:val="46"/>
  </w:num>
  <w:num w:numId="55">
    <w:abstractNumId w:val="25"/>
  </w:num>
  <w:num w:numId="56">
    <w:abstractNumId w:val="32"/>
  </w:num>
  <w:num w:numId="57">
    <w:abstractNumId w:val="28"/>
  </w:num>
  <w:numIdMacAtCleanup w:val="5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enkata Srinivas Samavedam">
    <w15:presenceInfo w15:providerId="AD" w15:userId="S-1-5-21-1935655697-2139871995-682003330-145031"/>
  </w15:person>
  <w15:person w15:author="Rajani  Dumpa">
    <w15:presenceInfo w15:providerId="AD" w15:userId="S-1-5-21-1935655697-2139871995-682003330-138898"/>
  </w15:person>
  <w15:person w15:author="Ashok Vardhan Vemula">
    <w15:presenceInfo w15:providerId="AD" w15:userId="S-1-5-21-1935655697-2139871995-682003330-1068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6682E"/>
    <w:rsid w:val="000258C7"/>
    <w:rsid w:val="00037663"/>
    <w:rsid w:val="00037DD7"/>
    <w:rsid w:val="00041F09"/>
    <w:rsid w:val="0004660E"/>
    <w:rsid w:val="000558E9"/>
    <w:rsid w:val="000568D2"/>
    <w:rsid w:val="00056BA3"/>
    <w:rsid w:val="000634F8"/>
    <w:rsid w:val="00063E03"/>
    <w:rsid w:val="000659AA"/>
    <w:rsid w:val="0006689B"/>
    <w:rsid w:val="00067812"/>
    <w:rsid w:val="0008150A"/>
    <w:rsid w:val="00086D0C"/>
    <w:rsid w:val="00090019"/>
    <w:rsid w:val="00090F9E"/>
    <w:rsid w:val="000A1C10"/>
    <w:rsid w:val="000A3D69"/>
    <w:rsid w:val="000A6B3A"/>
    <w:rsid w:val="000B11CD"/>
    <w:rsid w:val="000B436E"/>
    <w:rsid w:val="000C34CF"/>
    <w:rsid w:val="000C46B4"/>
    <w:rsid w:val="000D0E09"/>
    <w:rsid w:val="000D43FF"/>
    <w:rsid w:val="000D767F"/>
    <w:rsid w:val="000E2D4F"/>
    <w:rsid w:val="000F1F7F"/>
    <w:rsid w:val="000F73F8"/>
    <w:rsid w:val="00100D0E"/>
    <w:rsid w:val="001050D0"/>
    <w:rsid w:val="001072A9"/>
    <w:rsid w:val="00110F52"/>
    <w:rsid w:val="0011587F"/>
    <w:rsid w:val="00125211"/>
    <w:rsid w:val="001272E6"/>
    <w:rsid w:val="001316BD"/>
    <w:rsid w:val="00132320"/>
    <w:rsid w:val="001365A0"/>
    <w:rsid w:val="00153DEF"/>
    <w:rsid w:val="0016252B"/>
    <w:rsid w:val="001736A4"/>
    <w:rsid w:val="001766CF"/>
    <w:rsid w:val="001832BC"/>
    <w:rsid w:val="00185D22"/>
    <w:rsid w:val="0018699C"/>
    <w:rsid w:val="00191AF2"/>
    <w:rsid w:val="00195B42"/>
    <w:rsid w:val="001A0B3A"/>
    <w:rsid w:val="001A1377"/>
    <w:rsid w:val="001A2C0C"/>
    <w:rsid w:val="001B67B8"/>
    <w:rsid w:val="001C14E3"/>
    <w:rsid w:val="001C4BF9"/>
    <w:rsid w:val="001E4C1A"/>
    <w:rsid w:val="001E68A7"/>
    <w:rsid w:val="001E7FA2"/>
    <w:rsid w:val="00200107"/>
    <w:rsid w:val="0020395B"/>
    <w:rsid w:val="00205F67"/>
    <w:rsid w:val="00224DEB"/>
    <w:rsid w:val="00225116"/>
    <w:rsid w:val="002305EB"/>
    <w:rsid w:val="002349B5"/>
    <w:rsid w:val="00235C83"/>
    <w:rsid w:val="00237F3E"/>
    <w:rsid w:val="00240591"/>
    <w:rsid w:val="00240BFD"/>
    <w:rsid w:val="0024111F"/>
    <w:rsid w:val="002462E5"/>
    <w:rsid w:val="0025745A"/>
    <w:rsid w:val="002609D2"/>
    <w:rsid w:val="00262EAF"/>
    <w:rsid w:val="0026686B"/>
    <w:rsid w:val="002910D3"/>
    <w:rsid w:val="0029432F"/>
    <w:rsid w:val="002A0664"/>
    <w:rsid w:val="002A34FB"/>
    <w:rsid w:val="002A65E9"/>
    <w:rsid w:val="002B04D5"/>
    <w:rsid w:val="002C29F9"/>
    <w:rsid w:val="002C3E20"/>
    <w:rsid w:val="002D6EC9"/>
    <w:rsid w:val="002D7DD2"/>
    <w:rsid w:val="002F455C"/>
    <w:rsid w:val="00300692"/>
    <w:rsid w:val="0031300C"/>
    <w:rsid w:val="00316490"/>
    <w:rsid w:val="00325A2E"/>
    <w:rsid w:val="0032640A"/>
    <w:rsid w:val="00331477"/>
    <w:rsid w:val="003340DB"/>
    <w:rsid w:val="00343889"/>
    <w:rsid w:val="00344F8F"/>
    <w:rsid w:val="003649C2"/>
    <w:rsid w:val="00364D0D"/>
    <w:rsid w:val="0036708E"/>
    <w:rsid w:val="00373D32"/>
    <w:rsid w:val="00377673"/>
    <w:rsid w:val="003941DE"/>
    <w:rsid w:val="003A03E3"/>
    <w:rsid w:val="003A093C"/>
    <w:rsid w:val="003B74A0"/>
    <w:rsid w:val="003C623A"/>
    <w:rsid w:val="003D5955"/>
    <w:rsid w:val="003D7F43"/>
    <w:rsid w:val="003D7F78"/>
    <w:rsid w:val="003E6700"/>
    <w:rsid w:val="003E7AE9"/>
    <w:rsid w:val="003F7D08"/>
    <w:rsid w:val="0040424C"/>
    <w:rsid w:val="004068D1"/>
    <w:rsid w:val="0041194A"/>
    <w:rsid w:val="00415D1A"/>
    <w:rsid w:val="00420060"/>
    <w:rsid w:val="00426C3E"/>
    <w:rsid w:val="00441103"/>
    <w:rsid w:val="00450879"/>
    <w:rsid w:val="00454561"/>
    <w:rsid w:val="00464891"/>
    <w:rsid w:val="00485169"/>
    <w:rsid w:val="004A571D"/>
    <w:rsid w:val="004B5D76"/>
    <w:rsid w:val="004B6029"/>
    <w:rsid w:val="004B789A"/>
    <w:rsid w:val="004E29FA"/>
    <w:rsid w:val="004E3416"/>
    <w:rsid w:val="004E468E"/>
    <w:rsid w:val="004F0ABB"/>
    <w:rsid w:val="004F4418"/>
    <w:rsid w:val="004F44E0"/>
    <w:rsid w:val="00510F91"/>
    <w:rsid w:val="00511D69"/>
    <w:rsid w:val="00525DAF"/>
    <w:rsid w:val="005446E8"/>
    <w:rsid w:val="00547202"/>
    <w:rsid w:val="00547BD4"/>
    <w:rsid w:val="00555C07"/>
    <w:rsid w:val="0055764F"/>
    <w:rsid w:val="00572100"/>
    <w:rsid w:val="005748F5"/>
    <w:rsid w:val="00575169"/>
    <w:rsid w:val="00575AAC"/>
    <w:rsid w:val="005763FD"/>
    <w:rsid w:val="00576C32"/>
    <w:rsid w:val="005770BA"/>
    <w:rsid w:val="00584C8C"/>
    <w:rsid w:val="005860EC"/>
    <w:rsid w:val="0059030D"/>
    <w:rsid w:val="005944DD"/>
    <w:rsid w:val="005A0CE9"/>
    <w:rsid w:val="005A1320"/>
    <w:rsid w:val="005B3EB5"/>
    <w:rsid w:val="005C2430"/>
    <w:rsid w:val="005C36FC"/>
    <w:rsid w:val="005C7E06"/>
    <w:rsid w:val="005D340B"/>
    <w:rsid w:val="005D3E87"/>
    <w:rsid w:val="005D4E60"/>
    <w:rsid w:val="005F197A"/>
    <w:rsid w:val="005F3840"/>
    <w:rsid w:val="005F6D7F"/>
    <w:rsid w:val="006036B8"/>
    <w:rsid w:val="006146E9"/>
    <w:rsid w:val="00617C79"/>
    <w:rsid w:val="00617F3E"/>
    <w:rsid w:val="00623F10"/>
    <w:rsid w:val="00625232"/>
    <w:rsid w:val="00633066"/>
    <w:rsid w:val="00637E9B"/>
    <w:rsid w:val="00643131"/>
    <w:rsid w:val="00665740"/>
    <w:rsid w:val="0068344C"/>
    <w:rsid w:val="00687BAB"/>
    <w:rsid w:val="00695F56"/>
    <w:rsid w:val="00696D59"/>
    <w:rsid w:val="006B3911"/>
    <w:rsid w:val="006B3D0A"/>
    <w:rsid w:val="006B5F8C"/>
    <w:rsid w:val="006B676D"/>
    <w:rsid w:val="006B694F"/>
    <w:rsid w:val="006E07FD"/>
    <w:rsid w:val="006E23AC"/>
    <w:rsid w:val="006E30BC"/>
    <w:rsid w:val="006E34BF"/>
    <w:rsid w:val="006E58F9"/>
    <w:rsid w:val="006F2725"/>
    <w:rsid w:val="006F2D4C"/>
    <w:rsid w:val="006F5127"/>
    <w:rsid w:val="007015BB"/>
    <w:rsid w:val="00702525"/>
    <w:rsid w:val="00715142"/>
    <w:rsid w:val="00717C1E"/>
    <w:rsid w:val="00726F01"/>
    <w:rsid w:val="0073433F"/>
    <w:rsid w:val="0073559B"/>
    <w:rsid w:val="00740FD0"/>
    <w:rsid w:val="007533FD"/>
    <w:rsid w:val="007805AC"/>
    <w:rsid w:val="0078310B"/>
    <w:rsid w:val="00783144"/>
    <w:rsid w:val="00785035"/>
    <w:rsid w:val="0078598F"/>
    <w:rsid w:val="0079229D"/>
    <w:rsid w:val="007A50AE"/>
    <w:rsid w:val="007A6467"/>
    <w:rsid w:val="007B5300"/>
    <w:rsid w:val="007C2CF0"/>
    <w:rsid w:val="007C7AD0"/>
    <w:rsid w:val="007D0776"/>
    <w:rsid w:val="007D60B7"/>
    <w:rsid w:val="007D7267"/>
    <w:rsid w:val="007F0917"/>
    <w:rsid w:val="007F1BCA"/>
    <w:rsid w:val="007F4612"/>
    <w:rsid w:val="00806E3D"/>
    <w:rsid w:val="00807198"/>
    <w:rsid w:val="00810341"/>
    <w:rsid w:val="00815060"/>
    <w:rsid w:val="00815279"/>
    <w:rsid w:val="008227D4"/>
    <w:rsid w:val="00831C02"/>
    <w:rsid w:val="008365C4"/>
    <w:rsid w:val="00841E7D"/>
    <w:rsid w:val="00847C5C"/>
    <w:rsid w:val="00847F5A"/>
    <w:rsid w:val="00855477"/>
    <w:rsid w:val="0086200A"/>
    <w:rsid w:val="0086440C"/>
    <w:rsid w:val="00871419"/>
    <w:rsid w:val="00876A92"/>
    <w:rsid w:val="00881425"/>
    <w:rsid w:val="00891023"/>
    <w:rsid w:val="008920C2"/>
    <w:rsid w:val="008931F9"/>
    <w:rsid w:val="00895E7B"/>
    <w:rsid w:val="008A0DC5"/>
    <w:rsid w:val="008A4F9B"/>
    <w:rsid w:val="008B7A2E"/>
    <w:rsid w:val="008D0548"/>
    <w:rsid w:val="008D6181"/>
    <w:rsid w:val="008E186B"/>
    <w:rsid w:val="008F688B"/>
    <w:rsid w:val="009054A9"/>
    <w:rsid w:val="00911B58"/>
    <w:rsid w:val="00924222"/>
    <w:rsid w:val="00927445"/>
    <w:rsid w:val="00937862"/>
    <w:rsid w:val="00941583"/>
    <w:rsid w:val="00947A14"/>
    <w:rsid w:val="009516B1"/>
    <w:rsid w:val="00961CD9"/>
    <w:rsid w:val="0098091D"/>
    <w:rsid w:val="00983019"/>
    <w:rsid w:val="00984756"/>
    <w:rsid w:val="009866B5"/>
    <w:rsid w:val="00995393"/>
    <w:rsid w:val="009979B4"/>
    <w:rsid w:val="009A41BA"/>
    <w:rsid w:val="009B24D4"/>
    <w:rsid w:val="009B52EC"/>
    <w:rsid w:val="009C285D"/>
    <w:rsid w:val="009C6465"/>
    <w:rsid w:val="009E314A"/>
    <w:rsid w:val="009E53F2"/>
    <w:rsid w:val="009F564C"/>
    <w:rsid w:val="009F69E4"/>
    <w:rsid w:val="00A01B5E"/>
    <w:rsid w:val="00A06717"/>
    <w:rsid w:val="00A10F90"/>
    <w:rsid w:val="00A23148"/>
    <w:rsid w:val="00A23E4A"/>
    <w:rsid w:val="00A3374A"/>
    <w:rsid w:val="00A44324"/>
    <w:rsid w:val="00A4679E"/>
    <w:rsid w:val="00A5646A"/>
    <w:rsid w:val="00A61C2A"/>
    <w:rsid w:val="00A6487D"/>
    <w:rsid w:val="00A66D17"/>
    <w:rsid w:val="00A71CC8"/>
    <w:rsid w:val="00A74F4C"/>
    <w:rsid w:val="00A86A6E"/>
    <w:rsid w:val="00A92F22"/>
    <w:rsid w:val="00AA2828"/>
    <w:rsid w:val="00AA4377"/>
    <w:rsid w:val="00AA6FF2"/>
    <w:rsid w:val="00AB2B6B"/>
    <w:rsid w:val="00AC2C06"/>
    <w:rsid w:val="00AC42E2"/>
    <w:rsid w:val="00AC5155"/>
    <w:rsid w:val="00AC6F93"/>
    <w:rsid w:val="00AD3FE2"/>
    <w:rsid w:val="00AE2D35"/>
    <w:rsid w:val="00AE3843"/>
    <w:rsid w:val="00AE6109"/>
    <w:rsid w:val="00AF01E1"/>
    <w:rsid w:val="00AF0C60"/>
    <w:rsid w:val="00B05070"/>
    <w:rsid w:val="00B16D7B"/>
    <w:rsid w:val="00B33A04"/>
    <w:rsid w:val="00B34A23"/>
    <w:rsid w:val="00B37539"/>
    <w:rsid w:val="00B40132"/>
    <w:rsid w:val="00B66B57"/>
    <w:rsid w:val="00B729C3"/>
    <w:rsid w:val="00B75F98"/>
    <w:rsid w:val="00B763C6"/>
    <w:rsid w:val="00B828F3"/>
    <w:rsid w:val="00B82B35"/>
    <w:rsid w:val="00B85BED"/>
    <w:rsid w:val="00BA102A"/>
    <w:rsid w:val="00BB46E0"/>
    <w:rsid w:val="00BB6187"/>
    <w:rsid w:val="00BC3B04"/>
    <w:rsid w:val="00BD5053"/>
    <w:rsid w:val="00BD52FE"/>
    <w:rsid w:val="00BD57E6"/>
    <w:rsid w:val="00BE687B"/>
    <w:rsid w:val="00BF2AD8"/>
    <w:rsid w:val="00BF40ED"/>
    <w:rsid w:val="00C00881"/>
    <w:rsid w:val="00C02EEA"/>
    <w:rsid w:val="00C030C6"/>
    <w:rsid w:val="00C112DE"/>
    <w:rsid w:val="00C15B4F"/>
    <w:rsid w:val="00C25F47"/>
    <w:rsid w:val="00C30EFF"/>
    <w:rsid w:val="00C31D1F"/>
    <w:rsid w:val="00C331D0"/>
    <w:rsid w:val="00C4423D"/>
    <w:rsid w:val="00C45A27"/>
    <w:rsid w:val="00C46EBE"/>
    <w:rsid w:val="00C4744D"/>
    <w:rsid w:val="00C5100B"/>
    <w:rsid w:val="00C51848"/>
    <w:rsid w:val="00C542E5"/>
    <w:rsid w:val="00C71A76"/>
    <w:rsid w:val="00C76712"/>
    <w:rsid w:val="00C77CD3"/>
    <w:rsid w:val="00C87FD2"/>
    <w:rsid w:val="00C90000"/>
    <w:rsid w:val="00C92C35"/>
    <w:rsid w:val="00C941E3"/>
    <w:rsid w:val="00C9674E"/>
    <w:rsid w:val="00C9775B"/>
    <w:rsid w:val="00CA390A"/>
    <w:rsid w:val="00CA724C"/>
    <w:rsid w:val="00CB0386"/>
    <w:rsid w:val="00CB6189"/>
    <w:rsid w:val="00CB7FAC"/>
    <w:rsid w:val="00CD6B7A"/>
    <w:rsid w:val="00CE040F"/>
    <w:rsid w:val="00CF0C78"/>
    <w:rsid w:val="00CF35AD"/>
    <w:rsid w:val="00D03DDC"/>
    <w:rsid w:val="00D0581C"/>
    <w:rsid w:val="00D14CCA"/>
    <w:rsid w:val="00D27038"/>
    <w:rsid w:val="00D3129F"/>
    <w:rsid w:val="00D36BF1"/>
    <w:rsid w:val="00D36E22"/>
    <w:rsid w:val="00D40566"/>
    <w:rsid w:val="00D47259"/>
    <w:rsid w:val="00D6336A"/>
    <w:rsid w:val="00D63B58"/>
    <w:rsid w:val="00D70747"/>
    <w:rsid w:val="00D71D12"/>
    <w:rsid w:val="00D72DBE"/>
    <w:rsid w:val="00D8789A"/>
    <w:rsid w:val="00D87EAC"/>
    <w:rsid w:val="00D96199"/>
    <w:rsid w:val="00DA0E95"/>
    <w:rsid w:val="00DA1680"/>
    <w:rsid w:val="00DB27E2"/>
    <w:rsid w:val="00DB5C3F"/>
    <w:rsid w:val="00DB7058"/>
    <w:rsid w:val="00DC2F25"/>
    <w:rsid w:val="00DD3648"/>
    <w:rsid w:val="00DD4118"/>
    <w:rsid w:val="00DE4F69"/>
    <w:rsid w:val="00DE693C"/>
    <w:rsid w:val="00DF3BAC"/>
    <w:rsid w:val="00DF62D8"/>
    <w:rsid w:val="00E02564"/>
    <w:rsid w:val="00E15181"/>
    <w:rsid w:val="00E24B1F"/>
    <w:rsid w:val="00E269C5"/>
    <w:rsid w:val="00E3126D"/>
    <w:rsid w:val="00E3363E"/>
    <w:rsid w:val="00E34D14"/>
    <w:rsid w:val="00E443EA"/>
    <w:rsid w:val="00E5376F"/>
    <w:rsid w:val="00E53FAF"/>
    <w:rsid w:val="00E568FA"/>
    <w:rsid w:val="00E60E09"/>
    <w:rsid w:val="00E6486A"/>
    <w:rsid w:val="00E65E2E"/>
    <w:rsid w:val="00E774D9"/>
    <w:rsid w:val="00E80F93"/>
    <w:rsid w:val="00E818CF"/>
    <w:rsid w:val="00E8445C"/>
    <w:rsid w:val="00E956F6"/>
    <w:rsid w:val="00E96131"/>
    <w:rsid w:val="00EA433C"/>
    <w:rsid w:val="00EA66C5"/>
    <w:rsid w:val="00EA7A6F"/>
    <w:rsid w:val="00EB2CE8"/>
    <w:rsid w:val="00EB5719"/>
    <w:rsid w:val="00EC1312"/>
    <w:rsid w:val="00EC1C2C"/>
    <w:rsid w:val="00EC7012"/>
    <w:rsid w:val="00ED660A"/>
    <w:rsid w:val="00EE7DF8"/>
    <w:rsid w:val="00EF1816"/>
    <w:rsid w:val="00F009A3"/>
    <w:rsid w:val="00F1486B"/>
    <w:rsid w:val="00F153C8"/>
    <w:rsid w:val="00F15B3C"/>
    <w:rsid w:val="00F30A34"/>
    <w:rsid w:val="00F37BB8"/>
    <w:rsid w:val="00F41BB1"/>
    <w:rsid w:val="00F42A11"/>
    <w:rsid w:val="00F450DE"/>
    <w:rsid w:val="00F530DB"/>
    <w:rsid w:val="00F600CB"/>
    <w:rsid w:val="00F62B37"/>
    <w:rsid w:val="00F640D8"/>
    <w:rsid w:val="00F645E3"/>
    <w:rsid w:val="00F6608F"/>
    <w:rsid w:val="00F6682E"/>
    <w:rsid w:val="00F66D56"/>
    <w:rsid w:val="00F6737D"/>
    <w:rsid w:val="00F70F3C"/>
    <w:rsid w:val="00F74189"/>
    <w:rsid w:val="00F75E0B"/>
    <w:rsid w:val="00F774B3"/>
    <w:rsid w:val="00F826EB"/>
    <w:rsid w:val="00F91E1D"/>
    <w:rsid w:val="00F96D75"/>
    <w:rsid w:val="00FA0864"/>
    <w:rsid w:val="00FB095B"/>
    <w:rsid w:val="00FB1733"/>
    <w:rsid w:val="00FB2CE8"/>
    <w:rsid w:val="00FB543C"/>
    <w:rsid w:val="00FC7078"/>
    <w:rsid w:val="00FE21EA"/>
    <w:rsid w:val="00FE3E36"/>
    <w:rsid w:val="00FE6AF0"/>
    <w:rsid w:val="72C28F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75A48E72"/>
  <w15:docId w15:val="{E9AFA47E-21FA-4B59-BFC9-C5C257A73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682E"/>
    <w:pPr>
      <w:spacing w:after="0" w:line="240" w:lineRule="auto"/>
      <w:jc w:val="both"/>
    </w:pPr>
    <w:rPr>
      <w:rFonts w:ascii="Arial" w:eastAsia="Times New Roman" w:hAnsi="Arial" w:cs="Arial"/>
      <w:bCs/>
      <w:sz w:val="24"/>
      <w:szCs w:val="20"/>
    </w:rPr>
  </w:style>
  <w:style w:type="paragraph" w:styleId="Heading1">
    <w:name w:val="heading 1"/>
    <w:aliases w:val="MainHeader,tchead,1,h1,Header 1,Test Plan,Part,H1&lt;------------------,Main heading,Heading 10,Header1,chapternumber,Tertiary Heading,RFP Heading1,*,P,vorlage 1,PA Chapter,Attribute Heading 1,Bulletin Name,level 1,Level 1 Head,h13,h14,11,H1,h11"/>
    <w:basedOn w:val="Normal"/>
    <w:next w:val="Normal"/>
    <w:link w:val="Heading1Char"/>
    <w:qFormat/>
    <w:rsid w:val="00F6682E"/>
    <w:pPr>
      <w:keepNext/>
      <w:spacing w:before="240" w:after="60"/>
      <w:outlineLvl w:val="0"/>
    </w:pPr>
    <w:rPr>
      <w:b/>
      <w:kern w:val="28"/>
      <w:sz w:val="28"/>
    </w:rPr>
  </w:style>
  <w:style w:type="paragraph" w:styleId="Heading2">
    <w:name w:val="heading 2"/>
    <w:aliases w:val="1.1,Heading 2 Hidden,Proposal,h2,2,Level 2 Heading,Numbered indent 2,ni2,Hanging 2 Indent,numbered indent 2,exercise,Heading 2 substyle,HD2,Titre3,H2,stepstone,Stepstones,Heading 0,Sub-section Title,Major,L2,Level 2 Topic Heading,Heading 22"/>
    <w:basedOn w:val="Normal"/>
    <w:next w:val="Normal"/>
    <w:link w:val="Heading2Char"/>
    <w:qFormat/>
    <w:rsid w:val="00F6682E"/>
    <w:pPr>
      <w:keepNext/>
      <w:spacing w:before="240" w:after="60"/>
      <w:outlineLvl w:val="1"/>
    </w:pPr>
    <w:rPr>
      <w:b/>
      <w:i/>
    </w:rPr>
  </w:style>
  <w:style w:type="paragraph" w:styleId="Heading3">
    <w:name w:val="heading 3"/>
    <w:aliases w:val="sh3,H3,h3,h31,Heading Three,Prophead 3,TextProp,3,H31,H32,H33,H34,H35,summit,Project 3,Proposa,Heading 31,Heading 32,Heading 33,Heading 34,Heading 35,Heading 36,Minor,Level 1 - 1,sub-sub,RFP Heading 3,Task,Tsk,HHHeading,H36,H37,H38,H39,H310,l3"/>
    <w:basedOn w:val="Normal"/>
    <w:next w:val="Normal"/>
    <w:link w:val="Heading3Char"/>
    <w:qFormat/>
    <w:rsid w:val="00F6682E"/>
    <w:pPr>
      <w:keepNext/>
      <w:spacing w:before="240" w:after="60"/>
      <w:outlineLvl w:val="2"/>
    </w:pPr>
  </w:style>
  <w:style w:type="paragraph" w:styleId="Heading4">
    <w:name w:val="heading 4"/>
    <w:aliases w:val="h4,Heading Four,(Alt+4),H41,(Alt+4)1,H42,(Alt+4)2,H43,(Alt+4)3,H44,(Alt+4)4,H45,(Alt+4)5,H411,(Alt+4)11,H421,(Alt+4)21,H431,(Alt+4)31,H46,(Alt+4)6,H412,(Alt+4)12,H422,(Alt+4)22,H432,(Alt+4)32,H47,(Alt+4)7,H48,(Alt+4)8,H49,(Alt+4)9,H,H4,h41,ph"/>
    <w:basedOn w:val="Normal"/>
    <w:next w:val="Normal"/>
    <w:link w:val="Heading4Char"/>
    <w:qFormat/>
    <w:rsid w:val="00F6682E"/>
    <w:pPr>
      <w:keepNext/>
      <w:spacing w:before="240" w:after="60"/>
      <w:outlineLvl w:val="3"/>
    </w:pPr>
    <w:rPr>
      <w:b/>
    </w:rPr>
  </w:style>
  <w:style w:type="paragraph" w:styleId="Heading5">
    <w:name w:val="heading 5"/>
    <w:aliases w:val="h5,5 sub-bullet,sb,4,h51,Blank 1,Para5,Roman list,H5,Appendix A to X,Heading 5   Appendix A to X,ASAPHeading 5"/>
    <w:basedOn w:val="Normal"/>
    <w:next w:val="Normal"/>
    <w:link w:val="Heading5Char"/>
    <w:qFormat/>
    <w:rsid w:val="00F6682E"/>
    <w:pPr>
      <w:spacing w:before="240" w:after="60"/>
      <w:outlineLvl w:val="4"/>
    </w:pPr>
    <w:rPr>
      <w:sz w:val="22"/>
    </w:rPr>
  </w:style>
  <w:style w:type="paragraph" w:styleId="Heading6">
    <w:name w:val="heading 6"/>
    <w:aliases w:val="h6,Appendix,T1,L1 Heading 6,H6,sub-dash,sd,5"/>
    <w:basedOn w:val="Normal"/>
    <w:next w:val="Normal"/>
    <w:link w:val="Heading6Char"/>
    <w:qFormat/>
    <w:rsid w:val="00F6682E"/>
    <w:pPr>
      <w:spacing w:before="240" w:after="60"/>
      <w:outlineLvl w:val="5"/>
    </w:pPr>
    <w:rPr>
      <w:i/>
      <w:sz w:val="22"/>
    </w:rPr>
  </w:style>
  <w:style w:type="paragraph" w:styleId="Heading7">
    <w:name w:val="heading 7"/>
    <w:aliases w:val="L7,L1 Heading 7,letter list"/>
    <w:basedOn w:val="Normal"/>
    <w:next w:val="Normal"/>
    <w:link w:val="Heading7Char"/>
    <w:qFormat/>
    <w:rsid w:val="00F6682E"/>
    <w:pPr>
      <w:spacing w:before="240" w:after="60"/>
      <w:outlineLvl w:val="6"/>
    </w:pPr>
  </w:style>
  <w:style w:type="paragraph" w:styleId="Heading8">
    <w:name w:val="heading 8"/>
    <w:aliases w:val="h8,Annex,L1 Heading 8,Legal Level 1.1.1.,Center Bold"/>
    <w:basedOn w:val="Normal"/>
    <w:next w:val="Normal"/>
    <w:link w:val="Heading8Char"/>
    <w:qFormat/>
    <w:rsid w:val="00F6682E"/>
    <w:pPr>
      <w:spacing w:before="240" w:after="60"/>
      <w:outlineLvl w:val="7"/>
    </w:pPr>
    <w:rPr>
      <w:i/>
    </w:rPr>
  </w:style>
  <w:style w:type="paragraph" w:styleId="Heading9">
    <w:name w:val="heading 9"/>
    <w:aliases w:val="h9,App Heading,Annex1,Appen 1,L1 Heading 9,Titre 10,Appx Head 1,Blank 5"/>
    <w:basedOn w:val="Normal"/>
    <w:next w:val="Normal"/>
    <w:link w:val="Heading9Char"/>
    <w:qFormat/>
    <w:rsid w:val="00F6682E"/>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Header Char,tchead Char,1 Char,h1 Char,Header 1 Char,Test Plan Char,Part Char,H1&lt;------------------ Char,Main heading Char,Heading 10 Char,Header1 Char,chapternumber Char,Tertiary Heading Char,RFP Heading1 Char,* Char,P Char,h13 Char"/>
    <w:basedOn w:val="DefaultParagraphFont"/>
    <w:link w:val="Heading1"/>
    <w:rsid w:val="00F6682E"/>
    <w:rPr>
      <w:rFonts w:ascii="Arial" w:eastAsia="Times New Roman" w:hAnsi="Arial" w:cs="Arial"/>
      <w:b/>
      <w:bCs/>
      <w:kern w:val="28"/>
      <w:sz w:val="28"/>
      <w:szCs w:val="20"/>
    </w:rPr>
  </w:style>
  <w:style w:type="character" w:customStyle="1" w:styleId="Heading2Char">
    <w:name w:val="Heading 2 Char"/>
    <w:aliases w:val="1.1 Char,Heading 2 Hidden Char,Proposal Char,h2 Char,2 Char,Level 2 Heading Char,Numbered indent 2 Char,ni2 Char,Hanging 2 Indent Char,numbered indent 2 Char,exercise Char,Heading 2 substyle Char,HD2 Char,Titre3 Char,H2 Char,Major Char"/>
    <w:basedOn w:val="DefaultParagraphFont"/>
    <w:link w:val="Heading2"/>
    <w:rsid w:val="00F6682E"/>
    <w:rPr>
      <w:rFonts w:ascii="Arial" w:eastAsia="Times New Roman" w:hAnsi="Arial" w:cs="Arial"/>
      <w:b/>
      <w:bCs/>
      <w:i/>
      <w:sz w:val="24"/>
      <w:szCs w:val="20"/>
    </w:rPr>
  </w:style>
  <w:style w:type="character" w:customStyle="1" w:styleId="Heading3Char">
    <w:name w:val="Heading 3 Char"/>
    <w:aliases w:val="sh3 Char,H3 Char,h3 Char,h31 Char,Heading Three Char,Prophead 3 Char,TextProp Char,3 Char,H31 Char,H32 Char,H33 Char,H34 Char,H35 Char,summit Char,Project 3 Char,Proposa Char,Heading 31 Char,Heading 32 Char,Heading 33 Char,Heading 34 Char"/>
    <w:basedOn w:val="DefaultParagraphFont"/>
    <w:link w:val="Heading3"/>
    <w:rsid w:val="00F6682E"/>
    <w:rPr>
      <w:rFonts w:ascii="Arial" w:eastAsia="Times New Roman" w:hAnsi="Arial" w:cs="Arial"/>
      <w:bCs/>
      <w:sz w:val="24"/>
      <w:szCs w:val="20"/>
    </w:rPr>
  </w:style>
  <w:style w:type="character" w:customStyle="1" w:styleId="Heading4Char">
    <w:name w:val="Heading 4 Char"/>
    <w:aliases w:val="h4 Char,Heading Four Char,(Alt+4) Char,H41 Char,(Alt+4)1 Char,H42 Char,(Alt+4)2 Char,H43 Char,(Alt+4)3 Char,H44 Char,(Alt+4)4 Char,H45 Char,(Alt+4)5 Char,H411 Char,(Alt+4)11 Char,H421 Char,(Alt+4)21 Char,H431 Char,(Alt+4)31 Char,H46 Char"/>
    <w:basedOn w:val="DefaultParagraphFont"/>
    <w:link w:val="Heading4"/>
    <w:rsid w:val="00F6682E"/>
    <w:rPr>
      <w:rFonts w:ascii="Arial" w:eastAsia="Times New Roman" w:hAnsi="Arial" w:cs="Arial"/>
      <w:b/>
      <w:bCs/>
      <w:sz w:val="24"/>
      <w:szCs w:val="20"/>
    </w:rPr>
  </w:style>
  <w:style w:type="character" w:customStyle="1" w:styleId="Heading5Char">
    <w:name w:val="Heading 5 Char"/>
    <w:aliases w:val="h5 Char,5 sub-bullet Char,sb Char,4 Char,h51 Char,Blank 1 Char,Para5 Char,Roman list Char,H5 Char,Appendix A to X Char,Heading 5   Appendix A to X Char,ASAPHeading 5 Char"/>
    <w:basedOn w:val="DefaultParagraphFont"/>
    <w:link w:val="Heading5"/>
    <w:rsid w:val="00F6682E"/>
    <w:rPr>
      <w:rFonts w:ascii="Arial" w:eastAsia="Times New Roman" w:hAnsi="Arial" w:cs="Arial"/>
      <w:bCs/>
      <w:szCs w:val="20"/>
    </w:rPr>
  </w:style>
  <w:style w:type="character" w:customStyle="1" w:styleId="Heading6Char">
    <w:name w:val="Heading 6 Char"/>
    <w:aliases w:val="h6 Char,Appendix Char,T1 Char,L1 Heading 6 Char,H6 Char,sub-dash Char,sd Char,5 Char"/>
    <w:basedOn w:val="DefaultParagraphFont"/>
    <w:link w:val="Heading6"/>
    <w:rsid w:val="00F6682E"/>
    <w:rPr>
      <w:rFonts w:ascii="Arial" w:eastAsia="Times New Roman" w:hAnsi="Arial" w:cs="Arial"/>
      <w:bCs/>
      <w:i/>
      <w:szCs w:val="20"/>
    </w:rPr>
  </w:style>
  <w:style w:type="character" w:customStyle="1" w:styleId="Heading7Char">
    <w:name w:val="Heading 7 Char"/>
    <w:aliases w:val="L7 Char,L1 Heading 7 Char,letter list Char"/>
    <w:basedOn w:val="DefaultParagraphFont"/>
    <w:link w:val="Heading7"/>
    <w:rsid w:val="00F6682E"/>
    <w:rPr>
      <w:rFonts w:ascii="Arial" w:eastAsia="Times New Roman" w:hAnsi="Arial" w:cs="Arial"/>
      <w:bCs/>
      <w:sz w:val="24"/>
      <w:szCs w:val="20"/>
    </w:rPr>
  </w:style>
  <w:style w:type="character" w:customStyle="1" w:styleId="Heading8Char">
    <w:name w:val="Heading 8 Char"/>
    <w:aliases w:val="h8 Char,Annex Char,L1 Heading 8 Char,Legal Level 1.1.1. Char,Center Bold Char"/>
    <w:basedOn w:val="DefaultParagraphFont"/>
    <w:link w:val="Heading8"/>
    <w:rsid w:val="00F6682E"/>
    <w:rPr>
      <w:rFonts w:ascii="Arial" w:eastAsia="Times New Roman" w:hAnsi="Arial" w:cs="Arial"/>
      <w:bCs/>
      <w:i/>
      <w:sz w:val="24"/>
      <w:szCs w:val="20"/>
    </w:rPr>
  </w:style>
  <w:style w:type="character" w:customStyle="1" w:styleId="Heading9Char">
    <w:name w:val="Heading 9 Char"/>
    <w:aliases w:val="h9 Char,App Heading Char,Annex1 Char,Appen 1 Char,L1 Heading 9 Char,Titre 10 Char,Appx Head 1 Char,Blank 5 Char"/>
    <w:basedOn w:val="DefaultParagraphFont"/>
    <w:link w:val="Heading9"/>
    <w:rsid w:val="00F6682E"/>
    <w:rPr>
      <w:rFonts w:ascii="Arial" w:eastAsia="Times New Roman" w:hAnsi="Arial" w:cs="Arial"/>
      <w:b/>
      <w:bCs/>
      <w:i/>
      <w:sz w:val="18"/>
      <w:szCs w:val="20"/>
    </w:rPr>
  </w:style>
  <w:style w:type="paragraph" w:styleId="TOC1">
    <w:name w:val="toc 1"/>
    <w:basedOn w:val="Normal"/>
    <w:next w:val="Normal"/>
    <w:autoRedefine/>
    <w:uiPriority w:val="39"/>
    <w:rsid w:val="00F6682E"/>
    <w:pPr>
      <w:tabs>
        <w:tab w:val="left" w:pos="400"/>
        <w:tab w:val="left" w:pos="450"/>
        <w:tab w:val="right" w:leader="dot" w:pos="8820"/>
      </w:tabs>
      <w:spacing w:before="120" w:after="120"/>
    </w:pPr>
    <w:rPr>
      <w:b/>
      <w:caps/>
      <w:noProof/>
      <w:szCs w:val="28"/>
    </w:rPr>
  </w:style>
  <w:style w:type="paragraph" w:styleId="Header">
    <w:name w:val="header"/>
    <w:basedOn w:val="Normal"/>
    <w:link w:val="HeaderChar"/>
    <w:rsid w:val="00F6682E"/>
    <w:pPr>
      <w:tabs>
        <w:tab w:val="center" w:pos="4320"/>
        <w:tab w:val="right" w:pos="8640"/>
      </w:tabs>
    </w:pPr>
  </w:style>
  <w:style w:type="character" w:customStyle="1" w:styleId="HeaderChar">
    <w:name w:val="Header Char"/>
    <w:basedOn w:val="DefaultParagraphFont"/>
    <w:link w:val="Header"/>
    <w:rsid w:val="00F6682E"/>
    <w:rPr>
      <w:rFonts w:ascii="Arial" w:eastAsia="Times New Roman" w:hAnsi="Arial" w:cs="Arial"/>
      <w:bCs/>
      <w:sz w:val="24"/>
      <w:szCs w:val="20"/>
    </w:rPr>
  </w:style>
  <w:style w:type="paragraph" w:styleId="Footer">
    <w:name w:val="footer"/>
    <w:basedOn w:val="Normal"/>
    <w:link w:val="FooterChar"/>
    <w:rsid w:val="00F6682E"/>
    <w:pPr>
      <w:tabs>
        <w:tab w:val="center" w:pos="4320"/>
        <w:tab w:val="right" w:pos="8640"/>
      </w:tabs>
    </w:pPr>
  </w:style>
  <w:style w:type="character" w:customStyle="1" w:styleId="FooterChar">
    <w:name w:val="Footer Char"/>
    <w:basedOn w:val="DefaultParagraphFont"/>
    <w:link w:val="Footer"/>
    <w:rsid w:val="00F6682E"/>
    <w:rPr>
      <w:rFonts w:ascii="Arial" w:eastAsia="Times New Roman" w:hAnsi="Arial" w:cs="Arial"/>
      <w:bCs/>
      <w:sz w:val="24"/>
      <w:szCs w:val="20"/>
    </w:rPr>
  </w:style>
  <w:style w:type="character" w:styleId="PageNumber">
    <w:name w:val="page number"/>
    <w:rsid w:val="00F6682E"/>
    <w:rPr>
      <w:rFonts w:ascii="Arial" w:hAnsi="Arial"/>
      <w:sz w:val="20"/>
    </w:rPr>
  </w:style>
  <w:style w:type="paragraph" w:customStyle="1" w:styleId="BodyTextKeep">
    <w:name w:val="Body Text Keep"/>
    <w:basedOn w:val="BodyText"/>
    <w:rsid w:val="00F6682E"/>
    <w:pPr>
      <w:keepNext/>
      <w:spacing w:after="220" w:line="220" w:lineRule="atLeast"/>
      <w:ind w:left="1080"/>
      <w:jc w:val="left"/>
    </w:pPr>
    <w:rPr>
      <w:sz w:val="24"/>
    </w:rPr>
  </w:style>
  <w:style w:type="paragraph" w:styleId="BodyText">
    <w:name w:val="Body Text"/>
    <w:basedOn w:val="Normal"/>
    <w:link w:val="BodyTextChar"/>
    <w:rsid w:val="00F6682E"/>
    <w:pPr>
      <w:jc w:val="center"/>
    </w:pPr>
    <w:rPr>
      <w:sz w:val="72"/>
    </w:rPr>
  </w:style>
  <w:style w:type="character" w:customStyle="1" w:styleId="BodyTextChar">
    <w:name w:val="Body Text Char"/>
    <w:basedOn w:val="DefaultParagraphFont"/>
    <w:link w:val="BodyText"/>
    <w:rsid w:val="00F6682E"/>
    <w:rPr>
      <w:rFonts w:ascii="Arial" w:eastAsia="Times New Roman" w:hAnsi="Arial" w:cs="Arial"/>
      <w:bCs/>
      <w:sz w:val="72"/>
      <w:szCs w:val="20"/>
    </w:rPr>
  </w:style>
  <w:style w:type="paragraph" w:styleId="BodyText2">
    <w:name w:val="Body Text 2"/>
    <w:basedOn w:val="Normal"/>
    <w:link w:val="BodyText2Char"/>
    <w:rsid w:val="00F6682E"/>
  </w:style>
  <w:style w:type="character" w:customStyle="1" w:styleId="BodyText2Char">
    <w:name w:val="Body Text 2 Char"/>
    <w:basedOn w:val="DefaultParagraphFont"/>
    <w:link w:val="BodyText2"/>
    <w:rsid w:val="00F6682E"/>
    <w:rPr>
      <w:rFonts w:ascii="Arial" w:eastAsia="Times New Roman" w:hAnsi="Arial" w:cs="Arial"/>
      <w:bCs/>
      <w:sz w:val="24"/>
      <w:szCs w:val="20"/>
    </w:rPr>
  </w:style>
  <w:style w:type="paragraph" w:styleId="BodyText3">
    <w:name w:val="Body Text 3"/>
    <w:basedOn w:val="Normal"/>
    <w:link w:val="BodyText3Char"/>
    <w:rsid w:val="00F6682E"/>
    <w:rPr>
      <w:color w:val="0000FF"/>
    </w:rPr>
  </w:style>
  <w:style w:type="character" w:customStyle="1" w:styleId="BodyText3Char">
    <w:name w:val="Body Text 3 Char"/>
    <w:basedOn w:val="DefaultParagraphFont"/>
    <w:link w:val="BodyText3"/>
    <w:rsid w:val="00F6682E"/>
    <w:rPr>
      <w:rFonts w:ascii="Arial" w:eastAsia="Times New Roman" w:hAnsi="Arial" w:cs="Arial"/>
      <w:bCs/>
      <w:color w:val="0000FF"/>
      <w:sz w:val="24"/>
      <w:szCs w:val="20"/>
    </w:rPr>
  </w:style>
  <w:style w:type="character" w:styleId="FollowedHyperlink">
    <w:name w:val="FollowedHyperlink"/>
    <w:rsid w:val="00F6682E"/>
    <w:rPr>
      <w:rFonts w:ascii="Arial" w:hAnsi="Arial"/>
      <w:color w:val="800080"/>
      <w:u w:val="single"/>
    </w:rPr>
  </w:style>
  <w:style w:type="paragraph" w:customStyle="1" w:styleId="HelpInfo">
    <w:name w:val="Help Info"/>
    <w:basedOn w:val="Normal"/>
    <w:rsid w:val="00F6682E"/>
    <w:rPr>
      <w:i/>
      <w:color w:val="0000FF"/>
    </w:rPr>
  </w:style>
  <w:style w:type="character" w:styleId="Hyperlink">
    <w:name w:val="Hyperlink"/>
    <w:uiPriority w:val="99"/>
    <w:rsid w:val="00F6682E"/>
    <w:rPr>
      <w:rFonts w:ascii="Arial" w:hAnsi="Arial"/>
      <w:color w:val="0000FF"/>
      <w:u w:val="single"/>
    </w:rPr>
  </w:style>
  <w:style w:type="paragraph" w:styleId="IndexHeading">
    <w:name w:val="index heading"/>
    <w:basedOn w:val="Normal"/>
    <w:next w:val="Index1"/>
    <w:semiHidden/>
    <w:rsid w:val="00F6682E"/>
  </w:style>
  <w:style w:type="paragraph" w:styleId="Index1">
    <w:name w:val="index 1"/>
    <w:basedOn w:val="Normal"/>
    <w:next w:val="Normal"/>
    <w:autoRedefine/>
    <w:semiHidden/>
    <w:rsid w:val="00F6682E"/>
    <w:pPr>
      <w:ind w:left="240" w:hanging="240"/>
    </w:pPr>
  </w:style>
  <w:style w:type="paragraph" w:customStyle="1" w:styleId="ReturnAddress">
    <w:name w:val="Return Address"/>
    <w:basedOn w:val="Normal"/>
    <w:rsid w:val="00F6682E"/>
    <w:pPr>
      <w:keepLines/>
      <w:framePr w:w="2160" w:h="1200" w:wrap="notBeside" w:vAnchor="page" w:hAnchor="page" w:x="9241" w:y="673" w:anchorLock="1"/>
      <w:spacing w:line="220" w:lineRule="atLeast"/>
    </w:pPr>
    <w:rPr>
      <w:sz w:val="16"/>
    </w:rPr>
  </w:style>
  <w:style w:type="paragraph" w:customStyle="1" w:styleId="SampleText">
    <w:name w:val="Sample Text"/>
    <w:basedOn w:val="Normal"/>
    <w:rsid w:val="00F6682E"/>
    <w:rPr>
      <w:rFonts w:cs="Times New Roman"/>
      <w:bCs w:val="0"/>
      <w:color w:val="339966"/>
    </w:rPr>
  </w:style>
  <w:style w:type="paragraph" w:styleId="TOC2">
    <w:name w:val="toc 2"/>
    <w:basedOn w:val="Normal"/>
    <w:next w:val="Normal"/>
    <w:autoRedefine/>
    <w:uiPriority w:val="39"/>
    <w:rsid w:val="00F6682E"/>
    <w:pPr>
      <w:tabs>
        <w:tab w:val="left" w:pos="960"/>
        <w:tab w:val="right" w:leader="dot" w:pos="8820"/>
      </w:tabs>
      <w:ind w:left="200"/>
    </w:pPr>
    <w:rPr>
      <w:smallCaps/>
      <w:noProof/>
      <w:szCs w:val="24"/>
    </w:rPr>
  </w:style>
  <w:style w:type="character" w:customStyle="1" w:styleId="PlaceHolder">
    <w:name w:val="Place Holder"/>
    <w:rsid w:val="00F6682E"/>
    <w:rPr>
      <w:b/>
      <w:i/>
      <w:color w:val="0000FF"/>
    </w:rPr>
  </w:style>
  <w:style w:type="paragraph" w:styleId="CommentText">
    <w:name w:val="annotation text"/>
    <w:basedOn w:val="Normal"/>
    <w:link w:val="CommentTextChar"/>
    <w:semiHidden/>
    <w:rsid w:val="00F6682E"/>
    <w:rPr>
      <w:sz w:val="16"/>
    </w:rPr>
  </w:style>
  <w:style w:type="character" w:customStyle="1" w:styleId="CommentTextChar">
    <w:name w:val="Comment Text Char"/>
    <w:basedOn w:val="DefaultParagraphFont"/>
    <w:link w:val="CommentText"/>
    <w:semiHidden/>
    <w:rsid w:val="00F6682E"/>
    <w:rPr>
      <w:rFonts w:ascii="Arial" w:eastAsia="Times New Roman" w:hAnsi="Arial" w:cs="Arial"/>
      <w:bCs/>
      <w:sz w:val="16"/>
      <w:szCs w:val="20"/>
    </w:rPr>
  </w:style>
  <w:style w:type="paragraph" w:styleId="NormalWeb">
    <w:name w:val="Normal (Web)"/>
    <w:basedOn w:val="Normal"/>
    <w:uiPriority w:val="99"/>
    <w:rsid w:val="00F6682E"/>
    <w:pPr>
      <w:spacing w:before="100" w:beforeAutospacing="1" w:after="100" w:afterAutospacing="1"/>
    </w:pPr>
    <w:rPr>
      <w:rFonts w:ascii="Arial Unicode MS" w:eastAsia="Arial Unicode MS" w:hAnsi="Arial Unicode MS" w:cs="Arial Unicode MS"/>
      <w:bCs w:val="0"/>
      <w:szCs w:val="24"/>
    </w:rPr>
  </w:style>
  <w:style w:type="paragraph" w:customStyle="1" w:styleId="NormalComment">
    <w:name w:val="Normal Comment"/>
    <w:basedOn w:val="Normal"/>
    <w:rsid w:val="00F6682E"/>
    <w:pPr>
      <w:overflowPunct w:val="0"/>
      <w:autoSpaceDE w:val="0"/>
      <w:autoSpaceDN w:val="0"/>
      <w:adjustRightInd w:val="0"/>
      <w:textAlignment w:val="baseline"/>
    </w:pPr>
    <w:rPr>
      <w:rFonts w:cs="Times New Roman"/>
      <w:bCs w:val="0"/>
      <w:color w:val="FF0000"/>
      <w:sz w:val="20"/>
    </w:rPr>
  </w:style>
  <w:style w:type="paragraph" w:styleId="BlockText">
    <w:name w:val="Block Text"/>
    <w:basedOn w:val="Normal"/>
    <w:rsid w:val="00F6682E"/>
    <w:pPr>
      <w:ind w:left="630" w:right="-360"/>
    </w:pPr>
    <w:rPr>
      <w:rFonts w:ascii="Times New Roman" w:hAnsi="Times New Roman" w:cs="Times New Roman"/>
      <w:bCs w:val="0"/>
      <w:sz w:val="20"/>
    </w:rPr>
  </w:style>
  <w:style w:type="paragraph" w:customStyle="1" w:styleId="TableText">
    <w:name w:val="TableText"/>
    <w:basedOn w:val="CommentText"/>
    <w:rsid w:val="00F6682E"/>
    <w:pPr>
      <w:spacing w:before="120" w:after="120"/>
    </w:pPr>
    <w:rPr>
      <w:rFonts w:cs="Times New Roman"/>
      <w:bCs w:val="0"/>
    </w:rPr>
  </w:style>
  <w:style w:type="character" w:customStyle="1" w:styleId="BalloonTextChar">
    <w:name w:val="Balloon Text Char"/>
    <w:basedOn w:val="DefaultParagraphFont"/>
    <w:link w:val="BalloonText"/>
    <w:semiHidden/>
    <w:rsid w:val="00F6682E"/>
    <w:rPr>
      <w:rFonts w:ascii="Tahoma" w:eastAsia="Times New Roman" w:hAnsi="Tahoma" w:cs="Tahoma"/>
      <w:bCs/>
      <w:sz w:val="16"/>
      <w:szCs w:val="16"/>
    </w:rPr>
  </w:style>
  <w:style w:type="paragraph" w:styleId="BalloonText">
    <w:name w:val="Balloon Text"/>
    <w:basedOn w:val="Normal"/>
    <w:link w:val="BalloonTextChar"/>
    <w:semiHidden/>
    <w:rsid w:val="00F6682E"/>
    <w:rPr>
      <w:rFonts w:ascii="Tahoma" w:hAnsi="Tahoma" w:cs="Tahoma"/>
      <w:sz w:val="16"/>
      <w:szCs w:val="16"/>
    </w:rPr>
  </w:style>
  <w:style w:type="paragraph" w:customStyle="1" w:styleId="InfoBlue">
    <w:name w:val="InfoBlue"/>
    <w:basedOn w:val="Normal"/>
    <w:next w:val="BodyText"/>
    <w:autoRedefine/>
    <w:rsid w:val="00F6682E"/>
    <w:pPr>
      <w:widowControl w:val="0"/>
      <w:tabs>
        <w:tab w:val="left" w:pos="540"/>
        <w:tab w:val="left" w:pos="1260"/>
      </w:tabs>
      <w:spacing w:after="120" w:line="240" w:lineRule="atLeast"/>
    </w:pPr>
    <w:rPr>
      <w:rFonts w:cs="Times New Roman"/>
      <w:bCs w:val="0"/>
      <w:i/>
      <w:color w:val="0000FF"/>
    </w:rPr>
  </w:style>
  <w:style w:type="paragraph" w:styleId="DocumentMap">
    <w:name w:val="Document Map"/>
    <w:basedOn w:val="Normal"/>
    <w:link w:val="DocumentMapChar"/>
    <w:semiHidden/>
    <w:rsid w:val="00F6682E"/>
    <w:pPr>
      <w:shd w:val="clear" w:color="auto" w:fill="000080"/>
    </w:pPr>
    <w:rPr>
      <w:rFonts w:ascii="Tahoma" w:hAnsi="Tahoma" w:cs="Tahoma"/>
      <w:sz w:val="20"/>
    </w:rPr>
  </w:style>
  <w:style w:type="character" w:customStyle="1" w:styleId="DocumentMapChar">
    <w:name w:val="Document Map Char"/>
    <w:basedOn w:val="DefaultParagraphFont"/>
    <w:link w:val="DocumentMap"/>
    <w:semiHidden/>
    <w:rsid w:val="00F6682E"/>
    <w:rPr>
      <w:rFonts w:ascii="Tahoma" w:eastAsia="Times New Roman" w:hAnsi="Tahoma" w:cs="Tahoma"/>
      <w:bCs/>
      <w:sz w:val="20"/>
      <w:szCs w:val="20"/>
      <w:shd w:val="clear" w:color="auto" w:fill="000080"/>
    </w:rPr>
  </w:style>
  <w:style w:type="paragraph" w:styleId="Caption">
    <w:name w:val="caption"/>
    <w:basedOn w:val="Normal"/>
    <w:next w:val="Normal"/>
    <w:link w:val="CaptionChar"/>
    <w:qFormat/>
    <w:rsid w:val="00F6682E"/>
    <w:pPr>
      <w:suppressAutoHyphens/>
      <w:spacing w:before="120" w:after="120"/>
      <w:jc w:val="left"/>
    </w:pPr>
    <w:rPr>
      <w:rFonts w:ascii="Times New Roman" w:hAnsi="Times New Roman" w:cs="Times New Roman"/>
      <w:b/>
      <w:sz w:val="22"/>
      <w:lang w:eastAsia="ar-SA"/>
    </w:rPr>
  </w:style>
  <w:style w:type="character" w:customStyle="1" w:styleId="CaptionChar">
    <w:name w:val="Caption Char"/>
    <w:link w:val="Caption"/>
    <w:locked/>
    <w:rsid w:val="00F6682E"/>
    <w:rPr>
      <w:rFonts w:ascii="Times New Roman" w:eastAsia="Times New Roman" w:hAnsi="Times New Roman" w:cs="Times New Roman"/>
      <w:b/>
      <w:bCs/>
      <w:szCs w:val="20"/>
      <w:lang w:eastAsia="ar-SA"/>
    </w:rPr>
  </w:style>
  <w:style w:type="paragraph" w:customStyle="1" w:styleId="Table1">
    <w:name w:val="Table1"/>
    <w:basedOn w:val="Normal"/>
    <w:rsid w:val="00F6682E"/>
    <w:pPr>
      <w:jc w:val="left"/>
    </w:pPr>
    <w:rPr>
      <w:rFonts w:cs="Times New Roman"/>
      <w:b/>
      <w:bCs w:val="0"/>
      <w:i/>
      <w:color w:val="000000"/>
      <w:sz w:val="20"/>
    </w:rPr>
  </w:style>
  <w:style w:type="paragraph" w:customStyle="1" w:styleId="Table1Input">
    <w:name w:val="Table1 Input"/>
    <w:basedOn w:val="Table1"/>
    <w:rsid w:val="00F6682E"/>
    <w:rPr>
      <w:color w:val="FF0000"/>
    </w:rPr>
  </w:style>
  <w:style w:type="character" w:styleId="Emphasis">
    <w:name w:val="Emphasis"/>
    <w:qFormat/>
    <w:rsid w:val="00F6682E"/>
    <w:rPr>
      <w:i/>
      <w:iCs/>
    </w:rPr>
  </w:style>
  <w:style w:type="paragraph" w:customStyle="1" w:styleId="OSDNormal">
    <w:name w:val="OSD_Normal"/>
    <w:basedOn w:val="BodyText"/>
    <w:link w:val="OSDNormalChar"/>
    <w:autoRedefine/>
    <w:rsid w:val="00F6682E"/>
    <w:pPr>
      <w:keepLines/>
      <w:tabs>
        <w:tab w:val="left" w:pos="1318"/>
      </w:tabs>
      <w:overflowPunct w:val="0"/>
      <w:autoSpaceDE w:val="0"/>
      <w:autoSpaceDN w:val="0"/>
      <w:adjustRightInd w:val="0"/>
      <w:spacing w:after="120"/>
      <w:jc w:val="left"/>
    </w:pPr>
    <w:rPr>
      <w:rFonts w:cs="Times New Roman"/>
      <w:iCs/>
      <w:sz w:val="20"/>
    </w:rPr>
  </w:style>
  <w:style w:type="character" w:customStyle="1" w:styleId="OSDNormalChar">
    <w:name w:val="OSD_Normal Char"/>
    <w:link w:val="OSDNormal"/>
    <w:rsid w:val="00F6682E"/>
    <w:rPr>
      <w:rFonts w:ascii="Arial" w:eastAsia="Times New Roman" w:hAnsi="Arial" w:cs="Times New Roman"/>
      <w:bCs/>
      <w:iCs/>
      <w:sz w:val="20"/>
      <w:szCs w:val="20"/>
    </w:rPr>
  </w:style>
  <w:style w:type="character" w:customStyle="1" w:styleId="OSDNormalBold">
    <w:name w:val="OSD_Normal Bold"/>
    <w:rsid w:val="00F6682E"/>
    <w:rPr>
      <w:rFonts w:ascii="Arial" w:hAnsi="Arial"/>
      <w:b/>
      <w:bCs/>
      <w:iCs/>
      <w:sz w:val="24"/>
      <w:lang w:val="en-GB" w:eastAsia="en-US" w:bidi="ar-SA"/>
    </w:rPr>
  </w:style>
  <w:style w:type="paragraph" w:customStyle="1" w:styleId="OSDHeading2">
    <w:name w:val="OSD_Heading2"/>
    <w:basedOn w:val="Heading2"/>
    <w:rsid w:val="00F6682E"/>
    <w:pPr>
      <w:keepLines/>
      <w:overflowPunct w:val="0"/>
      <w:autoSpaceDE w:val="0"/>
      <w:autoSpaceDN w:val="0"/>
      <w:adjustRightInd w:val="0"/>
      <w:spacing w:after="120"/>
      <w:jc w:val="left"/>
    </w:pPr>
    <w:rPr>
      <w:rFonts w:cs="Times New Roman"/>
      <w:i w:val="0"/>
      <w:color w:val="000000"/>
      <w:szCs w:val="24"/>
      <w:lang w:val="en-GB"/>
    </w:rPr>
  </w:style>
  <w:style w:type="paragraph" w:styleId="ListParagraph">
    <w:name w:val="List Paragraph"/>
    <w:basedOn w:val="Normal"/>
    <w:link w:val="ListParagraphChar"/>
    <w:uiPriority w:val="34"/>
    <w:qFormat/>
    <w:rsid w:val="00F6682E"/>
    <w:pPr>
      <w:ind w:left="720"/>
      <w:contextualSpacing/>
    </w:pPr>
  </w:style>
  <w:style w:type="character" w:customStyle="1" w:styleId="ListParagraphChar">
    <w:name w:val="List Paragraph Char"/>
    <w:basedOn w:val="DefaultParagraphFont"/>
    <w:link w:val="ListParagraph"/>
    <w:uiPriority w:val="34"/>
    <w:rsid w:val="00F6682E"/>
    <w:rPr>
      <w:rFonts w:ascii="Arial" w:eastAsia="Times New Roman" w:hAnsi="Arial" w:cs="Arial"/>
      <w:bCs/>
      <w:sz w:val="24"/>
      <w:szCs w:val="20"/>
    </w:rPr>
  </w:style>
  <w:style w:type="table" w:styleId="TableGrid">
    <w:name w:val="Table Grid"/>
    <w:basedOn w:val="TableNormal"/>
    <w:rsid w:val="00F6682E"/>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rsid w:val="00F6682E"/>
    <w:rPr>
      <w:b/>
      <w:sz w:val="20"/>
    </w:rPr>
  </w:style>
  <w:style w:type="character" w:customStyle="1" w:styleId="CommentSubjectChar">
    <w:name w:val="Comment Subject Char"/>
    <w:basedOn w:val="CommentTextChar"/>
    <w:link w:val="CommentSubject"/>
    <w:rsid w:val="00F6682E"/>
    <w:rPr>
      <w:rFonts w:ascii="Arial" w:eastAsia="Times New Roman" w:hAnsi="Arial" w:cs="Arial"/>
      <w:b/>
      <w:bCs/>
      <w:sz w:val="20"/>
      <w:szCs w:val="20"/>
    </w:rPr>
  </w:style>
  <w:style w:type="paragraph" w:customStyle="1" w:styleId="SubHeading">
    <w:name w:val="SubHeading"/>
    <w:basedOn w:val="Normal"/>
    <w:next w:val="Normal"/>
    <w:rsid w:val="00F6682E"/>
    <w:pPr>
      <w:keepNext/>
      <w:spacing w:before="60" w:after="240"/>
      <w:jc w:val="left"/>
    </w:pPr>
    <w:rPr>
      <w:rFonts w:ascii="Times New Roman" w:hAnsi="Times New Roman" w:cs="Times New Roman"/>
      <w:b/>
      <w:bCs w:val="0"/>
      <w:sz w:val="20"/>
      <w:lang w:val="en-GB" w:eastAsia="en-GB"/>
    </w:rPr>
  </w:style>
  <w:style w:type="paragraph" w:styleId="ListBullet">
    <w:name w:val="List Bullet"/>
    <w:basedOn w:val="Normal"/>
    <w:unhideWhenUsed/>
    <w:rsid w:val="00F6682E"/>
    <w:pPr>
      <w:numPr>
        <w:numId w:val="13"/>
      </w:numPr>
      <w:contextualSpacing/>
    </w:pPr>
  </w:style>
  <w:style w:type="paragraph" w:customStyle="1" w:styleId="Bodycopy">
    <w:name w:val="Body copy"/>
    <w:link w:val="BodycopyChar"/>
    <w:qFormat/>
    <w:rsid w:val="00F6682E"/>
    <w:pPr>
      <w:spacing w:after="120" w:line="240" w:lineRule="auto"/>
    </w:pPr>
    <w:rPr>
      <w:rFonts w:ascii="Arial" w:eastAsia="Times" w:hAnsi="Arial" w:cs="Times New Roman"/>
      <w:color w:val="000000"/>
      <w:sz w:val="20"/>
      <w:szCs w:val="20"/>
    </w:rPr>
  </w:style>
  <w:style w:type="character" w:customStyle="1" w:styleId="BodycopyChar">
    <w:name w:val="Body copy Char"/>
    <w:basedOn w:val="DefaultParagraphFont"/>
    <w:link w:val="Bodycopy"/>
    <w:rsid w:val="00F6682E"/>
    <w:rPr>
      <w:rFonts w:ascii="Arial" w:eastAsia="Times" w:hAnsi="Arial" w:cs="Times New Roman"/>
      <w:color w:val="000000"/>
      <w:sz w:val="20"/>
      <w:szCs w:val="20"/>
    </w:rPr>
  </w:style>
  <w:style w:type="paragraph" w:customStyle="1" w:styleId="Tablehead1">
    <w:name w:val="Tablehead1"/>
    <w:basedOn w:val="Normal"/>
    <w:qFormat/>
    <w:rsid w:val="00F6682E"/>
    <w:pPr>
      <w:keepNext/>
      <w:spacing w:before="60" w:after="60"/>
      <w:jc w:val="center"/>
    </w:pPr>
    <w:rPr>
      <w:rFonts w:ascii="Arial Bold" w:hAnsi="Arial Bold" w:cs="Times New Roman"/>
      <w:b/>
      <w:color w:val="FFFFFF"/>
      <w:sz w:val="18"/>
    </w:rPr>
  </w:style>
  <w:style w:type="character" w:styleId="CommentReference">
    <w:name w:val="annotation reference"/>
    <w:semiHidden/>
    <w:rsid w:val="005A1320"/>
    <w:rPr>
      <w:sz w:val="16"/>
      <w:szCs w:val="16"/>
    </w:rPr>
  </w:style>
  <w:style w:type="paragraph" w:styleId="TOC6">
    <w:name w:val="toc 6"/>
    <w:basedOn w:val="Normal"/>
    <w:next w:val="Normal"/>
    <w:autoRedefine/>
    <w:semiHidden/>
    <w:unhideWhenUsed/>
    <w:rsid w:val="00A44324"/>
    <w:pPr>
      <w:spacing w:after="100"/>
      <w:ind w:left="1200"/>
    </w:pPr>
  </w:style>
  <w:style w:type="paragraph" w:styleId="Revision">
    <w:name w:val="Revision"/>
    <w:hidden/>
    <w:uiPriority w:val="99"/>
    <w:semiHidden/>
    <w:rsid w:val="00E02564"/>
    <w:pPr>
      <w:spacing w:after="0" w:line="240" w:lineRule="auto"/>
    </w:pPr>
    <w:rPr>
      <w:rFonts w:ascii="Arial" w:eastAsia="Times New Roman" w:hAnsi="Arial" w:cs="Arial"/>
      <w:bCs/>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142611">
      <w:bodyDiv w:val="1"/>
      <w:marLeft w:val="0"/>
      <w:marRight w:val="0"/>
      <w:marTop w:val="0"/>
      <w:marBottom w:val="0"/>
      <w:divBdr>
        <w:top w:val="none" w:sz="0" w:space="0" w:color="auto"/>
        <w:left w:val="none" w:sz="0" w:space="0" w:color="auto"/>
        <w:bottom w:val="none" w:sz="0" w:space="0" w:color="auto"/>
        <w:right w:val="none" w:sz="0" w:space="0" w:color="auto"/>
      </w:divBdr>
    </w:div>
    <w:div w:id="347222665">
      <w:bodyDiv w:val="1"/>
      <w:marLeft w:val="0"/>
      <w:marRight w:val="0"/>
      <w:marTop w:val="0"/>
      <w:marBottom w:val="0"/>
      <w:divBdr>
        <w:top w:val="none" w:sz="0" w:space="0" w:color="auto"/>
        <w:left w:val="none" w:sz="0" w:space="0" w:color="auto"/>
        <w:bottom w:val="none" w:sz="0" w:space="0" w:color="auto"/>
        <w:right w:val="none" w:sz="0" w:space="0" w:color="auto"/>
      </w:divBdr>
    </w:div>
    <w:div w:id="451218272">
      <w:bodyDiv w:val="1"/>
      <w:marLeft w:val="0"/>
      <w:marRight w:val="0"/>
      <w:marTop w:val="0"/>
      <w:marBottom w:val="0"/>
      <w:divBdr>
        <w:top w:val="none" w:sz="0" w:space="0" w:color="auto"/>
        <w:left w:val="none" w:sz="0" w:space="0" w:color="auto"/>
        <w:bottom w:val="none" w:sz="0" w:space="0" w:color="auto"/>
        <w:right w:val="none" w:sz="0" w:space="0" w:color="auto"/>
      </w:divBdr>
    </w:div>
    <w:div w:id="513039827">
      <w:bodyDiv w:val="1"/>
      <w:marLeft w:val="0"/>
      <w:marRight w:val="0"/>
      <w:marTop w:val="0"/>
      <w:marBottom w:val="0"/>
      <w:divBdr>
        <w:top w:val="none" w:sz="0" w:space="0" w:color="auto"/>
        <w:left w:val="none" w:sz="0" w:space="0" w:color="auto"/>
        <w:bottom w:val="none" w:sz="0" w:space="0" w:color="auto"/>
        <w:right w:val="none" w:sz="0" w:space="0" w:color="auto"/>
      </w:divBdr>
    </w:div>
    <w:div w:id="642350574">
      <w:bodyDiv w:val="1"/>
      <w:marLeft w:val="0"/>
      <w:marRight w:val="0"/>
      <w:marTop w:val="0"/>
      <w:marBottom w:val="0"/>
      <w:divBdr>
        <w:top w:val="none" w:sz="0" w:space="0" w:color="auto"/>
        <w:left w:val="none" w:sz="0" w:space="0" w:color="auto"/>
        <w:bottom w:val="none" w:sz="0" w:space="0" w:color="auto"/>
        <w:right w:val="none" w:sz="0" w:space="0" w:color="auto"/>
      </w:divBdr>
    </w:div>
    <w:div w:id="642853083">
      <w:bodyDiv w:val="1"/>
      <w:marLeft w:val="0"/>
      <w:marRight w:val="0"/>
      <w:marTop w:val="0"/>
      <w:marBottom w:val="0"/>
      <w:divBdr>
        <w:top w:val="none" w:sz="0" w:space="0" w:color="auto"/>
        <w:left w:val="none" w:sz="0" w:space="0" w:color="auto"/>
        <w:bottom w:val="none" w:sz="0" w:space="0" w:color="auto"/>
        <w:right w:val="none" w:sz="0" w:space="0" w:color="auto"/>
      </w:divBdr>
      <w:divsChild>
        <w:div w:id="515537720">
          <w:marLeft w:val="806"/>
          <w:marRight w:val="0"/>
          <w:marTop w:val="200"/>
          <w:marBottom w:val="0"/>
          <w:divBdr>
            <w:top w:val="none" w:sz="0" w:space="0" w:color="auto"/>
            <w:left w:val="none" w:sz="0" w:space="0" w:color="auto"/>
            <w:bottom w:val="none" w:sz="0" w:space="0" w:color="auto"/>
            <w:right w:val="none" w:sz="0" w:space="0" w:color="auto"/>
          </w:divBdr>
        </w:div>
        <w:div w:id="1158807676">
          <w:marLeft w:val="806"/>
          <w:marRight w:val="0"/>
          <w:marTop w:val="200"/>
          <w:marBottom w:val="0"/>
          <w:divBdr>
            <w:top w:val="none" w:sz="0" w:space="0" w:color="auto"/>
            <w:left w:val="none" w:sz="0" w:space="0" w:color="auto"/>
            <w:bottom w:val="none" w:sz="0" w:space="0" w:color="auto"/>
            <w:right w:val="none" w:sz="0" w:space="0" w:color="auto"/>
          </w:divBdr>
        </w:div>
        <w:div w:id="608395105">
          <w:marLeft w:val="1526"/>
          <w:marRight w:val="0"/>
          <w:marTop w:val="100"/>
          <w:marBottom w:val="0"/>
          <w:divBdr>
            <w:top w:val="none" w:sz="0" w:space="0" w:color="auto"/>
            <w:left w:val="none" w:sz="0" w:space="0" w:color="auto"/>
            <w:bottom w:val="none" w:sz="0" w:space="0" w:color="auto"/>
            <w:right w:val="none" w:sz="0" w:space="0" w:color="auto"/>
          </w:divBdr>
        </w:div>
        <w:div w:id="445076553">
          <w:marLeft w:val="2160"/>
          <w:marRight w:val="0"/>
          <w:marTop w:val="100"/>
          <w:marBottom w:val="0"/>
          <w:divBdr>
            <w:top w:val="none" w:sz="0" w:space="0" w:color="auto"/>
            <w:left w:val="none" w:sz="0" w:space="0" w:color="auto"/>
            <w:bottom w:val="none" w:sz="0" w:space="0" w:color="auto"/>
            <w:right w:val="none" w:sz="0" w:space="0" w:color="auto"/>
          </w:divBdr>
        </w:div>
        <w:div w:id="572862345">
          <w:marLeft w:val="806"/>
          <w:marRight w:val="0"/>
          <w:marTop w:val="200"/>
          <w:marBottom w:val="0"/>
          <w:divBdr>
            <w:top w:val="none" w:sz="0" w:space="0" w:color="auto"/>
            <w:left w:val="none" w:sz="0" w:space="0" w:color="auto"/>
            <w:bottom w:val="none" w:sz="0" w:space="0" w:color="auto"/>
            <w:right w:val="none" w:sz="0" w:space="0" w:color="auto"/>
          </w:divBdr>
        </w:div>
        <w:div w:id="1842041380">
          <w:marLeft w:val="1440"/>
          <w:marRight w:val="0"/>
          <w:marTop w:val="100"/>
          <w:marBottom w:val="0"/>
          <w:divBdr>
            <w:top w:val="none" w:sz="0" w:space="0" w:color="auto"/>
            <w:left w:val="none" w:sz="0" w:space="0" w:color="auto"/>
            <w:bottom w:val="none" w:sz="0" w:space="0" w:color="auto"/>
            <w:right w:val="none" w:sz="0" w:space="0" w:color="auto"/>
          </w:divBdr>
        </w:div>
        <w:div w:id="338428643">
          <w:marLeft w:val="806"/>
          <w:marRight w:val="0"/>
          <w:marTop w:val="200"/>
          <w:marBottom w:val="0"/>
          <w:divBdr>
            <w:top w:val="none" w:sz="0" w:space="0" w:color="auto"/>
            <w:left w:val="none" w:sz="0" w:space="0" w:color="auto"/>
            <w:bottom w:val="none" w:sz="0" w:space="0" w:color="auto"/>
            <w:right w:val="none" w:sz="0" w:space="0" w:color="auto"/>
          </w:divBdr>
        </w:div>
        <w:div w:id="56368850">
          <w:marLeft w:val="1440"/>
          <w:marRight w:val="0"/>
          <w:marTop w:val="100"/>
          <w:marBottom w:val="0"/>
          <w:divBdr>
            <w:top w:val="none" w:sz="0" w:space="0" w:color="auto"/>
            <w:left w:val="none" w:sz="0" w:space="0" w:color="auto"/>
            <w:bottom w:val="none" w:sz="0" w:space="0" w:color="auto"/>
            <w:right w:val="none" w:sz="0" w:space="0" w:color="auto"/>
          </w:divBdr>
        </w:div>
        <w:div w:id="1548490257">
          <w:marLeft w:val="806"/>
          <w:marRight w:val="0"/>
          <w:marTop w:val="200"/>
          <w:marBottom w:val="0"/>
          <w:divBdr>
            <w:top w:val="none" w:sz="0" w:space="0" w:color="auto"/>
            <w:left w:val="none" w:sz="0" w:space="0" w:color="auto"/>
            <w:bottom w:val="none" w:sz="0" w:space="0" w:color="auto"/>
            <w:right w:val="none" w:sz="0" w:space="0" w:color="auto"/>
          </w:divBdr>
        </w:div>
        <w:div w:id="109205771">
          <w:marLeft w:val="1440"/>
          <w:marRight w:val="0"/>
          <w:marTop w:val="100"/>
          <w:marBottom w:val="0"/>
          <w:divBdr>
            <w:top w:val="none" w:sz="0" w:space="0" w:color="auto"/>
            <w:left w:val="none" w:sz="0" w:space="0" w:color="auto"/>
            <w:bottom w:val="none" w:sz="0" w:space="0" w:color="auto"/>
            <w:right w:val="none" w:sz="0" w:space="0" w:color="auto"/>
          </w:divBdr>
        </w:div>
      </w:divsChild>
    </w:div>
    <w:div w:id="718553988">
      <w:bodyDiv w:val="1"/>
      <w:marLeft w:val="0"/>
      <w:marRight w:val="0"/>
      <w:marTop w:val="0"/>
      <w:marBottom w:val="0"/>
      <w:divBdr>
        <w:top w:val="none" w:sz="0" w:space="0" w:color="auto"/>
        <w:left w:val="none" w:sz="0" w:space="0" w:color="auto"/>
        <w:bottom w:val="none" w:sz="0" w:space="0" w:color="auto"/>
        <w:right w:val="none" w:sz="0" w:space="0" w:color="auto"/>
      </w:divBdr>
    </w:div>
    <w:div w:id="765468389">
      <w:bodyDiv w:val="1"/>
      <w:marLeft w:val="0"/>
      <w:marRight w:val="0"/>
      <w:marTop w:val="0"/>
      <w:marBottom w:val="0"/>
      <w:divBdr>
        <w:top w:val="none" w:sz="0" w:space="0" w:color="auto"/>
        <w:left w:val="none" w:sz="0" w:space="0" w:color="auto"/>
        <w:bottom w:val="none" w:sz="0" w:space="0" w:color="auto"/>
        <w:right w:val="none" w:sz="0" w:space="0" w:color="auto"/>
      </w:divBdr>
    </w:div>
    <w:div w:id="1008602761">
      <w:bodyDiv w:val="1"/>
      <w:marLeft w:val="0"/>
      <w:marRight w:val="0"/>
      <w:marTop w:val="0"/>
      <w:marBottom w:val="0"/>
      <w:divBdr>
        <w:top w:val="none" w:sz="0" w:space="0" w:color="auto"/>
        <w:left w:val="none" w:sz="0" w:space="0" w:color="auto"/>
        <w:bottom w:val="none" w:sz="0" w:space="0" w:color="auto"/>
        <w:right w:val="none" w:sz="0" w:space="0" w:color="auto"/>
      </w:divBdr>
    </w:div>
    <w:div w:id="1034505708">
      <w:bodyDiv w:val="1"/>
      <w:marLeft w:val="0"/>
      <w:marRight w:val="0"/>
      <w:marTop w:val="0"/>
      <w:marBottom w:val="0"/>
      <w:divBdr>
        <w:top w:val="none" w:sz="0" w:space="0" w:color="auto"/>
        <w:left w:val="none" w:sz="0" w:space="0" w:color="auto"/>
        <w:bottom w:val="none" w:sz="0" w:space="0" w:color="auto"/>
        <w:right w:val="none" w:sz="0" w:space="0" w:color="auto"/>
      </w:divBdr>
    </w:div>
    <w:div w:id="1167742573">
      <w:bodyDiv w:val="1"/>
      <w:marLeft w:val="0"/>
      <w:marRight w:val="0"/>
      <w:marTop w:val="0"/>
      <w:marBottom w:val="0"/>
      <w:divBdr>
        <w:top w:val="none" w:sz="0" w:space="0" w:color="auto"/>
        <w:left w:val="none" w:sz="0" w:space="0" w:color="auto"/>
        <w:bottom w:val="none" w:sz="0" w:space="0" w:color="auto"/>
        <w:right w:val="none" w:sz="0" w:space="0" w:color="auto"/>
      </w:divBdr>
    </w:div>
    <w:div w:id="1234245093">
      <w:bodyDiv w:val="1"/>
      <w:marLeft w:val="0"/>
      <w:marRight w:val="0"/>
      <w:marTop w:val="0"/>
      <w:marBottom w:val="0"/>
      <w:divBdr>
        <w:top w:val="none" w:sz="0" w:space="0" w:color="auto"/>
        <w:left w:val="none" w:sz="0" w:space="0" w:color="auto"/>
        <w:bottom w:val="none" w:sz="0" w:space="0" w:color="auto"/>
        <w:right w:val="none" w:sz="0" w:space="0" w:color="auto"/>
      </w:divBdr>
    </w:div>
    <w:div w:id="1636717052">
      <w:bodyDiv w:val="1"/>
      <w:marLeft w:val="0"/>
      <w:marRight w:val="0"/>
      <w:marTop w:val="0"/>
      <w:marBottom w:val="0"/>
      <w:divBdr>
        <w:top w:val="none" w:sz="0" w:space="0" w:color="auto"/>
        <w:left w:val="none" w:sz="0" w:space="0" w:color="auto"/>
        <w:bottom w:val="none" w:sz="0" w:space="0" w:color="auto"/>
        <w:right w:val="none" w:sz="0" w:space="0" w:color="auto"/>
      </w:divBdr>
    </w:div>
    <w:div w:id="207226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Info@techprov.com" TargetMode="External"/><Relationship Id="rId18" Type="http://schemas.openxmlformats.org/officeDocument/2006/relationships/package" Target="embeddings/Microsoft_Visio_Drawing1.vsdx"/><Relationship Id="rId26" Type="http://schemas.openxmlformats.org/officeDocument/2006/relationships/package" Target="embeddings/Microsoft_Excel_Worksheet5.xlsx"/><Relationship Id="rId39" Type="http://schemas.openxmlformats.org/officeDocument/2006/relationships/hyperlink" Target="https://serveusa.sharepoint.com/sites/HomeServe/GlobalResources/GlobalProjects/Ensura/_layouts/15/WopiFrame.aspx?sourcedoc=%7bCB592CF8-1159-4741-B2A8-36165F0480BC%7d&amp;file=Unity%20Error%20Catalogue.xlsx&amp;action=default" TargetMode="External"/><Relationship Id="rId3" Type="http://schemas.openxmlformats.org/officeDocument/2006/relationships/customXml" Target="../customXml/item3.xml"/><Relationship Id="rId21" Type="http://schemas.openxmlformats.org/officeDocument/2006/relationships/image" Target="media/image5.emf"/><Relationship Id="rId34" Type="http://schemas.openxmlformats.org/officeDocument/2006/relationships/image" Target="media/image11.emf"/><Relationship Id="rId42" Type="http://schemas.openxmlformats.org/officeDocument/2006/relationships/image" Target="media/image13.emf"/><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hyperlink" Target="http://confluence.hgb.hs.int:8090/display/DEV/SOAP+Messaging+Development+Practices" TargetMode="External"/><Relationship Id="rId38" Type="http://schemas.openxmlformats.org/officeDocument/2006/relationships/hyperlink" Target="https://serveusa.sharepoint.com/sites/HomeServe/GlobalResources/GlobalProjects/Ensura/_layouts/15/WopiFrame.aspx?sourcedoc=%7bF9916697-43F7-4C99-8DFC-523A7AD19D3D%7d&amp;file=Unity%20Metadata%20Catalogue.xlsx&amp;action=default" TargetMode="External"/><Relationship Id="rId46" Type="http://schemas.openxmlformats.org/officeDocument/2006/relationships/footer" Target="footer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package" Target="embeddings/Microsoft_Visio_Drawing2.vsdx"/><Relationship Id="rId29" Type="http://schemas.openxmlformats.org/officeDocument/2006/relationships/image" Target="media/image9.emf"/><Relationship Id="rId41" Type="http://schemas.openxmlformats.org/officeDocument/2006/relationships/package" Target="embeddings/Microsoft_PowerPoint_Presentation9.ppt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package" Target="embeddings/Microsoft_Excel_Worksheet4.xlsx"/><Relationship Id="rId32" Type="http://schemas.openxmlformats.org/officeDocument/2006/relationships/package" Target="embeddings/Microsoft_Excel_Worksheet8.xlsx"/><Relationship Id="rId37" Type="http://schemas.openxmlformats.org/officeDocument/2006/relationships/hyperlink" Target="http://docs.oasis-open.org/wss/2004/01/oasis-200401-wss-wssecurity-secext-1.0.xsd" TargetMode="External"/><Relationship Id="rId40" Type="http://schemas.openxmlformats.org/officeDocument/2006/relationships/image" Target="media/image12.emf"/><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6.emf"/><Relationship Id="rId28" Type="http://schemas.openxmlformats.org/officeDocument/2006/relationships/package" Target="embeddings/Microsoft_Excel_Worksheet6.xlsx"/><Relationship Id="rId36" Type="http://schemas.openxmlformats.org/officeDocument/2006/relationships/hyperlink" Target="http://confluence.hgb.hs.int:8090/display/DEV/SOAP+Messaging+Development+Practices" TargetMode="External"/><Relationship Id="rId49"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techprov.com" TargetMode="External"/><Relationship Id="rId22" Type="http://schemas.openxmlformats.org/officeDocument/2006/relationships/package" Target="embeddings/Microsoft_Excel_Worksheet3.xlsx"/><Relationship Id="rId27" Type="http://schemas.openxmlformats.org/officeDocument/2006/relationships/image" Target="media/image8.emf"/><Relationship Id="rId30" Type="http://schemas.openxmlformats.org/officeDocument/2006/relationships/package" Target="embeddings/Microsoft_Excel_Worksheet7.xlsx"/><Relationship Id="rId35" Type="http://schemas.openxmlformats.org/officeDocument/2006/relationships/oleObject" Target="embeddings/oleObject1.bin"/><Relationship Id="rId43" Type="http://schemas.openxmlformats.org/officeDocument/2006/relationships/package" Target="embeddings/Microsoft_Excel_Worksheet10.xlsx"/><Relationship Id="rId48" Type="http://schemas.openxmlformats.org/officeDocument/2006/relationships/header" Target="header3.xml"/><Relationship Id="rId8" Type="http://schemas.openxmlformats.org/officeDocument/2006/relationships/webSettings" Target="webSettings.xml"/><Relationship Id="rId51" Type="http://schemas.microsoft.com/office/2011/relationships/people" Target="people.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0cb8ba26-1c37-4b15-8308-f539f7821530">
      <UserInfo>
        <DisplayName/>
        <AccountId xsi:nil="true"/>
        <AccountType/>
      </UserInfo>
    </SharedWithUsers>
    <Owned_x0020_by xmlns="ff3f2bda-1f46-4813-8e7a-41fc78b873b0">
      <UserInfo>
        <DisplayName>Venkata Samavedam</DisplayName>
        <AccountId>336</AccountId>
        <AccountType/>
      </UserInfo>
    </Owned_x0020_by>
    <A_x0026_D_x0020_Doc_x0020_Type xmlns="ff3f2bda-1f46-4813-8e7a-41fc78b873b0">Interface Contract Definition</A_x0026_D_x0020_Doc_x0020_Type>
    <Related_x0020_Use_x0020_Case_x0020_Sets xmlns="ff3f2bda-1f46-4813-8e7a-41fc78b873b0">
      <Value>NA</Value>
    </Related_x0020_Use_x0020_Case_x0020_Sets>
    <Test_x0020_Approvals xmlns="ff3f2bda-1f46-4813-8e7a-41fc78b873b0">
      <Url xsi:nil="true"/>
      <Description xsi:nil="true"/>
    </Test_x0020_Approvals>
    <TaxCatchAll xmlns="0cb8ba26-1c37-4b15-8308-f539f7821530"/>
    <Sub_x002d_Category xmlns="ff3f2bda-1f46-4813-8e7a-41fc78b873b0" xsi:nil="true"/>
    <A_x0026_D_x0020_Platform_x0028_s_x0029_ xmlns="ff3f2bda-1f46-4813-8e7a-41fc78b873b0">
      <Value>MDM</Value>
    </A_x0026_D_x0020_Platform_x0028_s_x0029_>
    <Document_x0020_Type xmlns="ff3f2bda-1f46-4813-8e7a-41fc78b873b0">00 Not Allocated</Document_x0020_Type>
    <_x0052_ xmlns="ff3f2bda-1f46-4813-8e7a-41fc78b873b0">Release 6.4</_x0052_>
    <P xmlns="ff3f2bda-1f46-4813-8e7a-41fc78b873b0">02 Elaboration</P>
    <BDA_x0020_presentation_x0020_Category xmlns="ff3f2bda-1f46-4813-8e7a-41fc78b873b0">NA</BDA_x0020_presentation_x0020_Category>
    <Category xmlns="ff3f2bda-1f46-4813-8e7a-41fc78b873b0">02 A&amp;D</Category>
    <Use_x0020_Case_x0020_Stage xmlns="ff3f2bda-1f46-4813-8e7a-41fc78b873b0">NA</Use_x0020_Case_x0020_Stage>
    <Approved_x0020_By xmlns="ff3f2bda-1f46-4813-8e7a-41fc78b873b0">TDA</Approved_x0020_By>
    <TaxKeywordTaxHTField xmlns="0cb8ba26-1c37-4b15-8308-f539f7821530">
      <Terms xmlns="http://schemas.microsoft.com/office/infopath/2007/PartnerControls"/>
    </TaxKeywordTaxHTField>
    <Workstream xmlns="ff3f2bda-1f46-4813-8e7a-41fc78b873b0">19 Sprint 4</Workstream>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23DC0BC887010408B3E85351F42510E" ma:contentTypeVersion="54" ma:contentTypeDescription="Create a new document." ma:contentTypeScope="" ma:versionID="485a603c37bc77fd059884752738b54c">
  <xsd:schema xmlns:xsd="http://www.w3.org/2001/XMLSchema" xmlns:xs="http://www.w3.org/2001/XMLSchema" xmlns:p="http://schemas.microsoft.com/office/2006/metadata/properties" xmlns:ns2="ff3f2bda-1f46-4813-8e7a-41fc78b873b0" xmlns:ns3="0cb8ba26-1c37-4b15-8308-f539f7821530" xmlns:ns5="3a0a83c9-17eb-4df1-9871-7d9f8155cdb8" xmlns:ns6="add42d8d-1861-4421-9fdd-12e61ae54ccd" targetNamespace="http://schemas.microsoft.com/office/2006/metadata/properties" ma:root="true" ma:fieldsID="5988b46244fd2c0b4599aeef1b24bbbb" ns2:_="" ns3:_="" ns5:_="" ns6:_="">
    <xsd:import namespace="ff3f2bda-1f46-4813-8e7a-41fc78b873b0"/>
    <xsd:import namespace="0cb8ba26-1c37-4b15-8308-f539f7821530"/>
    <xsd:import namespace="3a0a83c9-17eb-4df1-9871-7d9f8155cdb8"/>
    <xsd:import namespace="add42d8d-1861-4421-9fdd-12e61ae54ccd"/>
    <xsd:element name="properties">
      <xsd:complexType>
        <xsd:sequence>
          <xsd:element name="documentManagement">
            <xsd:complexType>
              <xsd:all>
                <xsd:element ref="ns2:_x0052_"/>
                <xsd:element ref="ns2:Category"/>
                <xsd:element ref="ns2:P" minOccurs="0"/>
                <xsd:element ref="ns2:Sub_x002d_Category" minOccurs="0"/>
                <xsd:element ref="ns2:Use_x0020_Case_x0020_Stage" minOccurs="0"/>
                <xsd:element ref="ns2:Related_x0020_Use_x0020_Case_x0020_Sets" minOccurs="0"/>
                <xsd:element ref="ns2:A_x0026_D_x0020_Doc_x0020_Type" minOccurs="0"/>
                <xsd:element ref="ns2:A_x0026_D_x0020_Platform_x0028_s_x0029_" minOccurs="0"/>
                <xsd:element ref="ns2:Workstream" minOccurs="0"/>
                <xsd:element ref="ns2:Owned_x0020_by" minOccurs="0"/>
                <xsd:element ref="ns2:Approved_x0020_By" minOccurs="0"/>
                <xsd:element ref="ns2:Test_x0020_Approvals" minOccurs="0"/>
                <xsd:element ref="ns2:BDA_x0020_presentation_x0020_Category" minOccurs="0"/>
                <xsd:element ref="ns2:Document_x0020_Type" minOccurs="0"/>
                <xsd:element ref="ns3:SharedWithUsers" minOccurs="0"/>
                <xsd:element ref="ns3:TaxKeywordTaxHTField" minOccurs="0"/>
                <xsd:element ref="ns3:TaxCatchAll" minOccurs="0"/>
                <xsd:element ref="ns5:SharingHintHash" minOccurs="0"/>
                <xsd:element ref="ns5:SharedWithDetails" minOccurs="0"/>
                <xsd:element ref="ns3:TaxCatchAllLabel" minOccurs="0"/>
                <xsd:element ref="ns6:LastSharedByUser" minOccurs="0"/>
                <xsd:element ref="ns6:LastSharedByTime"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3f2bda-1f46-4813-8e7a-41fc78b873b0" elementFormDefault="qualified">
    <xsd:import namespace="http://schemas.microsoft.com/office/2006/documentManagement/types"/>
    <xsd:import namespace="http://schemas.microsoft.com/office/infopath/2007/PartnerControls"/>
    <xsd:element name="_x0052_" ma:index="2" ma:displayName="Release" ma:default="Programme" ma:format="Dropdown" ma:indexed="true" ma:internalName="_x0052_">
      <xsd:simpleType>
        <xsd:restriction base="dms:Choice">
          <xsd:enumeration value="Programme"/>
          <xsd:enumeration value="Release 1"/>
          <xsd:enumeration value="Release 2"/>
          <xsd:enumeration value="Release 3"/>
          <xsd:enumeration value="Release 4"/>
          <xsd:enumeration value="Release 6"/>
          <xsd:enumeration value="Release 6.3"/>
          <xsd:enumeration value="Release 6.4"/>
          <xsd:enumeration value="Release 6.4.1"/>
          <xsd:enumeration value="Release 7"/>
          <xsd:enumeration value="New Gas"/>
          <xsd:enumeration value="Data Migration"/>
          <xsd:enumeration value="MDM"/>
        </xsd:restriction>
      </xsd:simpleType>
    </xsd:element>
    <xsd:element name="Category" ma:index="3" ma:displayName="Category" ma:default="99 Other" ma:description="If 'Requirements' is selected, please select appropriate  stage for usecase in the 'Use Case stage' Field." ma:format="Dropdown" ma:indexed="true" ma:internalName="Category">
      <xsd:simpleType>
        <xsd:restriction base="dms:Choice">
          <xsd:enumeration value="01 Planning"/>
          <xsd:enumeration value="02 A&amp;D"/>
          <xsd:enumeration value="03 Requirements"/>
          <xsd:enumeration value="04 Designs"/>
          <xsd:enumeration value="05 Tech Specs"/>
          <xsd:enumeration value="06 Testing"/>
          <xsd:enumeration value="07 Infrastructure"/>
          <xsd:enumeration value="08 IT Readiness"/>
          <xsd:enumeration value="09 Business Change"/>
          <xsd:enumeration value="10 Governance"/>
          <xsd:enumeration value="11 Communication"/>
          <xsd:enumeration value="12 Non Functional Requirements"/>
          <xsd:enumeration value="13 Env &amp; Release Mgmt"/>
          <xsd:enumeration value="14 Supporting Documents"/>
          <xsd:enumeration value="99 Other"/>
        </xsd:restriction>
      </xsd:simpleType>
    </xsd:element>
    <xsd:element name="P" ma:index="4" nillable="true" ma:displayName="Phase" ma:default="00 Pre-Inception" ma:format="Dropdown" ma:internalName="P">
      <xsd:simpleType>
        <xsd:restriction base="dms:Choice">
          <xsd:enumeration value="00 Pre-Inception"/>
          <xsd:enumeration value="01 Inception"/>
          <xsd:enumeration value="02.01 Pre-Elaboration"/>
          <xsd:enumeration value="02 Elaboration"/>
          <xsd:enumeration value="03 Construction"/>
          <xsd:enumeration value="03.01 Build"/>
          <xsd:enumeration value="03.02 Functional Test"/>
          <xsd:enumeration value="03.03 System Integration Test"/>
          <xsd:enumeration value="04 Transition"/>
          <xsd:enumeration value="04.01 UAT"/>
          <xsd:enumeration value="04.02 Non Functional Test"/>
          <xsd:enumeration value="04.03 Regression Test"/>
          <xsd:enumeration value="04.04 Implementation"/>
          <xsd:enumeration value="05 Other"/>
        </xsd:restriction>
      </xsd:simpleType>
    </xsd:element>
    <xsd:element name="Sub_x002d_Category" ma:index="5" nillable="true" ma:displayName="Sub-Category" ma:indexed="true" ma:internalName="Sub_x002d_Category">
      <xsd:simpleType>
        <xsd:restriction base="dms:Text">
          <xsd:maxLength value="50"/>
        </xsd:restriction>
      </xsd:simpleType>
    </xsd:element>
    <xsd:element name="Use_x0020_Case_x0020_Stage" ma:index="6" nillable="true" ma:displayName="Use Case Stage" ma:default="NA" ma:description="Select appropriate stage for Use Case" ma:format="Dropdown" ma:internalName="Use_x0020_Case_x0020_Stage">
      <xsd:simpleType>
        <xsd:restriction base="dms:Choice">
          <xsd:enumeration value="NA"/>
          <xsd:enumeration value="Pre-Inception"/>
          <xsd:enumeration value="Inception"/>
          <xsd:enumeration value="Elaboration"/>
          <xsd:enumeration value="Post Sign Off"/>
        </xsd:restriction>
      </xsd:simpleType>
    </xsd:element>
    <xsd:element name="Related_x0020_Use_x0020_Case_x0020_Sets" ma:index="7" nillable="true" ma:displayName="Related Use Case Set" ma:default="NA" ma:description="Select Use Case Set that relates to your document." ma:internalName="Related_x0020_Use_x0020_Case_x0020_Sets">
      <xsd:complexType>
        <xsd:complexContent>
          <xsd:extension base="dms:MultiChoice">
            <xsd:sequence>
              <xsd:element name="Value" maxOccurs="unbounded" minOccurs="0" nillable="true">
                <xsd:simpleType>
                  <xsd:restriction base="dms:Choice">
                    <xsd:enumeration value="NA"/>
                    <xsd:enumeration value="1.0 - Handle Inbound Call"/>
                    <xsd:enumeration value="2.0 - Handle Pre-Sale Enquiry"/>
                    <xsd:enumeration value="3.0 - Handle Customer Enquiry"/>
                    <xsd:enumeration value="4.0 - Process Sale"/>
                    <xsd:enumeration value="5.0 - Manage Contract Details"/>
                    <xsd:enumeration value="6.0 - Manage Complaints"/>
                    <xsd:enumeration value="7.0 - Process Claims"/>
                    <xsd:enumeration value="8.0 - Renew a Contract"/>
                    <xsd:enumeration value="9.0 - Process Cancellation"/>
                    <xsd:enumeration value="10.0 - Process Refund"/>
                    <xsd:enumeration value="11.0 - Issue Customer Correspondence"/>
                    <xsd:enumeration value="12.0 - Manage Payment Account"/>
                    <xsd:enumeration value="13.0 - Manage Customer Details"/>
                    <xsd:enumeration value="14.0 - Manage Authorised Contacts"/>
                    <xsd:enumeration value="15.0 - Collect Payment"/>
                    <xsd:enumeration value="16.0 - Process Inbound Billing Notification"/>
                    <xsd:enumeration value="17.0 - Manage Debt"/>
                    <xsd:enumeration value="18.0 - Manage Finance Ledgers"/>
                    <xsd:enumeration value="19.0 - Issue Payment"/>
                    <xsd:enumeration value="20.0 - Maintain Product Catalogue"/>
                    <xsd:enumeration value="21.0 - Manage Customer Proposition"/>
                    <xsd:enumeration value="22.0 - Manage Tax"/>
                    <xsd:enumeration value="23.0 - Manage Affinity Partner"/>
                    <xsd:enumeration value="24.0 - Manage Underwriter"/>
                    <xsd:enumeration value="25.0 - Handle Outbound Interaction"/>
                    <xsd:enumeration value="26.0 - Work Offline"/>
                    <xsd:enumeration value="27.0 - Manage Scripts"/>
                    <xsd:enumeration value="28.0 - Manage User Roles and Portals"/>
                    <xsd:enumeration value="29.0 - Maintain Finance and Billing"/>
                    <xsd:enumeration value="30.0 - Administer Unity System"/>
                  </xsd:restriction>
                </xsd:simpleType>
              </xsd:element>
            </xsd:sequence>
          </xsd:extension>
        </xsd:complexContent>
      </xsd:complexType>
    </xsd:element>
    <xsd:element name="A_x0026_D_x0020_Doc_x0020_Type" ma:index="8" nillable="true" ma:displayName="A&amp;D Doc Type" ma:default="NA" ma:description="Only USE for A&amp;D Document" ma:format="Dropdown" ma:internalName="A_x0026_D_x0020_Doc_x0020_Type">
      <xsd:simpleType>
        <xsd:restriction base="dms:Choice">
          <xsd:enumeration value="NA"/>
          <xsd:enumeration value="Architecture Diagram"/>
          <xsd:enumeration value="Capability Model"/>
          <xsd:enumeration value="Catalogue"/>
          <xsd:enumeration value="Code Review"/>
          <xsd:enumeration value="Construction Guide"/>
          <xsd:enumeration value="Component Design"/>
          <xsd:enumeration value="Data Dictionary"/>
          <xsd:enumeration value="Data Mart"/>
          <xsd:enumeration value="Data Model"/>
          <xsd:enumeration value="Decision Log"/>
          <xsd:enumeration value="Design Daily Log"/>
          <xsd:enumeration value="Design Review"/>
          <xsd:enumeration value="Detailed Design"/>
          <xsd:enumeration value="Governance &amp; Process"/>
          <xsd:enumeration value="High Level Design"/>
          <xsd:enumeration value="High Level Solution"/>
          <xsd:enumeration value="Interface Contract Definition"/>
          <xsd:enumeration value="Interface Detailed Design"/>
          <xsd:enumeration value="Platform Design"/>
        </xsd:restriction>
      </xsd:simpleType>
    </xsd:element>
    <xsd:element name="A_x0026_D_x0020_Platform_x0028_s_x0029_" ma:index="9" nillable="true" ma:displayName="A&amp;D Platform(s)" ma:default="NA" ma:description="Use ONLY for A&amp;D documents" ma:internalName="A_x0026_D_x0020_Platform_x0028_s_x0029_">
      <xsd:complexType>
        <xsd:complexContent>
          <xsd:extension base="dms:MultiChoice">
            <xsd:sequence>
              <xsd:element name="Value" maxOccurs="unbounded" minOccurs="0" nillable="true">
                <xsd:simpleType>
                  <xsd:restriction base="dms:Choice">
                    <xsd:enumeration value="NA"/>
                    <xsd:enumeration value="CDC"/>
                    <xsd:enumeration value="Claim Centre"/>
                    <xsd:enumeration value="Database"/>
                    <xsd:enumeration value="Ensura"/>
                    <xsd:enumeration value="ESB"/>
                    <xsd:enumeration value="ETL"/>
                    <xsd:enumeration value="Infrastructure"/>
                    <xsd:enumeration value="MDM"/>
                    <xsd:enumeration value="Pega"/>
                    <xsd:enumeration value="Pega - CSS"/>
                    <xsd:enumeration value="Pega - FAB"/>
                    <xsd:enumeration value="Pega - PPM"/>
                    <xsd:enumeration value="Reporting"/>
                  </xsd:restriction>
                </xsd:simpleType>
              </xsd:element>
            </xsd:sequence>
          </xsd:extension>
        </xsd:complexContent>
      </xsd:complexType>
    </xsd:element>
    <xsd:element name="Workstream" ma:index="10" nillable="true" ma:displayName="Workstream" ma:default="99 General" ma:format="Dropdown" ma:internalName="Workstream">
      <xsd:simpleType>
        <xsd:restriction base="dms:Choice">
          <xsd:enumeration value="01 CS&amp;S"/>
          <xsd:enumeration value="02 PPM"/>
          <xsd:enumeration value="03 I&amp;I"/>
          <xsd:enumeration value="04 Infrastructure"/>
          <xsd:enumeration value="05 MDM"/>
          <xsd:enumeration value="06 Testing"/>
          <xsd:enumeration value="07 Bus Readiness"/>
          <xsd:enumeration value="08 IT Readiness"/>
          <xsd:enumeration value="09 PMO"/>
          <xsd:enumeration value="10 Finance"/>
          <xsd:enumeration value="11 GEF"/>
          <xsd:enumeration value="12 Doc Comp &amp; Storage"/>
          <xsd:enumeration value="15 Sprint 1"/>
          <xsd:enumeration value="16 Sprint 2"/>
          <xsd:enumeration value="17 Sprint 3"/>
          <xsd:enumeration value="18 Computer Telephony Integration (CTI)"/>
          <xsd:enumeration value="19 Sprint 4"/>
          <xsd:enumeration value="19 Sprint 4.1"/>
          <xsd:enumeration value="20 ECS 1"/>
          <xsd:enumeration value="21 ECS 2"/>
          <xsd:enumeration value="22 ECS 3"/>
          <xsd:enumeration value="23 ECS 4"/>
          <xsd:enumeration value="24 Web Integration"/>
          <xsd:enumeration value="25 Scripting"/>
          <xsd:enumeration value="27 UI"/>
          <xsd:enumeration value="28 Sprint 3 - UI"/>
          <xsd:enumeration value="29 NFR"/>
          <xsd:enumeration value="30 Sprint 4 - UI"/>
          <xsd:enumeration value="30 Sprint 4.1 - UI"/>
          <xsd:enumeration value="99 General"/>
        </xsd:restriction>
      </xsd:simpleType>
    </xsd:element>
    <xsd:element name="Owned_x0020_by" ma:index="11" nillable="true" ma:displayName="Owned by" ma:list="UserInfo" ma:SharePointGroup="0" ma:internalName="Owned_x0020_by"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pproved_x0020_By" ma:index="12" nillable="true" ma:displayName="Approved By" ma:default="N/A" ma:format="Dropdown" ma:internalName="Approved_x0020_By">
      <xsd:simpleType>
        <xsd:restriction base="dms:Choice">
          <xsd:enumeration value="BDA"/>
          <xsd:enumeration value="TDA"/>
          <xsd:enumeration value="PMG"/>
          <xsd:enumeration value="PMO"/>
          <xsd:enumeration value="Other"/>
          <xsd:enumeration value="N/A"/>
        </xsd:restriction>
      </xsd:simpleType>
    </xsd:element>
    <xsd:element name="Test_x0020_Approvals" ma:index="14" nillable="true" ma:displayName="Approval Form" ma:format="Hyperlink" ma:internalName="Test_x0020_Approvals">
      <xsd:complexType>
        <xsd:complexContent>
          <xsd:extension base="dms:URL">
            <xsd:sequence>
              <xsd:element name="Url" type="dms:ValidUrl" minOccurs="0" nillable="true"/>
              <xsd:element name="Description" type="xsd:string" nillable="true"/>
            </xsd:sequence>
          </xsd:extension>
        </xsd:complexContent>
      </xsd:complexType>
    </xsd:element>
    <xsd:element name="BDA_x0020_presentation_x0020_Category" ma:index="15" nillable="true" ma:displayName="BDA presentation Category" ma:default="NA" ma:description="Use ONLY for BDA Presentation" ma:format="Dropdown" ma:internalName="BDA_x0020_presentation_x0020_Category">
      <xsd:simpleType>
        <xsd:restriction base="dms:Choice">
          <xsd:enumeration value="NA"/>
          <xsd:enumeration value="Product &amp; Pricing"/>
          <xsd:enumeration value="CSS"/>
          <xsd:enumeration value="Finance"/>
          <xsd:enumeration value="Marketing"/>
          <xsd:enumeration value="Release Update"/>
        </xsd:restriction>
      </xsd:simpleType>
    </xsd:element>
    <xsd:element name="Document_x0020_Type" ma:index="16" nillable="true" ma:displayName="Document Type" ma:default="00 Not Allocated" ma:description="DO NOT USE" ma:format="Dropdown" ma:internalName="Document_x0020_Type">
      <xsd:simpleType>
        <xsd:restriction base="dms:Choice">
          <xsd:enumeration value="00 Not Allocated"/>
          <xsd:enumeration value="01 Document Templates"/>
          <xsd:enumeration value="02 Meeting Minutes"/>
          <xsd:enumeration value="03 Governance General"/>
          <xsd:enumeration value="03 Governance - Key Documents"/>
          <xsd:enumeration value="03 Governance - Framework and TORs"/>
          <xsd:enumeration value="03 Governance - Strategies"/>
          <xsd:enumeration value="03 Governance - Quality Gates"/>
          <xsd:enumeration value="03 Governance - Approvals"/>
          <xsd:enumeration value="04 Business Case"/>
          <xsd:enumeration value="05 Benefits Review"/>
          <xsd:enumeration value="06 Lessons Learnt"/>
          <xsd:enumeration value="07 Programme Plan"/>
          <xsd:enumeration value="07 Project Plan"/>
          <xsd:enumeration value="07 Project Plan Log"/>
          <xsd:enumeration value="08 Resources"/>
          <xsd:enumeration value="09 PID"/>
          <xsd:enumeration value="09 PID Approvals"/>
          <xsd:enumeration value="10 Charter"/>
          <xsd:enumeration value="10 Charter Approvals"/>
          <xsd:enumeration value="11 Architecture Design"/>
          <xsd:enumeration value="11 Architecture Design Approvals"/>
          <xsd:enumeration value="12 Process Maps - As Is"/>
          <xsd:enumeration value="12 Process Maps - As Is Approvals"/>
          <xsd:enumeration value="12 Process Maps - To Be"/>
          <xsd:enumeration value="12 Process Maps - To Be Approvals"/>
          <xsd:enumeration value="13 Requirements"/>
          <xsd:enumeration value="13 Requirements Approvals"/>
          <xsd:enumeration value="13 Requirements Traceability Matrix"/>
          <xsd:enumeration value="13 Requirements Supporting Documents"/>
          <xsd:enumeration value="14 Functional Specification"/>
          <xsd:enumeration value="14 Functional Specification Approvals"/>
          <xsd:enumeration value="14 Functional Specification Supporting Documents"/>
          <xsd:enumeration value="15 Technical Specification"/>
          <xsd:enumeration value="15 Technical Specification Approvals"/>
          <xsd:enumeration value="15 Technical Specification Supporting Documents"/>
          <xsd:enumeration value="16 Design"/>
          <xsd:enumeration value="16 Design Approvals"/>
          <xsd:enumeration value="16 Design Supporting Documents"/>
          <xsd:enumeration value="17 Build"/>
          <xsd:enumeration value="17 Build Approvals"/>
          <xsd:enumeration value="17 Build Supporting Documents"/>
          <xsd:enumeration value="18 Test Strategy"/>
          <xsd:enumeration value="18 Test Strategy Approvals"/>
          <xsd:enumeration value="18 Test Scenarios"/>
          <xsd:enumeration value="18 Test Cases"/>
          <xsd:enumeration value="18 Test Cases Approvals"/>
          <xsd:enumeration value="18 Test Reports"/>
          <xsd:enumeration value="18 Test Reports Approvals"/>
          <xsd:enumeration value="19 Data Migration Strategy"/>
          <xsd:enumeration value="19 Data Migration Strategy Approvals"/>
          <xsd:enumeration value="19 Data Migration"/>
          <xsd:enumeration value="19 Data Migration Approvals"/>
          <xsd:enumeration value="19 Data Migration Supporting Documents"/>
          <xsd:enumeration value="19 Data Migration Verification"/>
          <xsd:enumeration value="20 Implementation"/>
          <xsd:enumeration value="21 Training Strategy"/>
          <xsd:enumeration value="21 Training Strategy Approvals"/>
          <xsd:enumeration value="21 Training Materials"/>
          <xsd:enumeration value="22 Communications Strategy"/>
          <xsd:enumeration value="22 Communications Strategy Approvals"/>
          <xsd:enumeration value="22 Newsletters"/>
          <xsd:enumeration value="22 Intranet Communications Material"/>
          <xsd:enumeration value="22 Pre Go Live Communications"/>
          <xsd:enumeration value="22 Post Go Live Communications"/>
          <xsd:enumeration value="23 Release Documents"/>
          <xsd:enumeration value="24 Service Transition"/>
          <xsd:enumeration value="24 Support Model"/>
          <xsd:enumeration value="25 Post Implementation Review"/>
          <xsd:enumeration value="25 Post Implementation Monitoring"/>
          <xsd:enumeration value="26 Project Closure Document"/>
          <xsd:enumeration value="27 Other"/>
          <xsd:enumeration value="28 People Committee Documents"/>
          <xsd:enumeration value="29 Workshops"/>
          <xsd:enumeration value="29 Workshops - Sales"/>
          <xsd:enumeration value="29 Workshops - Services"/>
          <xsd:enumeration value="29 Workshops - Products &amp; Pricing"/>
          <xsd:enumeration value="29 Workshops - Partner"/>
          <xsd:enumeration value="29 Workshops - Complementary Areas"/>
          <xsd:enumeration value="29 Workshops - Customer Relationship Accounting"/>
          <xsd:enumeration value="30 Key Presentations"/>
          <xsd:enumeration value="36 SharePoint Training Documents"/>
          <xsd:enumeration value="32 Roadmaps and High Level Plans"/>
          <xsd:enumeration value="30 Presentations"/>
          <xsd:enumeration value="31 Data Profiling"/>
          <xsd:enumeration value="31 Data History"/>
          <xsd:enumeration value="32 Case Studies"/>
          <xsd:enumeration value="33 Solutions"/>
          <xsd:enumeration value="34 Product Partner Prioritisation"/>
          <xsd:enumeration value="35 Business Readiness Toolkit"/>
          <xsd:enumeration value="29 Workshops - Inbound Call"/>
          <xsd:enumeration value="29 Workshops - Fetch Data Screen Pop-up"/>
          <xsd:enumeration value="29 Workshops - Follow-up"/>
          <xsd:enumeration value="29 Workshops - Resend Correspondence"/>
          <xsd:enumeration value="29 Workshops - IVR Interaction"/>
          <xsd:enumeration value="29 Workshops - Cancellations"/>
          <xsd:enumeration value="29 Workshops - Enrollment"/>
          <xsd:enumeration value="29 Workshops - Portfolio Changes"/>
          <xsd:enumeration value="29 Workshops - Training-Online Help"/>
          <xsd:enumeration value="29 Workshops - Customer"/>
          <xsd:enumeration value="29 Workshops - Complaints"/>
          <xsd:enumeration value="29 Workshops - Product and Offer Setup"/>
          <xsd:enumeration value="29 Workshops - Partner"/>
          <xsd:enumeration value="29 Workshops - Prospects and Policy Records"/>
          <xsd:enumeration value="29 Workshops - User Roles and Portals"/>
          <xsd:enumeration value="29 Workshops - Fulfillment"/>
          <xsd:enumeration value="29 Workshops - Reporting"/>
          <xsd:enumeration value="29 Workshops - Claims"/>
          <xsd:enumeration value="36 SharePoint Development"/>
          <xsd:enumeration value="03 Governance - Organisation Structures"/>
          <xsd:enumeration value="37 Unity Hosting"/>
          <xsd:enumeration value="38 Elaboration - Pre-Work"/>
          <xsd:enumeration value="05 Benefits Management"/>
          <xsd:enumeration value="28 People"/>
          <xsd:enumeration value="12 Process"/>
          <xsd:enumeration value="18 Testing"/>
          <xsd:enumeration value="21 Training"/>
          <xsd:enumeration value="22 Internal Communications and Engagement"/>
          <xsd:enumeration value="22 Customer Communications"/>
          <xsd:enumeration value="39 MI and Reporting"/>
          <xsd:enumeration value="41 Impact Analysis"/>
          <xsd:enumeration value="42 Working Group"/>
          <xsd:enumeration value="43 TOM"/>
          <xsd:enumeration value="44 Compliance"/>
          <xsd:enumeration value="45 Partners"/>
          <xsd:enumeration value="46 Business Continuity"/>
          <xsd:enumeration value="47 Public Relations"/>
          <xsd:enumeration value="48 Use Cases"/>
          <xsd:enumeration value="48 Use Cases - Inception"/>
          <xsd:enumeration value="48 Use Cases - Elaboration"/>
          <xsd:enumeration value="48 Use Cases - Post sign off"/>
          <xsd:enumeration value="50 Elaboration RAID Log - Stream 1"/>
          <xsd:enumeration value="50 Elaboration RAID Log - Stream 2"/>
          <xsd:enumeration value="50 Elaboration RAID Log - Stream 3"/>
          <xsd:enumeration value="50 PMO Traceability Log"/>
          <xsd:enumeration value="03 Governance - Processes"/>
          <xsd:enumeration value="48 Use Cases - Elaboration WIP"/>
          <xsd:enumeration value="48 Use Cases - Elaboration Sign-Off"/>
          <xsd:enumeration value="49 UI Review"/>
          <xsd:enumeration value="50 Sign Offs"/>
          <xsd:enumeration value="51 Talend Documentation"/>
        </xsd:restriction>
      </xsd:simpleType>
    </xsd:element>
    <xsd:element name="MediaServiceMetadata" ma:index="34" nillable="true" ma:displayName="MediaServiceMetadata" ma:description="" ma:hidden="true" ma:internalName="MediaServiceMetadata" ma:readOnly="true">
      <xsd:simpleType>
        <xsd:restriction base="dms:Note"/>
      </xsd:simpleType>
    </xsd:element>
    <xsd:element name="MediaServiceFastMetadata" ma:index="35"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cb8ba26-1c37-4b15-8308-f539f7821530"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TaxKeywordTaxHTField" ma:index="21" nillable="true" ma:taxonomy="true" ma:internalName="TaxKeywordTaxHTField" ma:taxonomyFieldName="TaxKeyword" ma:displayName="Enterprise Keywords" ma:fieldId="{23f27201-bee3-471e-b2e7-b64fd8b7ca38}" ma:taxonomyMulti="true" ma:sspId="b146ba35-717b-477b-88ea-38dc39fa14a1" ma:termSetId="00000000-0000-0000-0000-000000000000" ma:anchorId="00000000-0000-0000-0000-000000000000" ma:open="true" ma:isKeyword="true">
      <xsd:complexType>
        <xsd:sequence>
          <xsd:element ref="pc:Terms" minOccurs="0" maxOccurs="1"/>
        </xsd:sequence>
      </xsd:complexType>
    </xsd:element>
    <xsd:element name="TaxCatchAll" ma:index="22" nillable="true" ma:displayName="Taxonomy Catch All Column" ma:hidden="true" ma:list="{aefb7ec4-8235-46b2-b6b3-8bcf129ab5b4}" ma:internalName="TaxCatchAll" ma:showField="CatchAllData" ma:web="0cb8ba26-1c37-4b15-8308-f539f7821530">
      <xsd:complexType>
        <xsd:complexContent>
          <xsd:extension base="dms:MultiChoiceLookup">
            <xsd:sequence>
              <xsd:element name="Value" type="dms:Lookup" maxOccurs="unbounded" minOccurs="0" nillable="true"/>
            </xsd:sequence>
          </xsd:extension>
        </xsd:complexContent>
      </xsd:complexType>
    </xsd:element>
    <xsd:element name="TaxCatchAllLabel" ma:index="27" nillable="true" ma:displayName="Taxonomy Catch All Column1" ma:description="" ma:hidden="true" ma:list="{aefb7ec4-8235-46b2-b6b3-8bcf129ab5b4}" ma:internalName="TaxCatchAllLabel" ma:readOnly="true" ma:showField="CatchAllDataLabel" ma:web="0cb8ba26-1c37-4b15-8308-f539f782153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a0a83c9-17eb-4df1-9871-7d9f8155cdb8" elementFormDefault="qualified">
    <xsd:import namespace="http://schemas.microsoft.com/office/2006/documentManagement/types"/>
    <xsd:import namespace="http://schemas.microsoft.com/office/infopath/2007/PartnerControls"/>
    <xsd:element name="SharingHintHash" ma:index="23" nillable="true" ma:displayName="Sharing Hint Hash" ma:internalName="SharingHintHash" ma:readOnly="true">
      <xsd:simpleType>
        <xsd:restriction base="dms:Text"/>
      </xsd:simpleType>
    </xsd:element>
    <xsd:element name="SharedWithDetails" ma:index="2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dd42d8d-1861-4421-9fdd-12e61ae54ccd" elementFormDefault="qualified">
    <xsd:import namespace="http://schemas.microsoft.com/office/2006/documentManagement/types"/>
    <xsd:import namespace="http://schemas.microsoft.com/office/infopath/2007/PartnerControls"/>
    <xsd:element name="LastSharedByUser" ma:index="32" nillable="true" ma:displayName="Last Shared By User" ma:description="" ma:internalName="LastSharedByUser" ma:readOnly="true">
      <xsd:simpleType>
        <xsd:restriction base="dms:Note">
          <xsd:maxLength value="255"/>
        </xsd:restriction>
      </xsd:simpleType>
    </xsd:element>
    <xsd:element name="LastSharedByTime" ma:index="33"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8"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E3407-7012-4483-BA4B-AC832A82B701}">
  <ds:schemaRefs>
    <ds:schemaRef ds:uri="http://schemas.microsoft.com/sharepoint/v3/contenttype/forms"/>
  </ds:schemaRefs>
</ds:datastoreItem>
</file>

<file path=customXml/itemProps2.xml><?xml version="1.0" encoding="utf-8"?>
<ds:datastoreItem xmlns:ds="http://schemas.openxmlformats.org/officeDocument/2006/customXml" ds:itemID="{3EE4C836-5E5E-4E28-831D-F1F841F4E977}">
  <ds:schemaRefs>
    <ds:schemaRef ds:uri="http://schemas.microsoft.com/office/2006/metadata/properties"/>
    <ds:schemaRef ds:uri="http://schemas.microsoft.com/office/infopath/2007/PartnerControls"/>
    <ds:schemaRef ds:uri="0cb8ba26-1c37-4b15-8308-f539f7821530"/>
    <ds:schemaRef ds:uri="ff3f2bda-1f46-4813-8e7a-41fc78b873b0"/>
  </ds:schemaRefs>
</ds:datastoreItem>
</file>

<file path=customXml/itemProps3.xml><?xml version="1.0" encoding="utf-8"?>
<ds:datastoreItem xmlns:ds="http://schemas.openxmlformats.org/officeDocument/2006/customXml" ds:itemID="{40DE59B4-1423-434B-A73C-1B80DC1677FC}"/>
</file>

<file path=customXml/itemProps4.xml><?xml version="1.0" encoding="utf-8"?>
<ds:datastoreItem xmlns:ds="http://schemas.openxmlformats.org/officeDocument/2006/customXml" ds:itemID="{5ED39643-8F78-4CAD-AC50-BEF18F046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Pages>
  <Words>3638</Words>
  <Characters>20742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R6_Sprint4_INT25_MDM_DuplicateCoverCheck_ICD</vt:lpstr>
    </vt:vector>
  </TitlesOfParts>
  <Company/>
  <LinksUpToDate>false</LinksUpToDate>
  <CharactersWithSpaces>24332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R6_Sprint4_INT25_MDM_DuplicateCoverCheck_ICD</dc:title>
  <dc:creator>Chethana Panthangi</dc:creator>
  <cp:keywords/>
  <cp:lastModifiedBy>Venkata Srinivas Samavedam</cp:lastModifiedBy>
  <cp:revision>99</cp:revision>
  <dcterms:created xsi:type="dcterms:W3CDTF">2017-03-01T08:56:00Z</dcterms:created>
  <dcterms:modified xsi:type="dcterms:W3CDTF">2017-03-17T12:41:00Z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0x010100F23DC0BC887010408B3E85351F42510E</vt:lpwstr>
  </property>
  <property fmtid="{D5CDD505-2E9C-101B-9397-08002B2CF9AE}" pid="3" name="Phase">
    <vt:lpwstr>04 Elaboration</vt:lpwstr>
  </property>
  <property fmtid="{D5CDD505-2E9C-101B-9397-08002B2CF9AE}" pid="4" name="TaxKeyword">
    <vt:lpwstr/>
  </property>
  <property fmtid="{D5CDD505-2E9C-101B-9397-08002B2CF9AE}" pid="5" name="Release">
    <vt:lpwstr>Release 4</vt:lpwstr>
  </property>
  <property fmtid="{D5CDD505-2E9C-101B-9397-08002B2CF9AE}" pid="6" name="xd_Signature">
    <vt:bool>false</vt:bool>
  </property>
  <property fmtid="{D5CDD505-2E9C-101B-9397-08002B2CF9AE}" pid="7" name="xd_ProgID">
    <vt:lpwstr/>
  </property>
  <property fmtid="{D5CDD505-2E9C-101B-9397-08002B2CF9AE}" pid="8" name="TaxCatchAll">
    <vt:lpwstr/>
  </property>
  <property fmtid="{D5CDD505-2E9C-101B-9397-08002B2CF9AE}" pid="9" name="TaxKeywordTaxHTField">
    <vt:lpwstr/>
  </property>
  <property fmtid="{D5CDD505-2E9C-101B-9397-08002B2CF9AE}" pid="10" name="TemplateUrl">
    <vt:lpwstr/>
  </property>
  <property fmtid="{D5CDD505-2E9C-101B-9397-08002B2CF9AE}" pid="11" name="Release0">
    <vt:lpwstr>Release 4</vt:lpwstr>
  </property>
  <property fmtid="{D5CDD505-2E9C-101B-9397-08002B2CF9AE}" pid="12" name="Phase0">
    <vt:lpwstr>02 Elaboration</vt:lpwstr>
  </property>
  <property fmtid="{D5CDD505-2E9C-101B-9397-08002B2CF9AE}" pid="13" name="Platform(s)">
    <vt:lpwstr>;#MDM;#</vt:lpwstr>
  </property>
  <property fmtid="{D5CDD505-2E9C-101B-9397-08002B2CF9AE}" pid="14" name="Doc Type">
    <vt:lpwstr>Interface Contract Definition</vt:lpwstr>
  </property>
</Properties>
</file>