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34431706"/>
    <w:bookmarkStart w:id="1" w:name="_Toc334608921"/>
    <w:bookmarkStart w:id="2" w:name="_Toc334615183"/>
    <w:bookmarkStart w:id="3" w:name="_Toc334631552"/>
    <w:bookmarkStart w:id="4" w:name="_Toc334634492"/>
    <w:bookmarkStart w:id="5" w:name="_Toc334711768"/>
    <w:bookmarkStart w:id="6" w:name="_Toc334719823"/>
    <w:bookmarkStart w:id="7" w:name="_Toc334720444"/>
    <w:bookmarkStart w:id="8" w:name="_Toc335068137"/>
    <w:p w14:paraId="55C94A20" w14:textId="77777777" w:rsidR="002610BC" w:rsidRPr="00513C50" w:rsidRDefault="006E67FC" w:rsidP="007D5307">
      <w:r w:rsidRPr="00513C50">
        <w:rPr>
          <w:noProof/>
        </w:rPr>
        <mc:AlternateContent>
          <mc:Choice Requires="wpg">
            <w:drawing>
              <wp:anchor distT="0" distB="0" distL="114300" distR="114300" simplePos="0" relativeHeight="251658752" behindDoc="0" locked="0" layoutInCell="1" allowOverlap="1" wp14:anchorId="5B659E42" wp14:editId="569FCFFD">
                <wp:simplePos x="0" y="0"/>
                <wp:positionH relativeFrom="margin">
                  <wp:posOffset>-981075</wp:posOffset>
                </wp:positionH>
                <wp:positionV relativeFrom="paragraph">
                  <wp:posOffset>-762000</wp:posOffset>
                </wp:positionV>
                <wp:extent cx="7448550" cy="714375"/>
                <wp:effectExtent l="0" t="0" r="0" b="9525"/>
                <wp:wrapNone/>
                <wp:docPr id="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48550" cy="714375"/>
                          <a:chOff x="695" y="1994"/>
                          <a:chExt cx="10825" cy="640"/>
                        </a:xfrm>
                      </wpg:grpSpPr>
                      <wps:wsp>
                        <wps:cNvPr id="7" name="Rectangle 5"/>
                        <wps:cNvSpPr>
                          <a:spLocks noChangeArrowheads="1"/>
                        </wps:cNvSpPr>
                        <wps:spPr bwMode="auto">
                          <a:xfrm>
                            <a:off x="720" y="2145"/>
                            <a:ext cx="10800" cy="48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695" y="1994"/>
                            <a:ext cx="1720" cy="6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87017A7" id="Group 4" o:spid="_x0000_s1026" style="position:absolute;margin-left:-77.25pt;margin-top:-60pt;width:586.5pt;height:56.25pt;z-index:251658752;mso-position-horizontal-relative:margin" coordorigin="695,1994" coordsize="10825,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">
                <v:rect id="Rectangle 5" o:spid="_x0000_s1027" style="position:absolute;left:720;top:2145;width:1080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7MccQA&#10;AADaAAAADwAAAGRycy9kb3ducmV2LnhtbESPQWuDQBSE74X+h+UVemvW5JAam1WSQEDBHpr0Bzzc&#10;F5W4b8Vdjc2vzxYKPQ4z8w2zzWbTiYkG11pWsFxEIIgrq1uuFXyfj28xCOeRNXaWScEPOcjS56ct&#10;Jtre+Iumk69FgLBLUEHjfZ9I6aqGDLqF7YmDd7GDQR/kUEs94C3ATSdXUbSWBlsOCw32dGioup5G&#10;o+A6lsWm3Iz7Ij/k8XwpzsX0eVfq9WXefYDwNPv/8F871wre4fdKuAEy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zHHEAAAA2gAAAA8AAAAAAAAAAAAAAAAAmAIAAGRycy9k&#10;b3ducmV2LnhtbFBLBQYAAAAABAAEAPUAAACJAwAAAAA=&#10;" fillcolor="#e5e5e5" stroked="f" strokecolor="#e5e5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695;top:1994;width:172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dTqDEAAAA2gAAAA8AAABkcnMvZG93bnJldi54bWxEj0+LwjAUxO/CfofwBG+a6kG0GkVkFYU9&#10;rP/Q46N5ttXmpTZR6376zYKwx2FmfsOMp7UpxIMql1tW0O1EIIgTq3NOFex3i/YAhPPIGgvLpOBF&#10;DqaTj8YYY22fvKHH1qciQNjFqCDzvoyldElGBl3HlsTBO9vKoA+ySqWu8BngppC9KOpLgzmHhQxL&#10;mmeUXLd3o+CwlMf995c7vC6nm/k8rgf9n41TqtWsZyMQnmr/H363V1rBEP6uhBsgJ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SdTqDEAAAA2gAAAA8AAAAAAAAAAAAAAAAA&#10;nwIAAGRycy9kb3ducmV2LnhtbFBLBQYAAAAABAAEAPcAAACQAwAAAAA=&#10;">
                  <v:imagedata r:id="rId15" o:title=""/>
                </v:shape>
                <w10:wrap anchorx="margin"/>
              </v:group>
            </w:pict>
          </mc:Fallback>
        </mc:AlternateContent>
      </w:r>
      <w:bookmarkEnd w:id="0"/>
      <w:bookmarkEnd w:id="1"/>
      <w:bookmarkEnd w:id="2"/>
      <w:bookmarkEnd w:id="3"/>
      <w:bookmarkEnd w:id="4"/>
      <w:bookmarkEnd w:id="5"/>
      <w:bookmarkEnd w:id="6"/>
      <w:bookmarkEnd w:id="7"/>
      <w:bookmarkEnd w:id="8"/>
    </w:p>
    <w:p w14:paraId="262D8E5C" w14:textId="77777777" w:rsidR="002610BC" w:rsidRPr="00513C50" w:rsidRDefault="002610BC"/>
    <w:p w14:paraId="3CBB2601" w14:textId="77777777" w:rsidR="002610BC" w:rsidRPr="00513C50" w:rsidRDefault="002610BC"/>
    <w:p w14:paraId="72ADD23F" w14:textId="77777777" w:rsidR="002610BC" w:rsidRPr="00513C50" w:rsidRDefault="002610BC"/>
    <w:p w14:paraId="1167AB95" w14:textId="77777777" w:rsidR="002610BC" w:rsidRPr="00513C50" w:rsidRDefault="002610BC"/>
    <w:p w14:paraId="512E2DCC" w14:textId="77777777" w:rsidR="002610BC" w:rsidRPr="00513C50" w:rsidRDefault="002610BC"/>
    <w:p w14:paraId="739FCD90" w14:textId="77777777" w:rsidR="002610BC" w:rsidRPr="00513C50" w:rsidRDefault="00410287" w:rsidP="00F87D3D">
      <w:pPr>
        <w:jc w:val="left"/>
      </w:pPr>
      <w:r w:rsidRPr="00B32F15">
        <w:rPr>
          <w:noProof/>
          <w:sz w:val="20"/>
        </w:rPr>
        <w:drawing>
          <wp:anchor distT="0" distB="0" distL="114300" distR="114300" simplePos="0" relativeHeight="251661824" behindDoc="0" locked="0" layoutInCell="1" allowOverlap="1" wp14:anchorId="7CB25D2E" wp14:editId="61ADB328">
            <wp:simplePos x="0" y="0"/>
            <wp:positionH relativeFrom="column">
              <wp:posOffset>914400</wp:posOffset>
            </wp:positionH>
            <wp:positionV relativeFrom="paragraph">
              <wp:align>top</wp:align>
            </wp:positionV>
            <wp:extent cx="3258820" cy="1926590"/>
            <wp:effectExtent l="0" t="0" r="0" b="0"/>
            <wp:wrapSquare wrapText="bothSides"/>
            <wp:docPr id="14" name="Picture 14" descr="http://intranet.plc.hs.int/intranet/brand/documents/logos/HomeServe Logo - Portrait (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tranet.plc.hs.int/intranet/brand/documents/logos/HomeServe Logo - Portrait (whit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8820" cy="1926590"/>
                    </a:xfrm>
                    <a:prstGeom prst="rect">
                      <a:avLst/>
                    </a:prstGeom>
                    <a:noFill/>
                    <a:ln w="9525">
                      <a:noFill/>
                      <a:miter lim="800000"/>
                      <a:headEnd/>
                      <a:tailEnd/>
                    </a:ln>
                  </pic:spPr>
                </pic:pic>
              </a:graphicData>
            </a:graphic>
          </wp:anchor>
        </w:drawing>
      </w:r>
      <w:r w:rsidR="00C758F6">
        <w:t xml:space="preserve">                       </w:t>
      </w:r>
      <w:r w:rsidR="00F87D3D">
        <w:br w:type="textWrapping" w:clear="all"/>
      </w:r>
    </w:p>
    <w:p w14:paraId="549E0113" w14:textId="77777777" w:rsidR="002610BC" w:rsidRPr="00513C50" w:rsidRDefault="002610BC"/>
    <w:p w14:paraId="4C9C282B" w14:textId="77777777" w:rsidR="002610BC" w:rsidRPr="00513C50" w:rsidRDefault="002610BC" w:rsidP="00F2304C">
      <w:pPr>
        <w:jc w:val="right"/>
      </w:pPr>
    </w:p>
    <w:p w14:paraId="1DBDD38A" w14:textId="77777777" w:rsidR="00440198" w:rsidRPr="00DF2848" w:rsidRDefault="00440198">
      <w:pPr>
        <w:jc w:val="center"/>
        <w:rPr>
          <w:b/>
          <w:sz w:val="44"/>
        </w:rPr>
      </w:pPr>
      <w:r w:rsidRPr="00DF2848">
        <w:rPr>
          <w:b/>
          <w:sz w:val="44"/>
        </w:rPr>
        <w:t>Unity Programme</w:t>
      </w:r>
    </w:p>
    <w:p w14:paraId="1669076A" w14:textId="77777777" w:rsidR="00440198" w:rsidRPr="00DF2848" w:rsidRDefault="001E1833">
      <w:pPr>
        <w:jc w:val="center"/>
        <w:rPr>
          <w:b/>
          <w:sz w:val="32"/>
        </w:rPr>
      </w:pPr>
      <w:r>
        <w:rPr>
          <w:b/>
          <w:sz w:val="32"/>
        </w:rPr>
        <w:t xml:space="preserve">UK </w:t>
      </w:r>
      <w:r w:rsidR="0089345D">
        <w:rPr>
          <w:b/>
          <w:sz w:val="32"/>
        </w:rPr>
        <w:t xml:space="preserve">MDM </w:t>
      </w:r>
      <w:r>
        <w:rPr>
          <w:b/>
          <w:sz w:val="32"/>
        </w:rPr>
        <w:t>Release</w:t>
      </w:r>
      <w:r w:rsidR="005C2614">
        <w:rPr>
          <w:b/>
          <w:sz w:val="32"/>
        </w:rPr>
        <w:t xml:space="preserve"> 4</w:t>
      </w:r>
    </w:p>
    <w:p w14:paraId="564E1C69" w14:textId="77777777" w:rsidR="00440198" w:rsidRPr="00440198" w:rsidRDefault="00440198">
      <w:pPr>
        <w:jc w:val="center"/>
        <w:rPr>
          <w:b/>
          <w:sz w:val="56"/>
        </w:rPr>
      </w:pPr>
    </w:p>
    <w:p w14:paraId="72B28B34" w14:textId="77777777" w:rsidR="00391710" w:rsidRDefault="001E1833" w:rsidP="00922EFA">
      <w:pPr>
        <w:jc w:val="center"/>
        <w:rPr>
          <w:b/>
          <w:sz w:val="40"/>
          <w:szCs w:val="32"/>
        </w:rPr>
      </w:pPr>
      <w:r>
        <w:rPr>
          <w:b/>
          <w:sz w:val="40"/>
          <w:szCs w:val="32"/>
        </w:rPr>
        <w:t>MDM</w:t>
      </w:r>
      <w:r w:rsidR="00782934">
        <w:rPr>
          <w:b/>
          <w:sz w:val="40"/>
          <w:szCs w:val="32"/>
        </w:rPr>
        <w:t xml:space="preserve"> and Ensura</w:t>
      </w:r>
      <w:r>
        <w:rPr>
          <w:b/>
          <w:sz w:val="40"/>
          <w:szCs w:val="32"/>
        </w:rPr>
        <w:t xml:space="preserve"> Integration</w:t>
      </w:r>
    </w:p>
    <w:p w14:paraId="0DA4DD1C" w14:textId="46933005" w:rsidR="00922EFA" w:rsidRDefault="004200D3" w:rsidP="00922EFA">
      <w:pPr>
        <w:jc w:val="center"/>
        <w:rPr>
          <w:b/>
          <w:sz w:val="40"/>
          <w:szCs w:val="32"/>
        </w:rPr>
      </w:pPr>
      <w:r>
        <w:rPr>
          <w:b/>
          <w:sz w:val="40"/>
          <w:szCs w:val="32"/>
        </w:rPr>
        <w:t>(</w:t>
      </w:r>
      <w:r w:rsidRPr="008525FD">
        <w:rPr>
          <w:b/>
          <w:sz w:val="40"/>
          <w:szCs w:val="32"/>
        </w:rPr>
        <w:t>Batch</w:t>
      </w:r>
      <w:r w:rsidR="005A6CB6" w:rsidRPr="008525FD">
        <w:rPr>
          <w:b/>
          <w:sz w:val="40"/>
          <w:szCs w:val="32"/>
        </w:rPr>
        <w:t xml:space="preserve"> &amp; </w:t>
      </w:r>
      <w:r w:rsidR="00BD3A70" w:rsidRPr="008525FD">
        <w:rPr>
          <w:b/>
          <w:sz w:val="40"/>
          <w:szCs w:val="32"/>
        </w:rPr>
        <w:t>RealTime</w:t>
      </w:r>
      <w:r w:rsidRPr="008525FD">
        <w:rPr>
          <w:b/>
          <w:sz w:val="40"/>
          <w:szCs w:val="32"/>
        </w:rPr>
        <w:t>)</w:t>
      </w:r>
    </w:p>
    <w:p w14:paraId="08C34368" w14:textId="77777777" w:rsidR="00F27599" w:rsidRDefault="00F27599" w:rsidP="007D1B53">
      <w:pPr>
        <w:jc w:val="center"/>
        <w:rPr>
          <w:b/>
          <w:sz w:val="40"/>
          <w:szCs w:val="32"/>
        </w:rPr>
      </w:pPr>
    </w:p>
    <w:p w14:paraId="45FDA427" w14:textId="77777777" w:rsidR="00670DE9" w:rsidRDefault="00670DE9" w:rsidP="007D1B53">
      <w:pPr>
        <w:jc w:val="center"/>
        <w:rPr>
          <w:b/>
          <w:sz w:val="40"/>
          <w:szCs w:val="32"/>
        </w:rPr>
      </w:pPr>
    </w:p>
    <w:p w14:paraId="2E8F4EED" w14:textId="77777777" w:rsidR="007D1B53" w:rsidRPr="001D497D" w:rsidRDefault="00922EFA" w:rsidP="007D1B53">
      <w:pPr>
        <w:jc w:val="center"/>
        <w:rPr>
          <w:b/>
          <w:sz w:val="32"/>
          <w:szCs w:val="32"/>
        </w:rPr>
      </w:pPr>
      <w:r>
        <w:rPr>
          <w:b/>
          <w:sz w:val="32"/>
          <w:szCs w:val="32"/>
        </w:rPr>
        <w:t>Technical Design</w:t>
      </w:r>
    </w:p>
    <w:p w14:paraId="4AD39D02" w14:textId="77777777" w:rsidR="007D1B53" w:rsidRDefault="007D1B53">
      <w:pPr>
        <w:jc w:val="center"/>
        <w:rPr>
          <w:b/>
          <w:sz w:val="32"/>
          <w:szCs w:val="32"/>
        </w:rPr>
      </w:pPr>
    </w:p>
    <w:p w14:paraId="333B376F" w14:textId="77777777" w:rsidR="00701E1F" w:rsidRPr="001D497D" w:rsidRDefault="00861C0A" w:rsidP="00861C0A">
      <w:pPr>
        <w:tabs>
          <w:tab w:val="left" w:pos="6387"/>
        </w:tabs>
        <w:jc w:val="left"/>
        <w:rPr>
          <w:b/>
          <w:sz w:val="32"/>
          <w:szCs w:val="32"/>
        </w:rPr>
      </w:pPr>
      <w:r>
        <w:rPr>
          <w:b/>
          <w:sz w:val="32"/>
          <w:szCs w:val="32"/>
        </w:rPr>
        <w:tab/>
      </w:r>
    </w:p>
    <w:p w14:paraId="01CA71C6" w14:textId="30BDE6EE" w:rsidR="002871C0" w:rsidRDefault="00C1775B">
      <w:pPr>
        <w:jc w:val="center"/>
        <w:rPr>
          <w:b/>
          <w:sz w:val="32"/>
          <w:szCs w:val="32"/>
        </w:rPr>
      </w:pPr>
      <w:r>
        <w:rPr>
          <w:b/>
          <w:sz w:val="32"/>
          <w:szCs w:val="32"/>
        </w:rPr>
        <w:t xml:space="preserve">Version </w:t>
      </w:r>
      <w:del w:id="9" w:author="Rajesh Srinivasulu" w:date="2016-12-15T14:50:00Z">
        <w:r w:rsidR="00137968" w:rsidDel="00F91D04">
          <w:rPr>
            <w:b/>
            <w:sz w:val="32"/>
            <w:szCs w:val="32"/>
          </w:rPr>
          <w:delText>1.2</w:delText>
        </w:r>
      </w:del>
      <w:r w:rsidR="00915FD7">
        <w:rPr>
          <w:b/>
          <w:sz w:val="32"/>
          <w:szCs w:val="32"/>
        </w:rPr>
        <w:t>1.5</w:t>
      </w:r>
    </w:p>
    <w:p w14:paraId="4E7B613E" w14:textId="77777777" w:rsidR="00F74DC1" w:rsidRPr="00440198" w:rsidRDefault="00F74DC1">
      <w:pPr>
        <w:jc w:val="center"/>
        <w:rPr>
          <w:b/>
          <w:sz w:val="36"/>
        </w:rPr>
      </w:pPr>
    </w:p>
    <w:p w14:paraId="6E4E56B9" w14:textId="77777777" w:rsidR="002610BC" w:rsidRPr="00513C50" w:rsidRDefault="002610BC">
      <w:pPr>
        <w:pStyle w:val="Header"/>
        <w:tabs>
          <w:tab w:val="clear" w:pos="4320"/>
          <w:tab w:val="clear" w:pos="8640"/>
        </w:tabs>
        <w:jc w:val="center"/>
      </w:pPr>
    </w:p>
    <w:p w14:paraId="2D858929" w14:textId="77777777" w:rsidR="00391710" w:rsidRDefault="00391710">
      <w:pPr>
        <w:pStyle w:val="TOC1"/>
        <w:rPr>
          <w:noProof w:val="0"/>
        </w:rPr>
      </w:pPr>
      <w:r>
        <w:rPr>
          <w:noProof w:val="0"/>
        </w:rPr>
        <w:br/>
      </w:r>
    </w:p>
    <w:p w14:paraId="1D0763CB" w14:textId="76EBBD70" w:rsidR="002610BC" w:rsidRPr="00513C50" w:rsidRDefault="006E67FC">
      <w:pPr>
        <w:pStyle w:val="TOC1"/>
        <w:rPr>
          <w:noProof w:val="0"/>
        </w:rPr>
      </w:pPr>
      <w:r w:rsidRPr="00513C50">
        <w:lastRenderedPageBreak/>
        <mc:AlternateContent>
          <mc:Choice Requires="wps">
            <w:drawing>
              <wp:anchor distT="4294967295" distB="4294967295" distL="114300" distR="114300" simplePos="0" relativeHeight="251656704" behindDoc="0" locked="0" layoutInCell="0" allowOverlap="1" wp14:anchorId="5FBEF2B3" wp14:editId="4FF7EC09">
                <wp:simplePos x="0" y="0"/>
                <wp:positionH relativeFrom="column">
                  <wp:posOffset>-45720</wp:posOffset>
                </wp:positionH>
                <wp:positionV relativeFrom="paragraph">
                  <wp:posOffset>178435</wp:posOffset>
                </wp:positionV>
                <wp:extent cx="5608320" cy="0"/>
                <wp:effectExtent l="0" t="0" r="30480" b="1905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832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6FFEE" id="Line 2" o:spid="_x0000_s1026" style="position:absolute;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14.05pt" to="438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" o:allowincell="f" strokeweight="1pt"/>
            </w:pict>
          </mc:Fallback>
        </mc:AlternateContent>
      </w:r>
      <w:r w:rsidR="002610BC" w:rsidRPr="00513C50">
        <w:rPr>
          <w:noProof w:val="0"/>
        </w:rPr>
        <w:t>Table of Contents</w:t>
      </w:r>
    </w:p>
    <w:p w14:paraId="3D9A74E9" w14:textId="77777777" w:rsidR="009C1D01" w:rsidRDefault="007D3321">
      <w:pPr>
        <w:pStyle w:val="TOC1"/>
        <w:rPr>
          <w:rFonts w:asciiTheme="minorHAnsi" w:eastAsiaTheme="minorEastAsia" w:hAnsiTheme="minorHAnsi" w:cstheme="minorBidi"/>
          <w:b w:val="0"/>
          <w:bCs w:val="0"/>
          <w:caps w:val="0"/>
          <w:sz w:val="22"/>
          <w:szCs w:val="22"/>
        </w:rPr>
      </w:pPr>
      <w:r w:rsidRPr="008525FD">
        <w:rPr>
          <w:smallCaps/>
          <w:noProof w:val="0"/>
        </w:rPr>
        <w:fldChar w:fldCharType="begin"/>
      </w:r>
      <w:r w:rsidR="002610BC" w:rsidRPr="008525FD">
        <w:rPr>
          <w:noProof w:val="0"/>
        </w:rPr>
        <w:instrText xml:space="preserve"> TOC \o "1-5" \h \z </w:instrText>
      </w:r>
      <w:r w:rsidRPr="008525FD">
        <w:rPr>
          <w:smallCaps/>
          <w:noProof w:val="0"/>
        </w:rPr>
        <w:fldChar w:fldCharType="separate"/>
      </w:r>
      <w:hyperlink w:anchor="_Toc465253346" w:history="1">
        <w:r w:rsidR="009C1D01" w:rsidRPr="0038527F">
          <w:rPr>
            <w:rStyle w:val="Hyperlink"/>
          </w:rPr>
          <w:t>1</w:t>
        </w:r>
        <w:r w:rsidR="009C1D01">
          <w:rPr>
            <w:rFonts w:asciiTheme="minorHAnsi" w:eastAsiaTheme="minorEastAsia" w:hAnsiTheme="minorHAnsi" w:cstheme="minorBidi"/>
            <w:b w:val="0"/>
            <w:bCs w:val="0"/>
            <w:caps w:val="0"/>
            <w:sz w:val="22"/>
            <w:szCs w:val="22"/>
          </w:rPr>
          <w:tab/>
        </w:r>
        <w:r w:rsidR="009C1D01" w:rsidRPr="0038527F">
          <w:rPr>
            <w:rStyle w:val="Hyperlink"/>
          </w:rPr>
          <w:t>Introduction</w:t>
        </w:r>
        <w:r w:rsidR="009C1D01">
          <w:rPr>
            <w:webHidden/>
          </w:rPr>
          <w:tab/>
        </w:r>
        <w:r w:rsidR="009C1D01">
          <w:rPr>
            <w:webHidden/>
          </w:rPr>
          <w:fldChar w:fldCharType="begin"/>
        </w:r>
        <w:r w:rsidR="009C1D01">
          <w:rPr>
            <w:webHidden/>
          </w:rPr>
          <w:instrText xml:space="preserve"> PAGEREF _Toc465253346 \h </w:instrText>
        </w:r>
        <w:r w:rsidR="009C1D01">
          <w:rPr>
            <w:webHidden/>
          </w:rPr>
        </w:r>
        <w:r w:rsidR="009C1D01">
          <w:rPr>
            <w:webHidden/>
          </w:rPr>
          <w:fldChar w:fldCharType="separate"/>
        </w:r>
        <w:r w:rsidR="009C1D01">
          <w:rPr>
            <w:webHidden/>
          </w:rPr>
          <w:t>7</w:t>
        </w:r>
        <w:r w:rsidR="009C1D01">
          <w:rPr>
            <w:webHidden/>
          </w:rPr>
          <w:fldChar w:fldCharType="end"/>
        </w:r>
      </w:hyperlink>
    </w:p>
    <w:p w14:paraId="6983DC0B" w14:textId="77777777" w:rsidR="009C1D01" w:rsidRDefault="005644DB">
      <w:pPr>
        <w:pStyle w:val="TOC2"/>
        <w:rPr>
          <w:rFonts w:asciiTheme="minorHAnsi" w:eastAsiaTheme="minorEastAsia" w:hAnsiTheme="minorHAnsi" w:cstheme="minorBidi"/>
          <w:bCs w:val="0"/>
          <w:smallCaps w:val="0"/>
          <w:sz w:val="22"/>
          <w:szCs w:val="22"/>
        </w:rPr>
      </w:pPr>
      <w:hyperlink w:anchor="_Toc465253347" w:history="1">
        <w:r w:rsidR="009C1D01" w:rsidRPr="0038527F">
          <w:rPr>
            <w:rStyle w:val="Hyperlink"/>
          </w:rPr>
          <w:t>1.1</w:t>
        </w:r>
        <w:r w:rsidR="009C1D01">
          <w:rPr>
            <w:rFonts w:asciiTheme="minorHAnsi" w:eastAsiaTheme="minorEastAsia" w:hAnsiTheme="minorHAnsi" w:cstheme="minorBidi"/>
            <w:bCs w:val="0"/>
            <w:smallCaps w:val="0"/>
            <w:sz w:val="22"/>
            <w:szCs w:val="22"/>
          </w:rPr>
          <w:tab/>
        </w:r>
        <w:r w:rsidR="009C1D01" w:rsidRPr="0038527F">
          <w:rPr>
            <w:rStyle w:val="Hyperlink"/>
          </w:rPr>
          <w:t>MDM Platform Overview</w:t>
        </w:r>
        <w:r w:rsidR="009C1D01">
          <w:rPr>
            <w:webHidden/>
          </w:rPr>
          <w:tab/>
        </w:r>
        <w:r w:rsidR="009C1D01">
          <w:rPr>
            <w:webHidden/>
          </w:rPr>
          <w:fldChar w:fldCharType="begin"/>
        </w:r>
        <w:r w:rsidR="009C1D01">
          <w:rPr>
            <w:webHidden/>
          </w:rPr>
          <w:instrText xml:space="preserve"> PAGEREF _Toc465253347 \h </w:instrText>
        </w:r>
        <w:r w:rsidR="009C1D01">
          <w:rPr>
            <w:webHidden/>
          </w:rPr>
        </w:r>
        <w:r w:rsidR="009C1D01">
          <w:rPr>
            <w:webHidden/>
          </w:rPr>
          <w:fldChar w:fldCharType="separate"/>
        </w:r>
        <w:r w:rsidR="009C1D01">
          <w:rPr>
            <w:webHidden/>
          </w:rPr>
          <w:t>7</w:t>
        </w:r>
        <w:r w:rsidR="009C1D01">
          <w:rPr>
            <w:webHidden/>
          </w:rPr>
          <w:fldChar w:fldCharType="end"/>
        </w:r>
      </w:hyperlink>
    </w:p>
    <w:p w14:paraId="029D8431" w14:textId="77777777" w:rsidR="009C1D01" w:rsidRDefault="005644DB">
      <w:pPr>
        <w:pStyle w:val="TOC2"/>
        <w:rPr>
          <w:rFonts w:asciiTheme="minorHAnsi" w:eastAsiaTheme="minorEastAsia" w:hAnsiTheme="minorHAnsi" w:cstheme="minorBidi"/>
          <w:bCs w:val="0"/>
          <w:smallCaps w:val="0"/>
          <w:sz w:val="22"/>
          <w:szCs w:val="22"/>
        </w:rPr>
      </w:pPr>
      <w:hyperlink w:anchor="_Toc465253348" w:history="1">
        <w:r w:rsidR="009C1D01" w:rsidRPr="0038527F">
          <w:rPr>
            <w:rStyle w:val="Hyperlink"/>
          </w:rPr>
          <w:t>1.2</w:t>
        </w:r>
        <w:r w:rsidR="009C1D01">
          <w:rPr>
            <w:rFonts w:asciiTheme="minorHAnsi" w:eastAsiaTheme="minorEastAsia" w:hAnsiTheme="minorHAnsi" w:cstheme="minorBidi"/>
            <w:bCs w:val="0"/>
            <w:smallCaps w:val="0"/>
            <w:sz w:val="22"/>
            <w:szCs w:val="22"/>
          </w:rPr>
          <w:tab/>
        </w:r>
        <w:r w:rsidR="009C1D01" w:rsidRPr="0038527F">
          <w:rPr>
            <w:rStyle w:val="Hyperlink"/>
          </w:rPr>
          <w:t>Objective</w:t>
        </w:r>
        <w:r w:rsidR="009C1D01">
          <w:rPr>
            <w:webHidden/>
          </w:rPr>
          <w:tab/>
        </w:r>
        <w:r w:rsidR="009C1D01">
          <w:rPr>
            <w:webHidden/>
          </w:rPr>
          <w:fldChar w:fldCharType="begin"/>
        </w:r>
        <w:r w:rsidR="009C1D01">
          <w:rPr>
            <w:webHidden/>
          </w:rPr>
          <w:instrText xml:space="preserve"> PAGEREF _Toc465253348 \h </w:instrText>
        </w:r>
        <w:r w:rsidR="009C1D01">
          <w:rPr>
            <w:webHidden/>
          </w:rPr>
        </w:r>
        <w:r w:rsidR="009C1D01">
          <w:rPr>
            <w:webHidden/>
          </w:rPr>
          <w:fldChar w:fldCharType="separate"/>
        </w:r>
        <w:r w:rsidR="009C1D01">
          <w:rPr>
            <w:webHidden/>
          </w:rPr>
          <w:t>8</w:t>
        </w:r>
        <w:r w:rsidR="009C1D01">
          <w:rPr>
            <w:webHidden/>
          </w:rPr>
          <w:fldChar w:fldCharType="end"/>
        </w:r>
      </w:hyperlink>
    </w:p>
    <w:p w14:paraId="6FE4F861" w14:textId="77777777" w:rsidR="009C1D01" w:rsidRDefault="005644DB">
      <w:pPr>
        <w:pStyle w:val="TOC2"/>
        <w:rPr>
          <w:rFonts w:asciiTheme="minorHAnsi" w:eastAsiaTheme="minorEastAsia" w:hAnsiTheme="minorHAnsi" w:cstheme="minorBidi"/>
          <w:bCs w:val="0"/>
          <w:smallCaps w:val="0"/>
          <w:sz w:val="22"/>
          <w:szCs w:val="22"/>
        </w:rPr>
      </w:pPr>
      <w:hyperlink w:anchor="_Toc465253349" w:history="1">
        <w:r w:rsidR="009C1D01" w:rsidRPr="0038527F">
          <w:rPr>
            <w:rStyle w:val="Hyperlink"/>
          </w:rPr>
          <w:t>1.3</w:t>
        </w:r>
        <w:r w:rsidR="009C1D01">
          <w:rPr>
            <w:rFonts w:asciiTheme="minorHAnsi" w:eastAsiaTheme="minorEastAsia" w:hAnsiTheme="minorHAnsi" w:cstheme="minorBidi"/>
            <w:bCs w:val="0"/>
            <w:smallCaps w:val="0"/>
            <w:sz w:val="22"/>
            <w:szCs w:val="22"/>
          </w:rPr>
          <w:tab/>
        </w:r>
        <w:r w:rsidR="009C1D01" w:rsidRPr="0038527F">
          <w:rPr>
            <w:rStyle w:val="Hyperlink"/>
          </w:rPr>
          <w:t>Distribution List</w:t>
        </w:r>
        <w:r w:rsidR="009C1D01">
          <w:rPr>
            <w:webHidden/>
          </w:rPr>
          <w:tab/>
        </w:r>
        <w:r w:rsidR="009C1D01">
          <w:rPr>
            <w:webHidden/>
          </w:rPr>
          <w:fldChar w:fldCharType="begin"/>
        </w:r>
        <w:r w:rsidR="009C1D01">
          <w:rPr>
            <w:webHidden/>
          </w:rPr>
          <w:instrText xml:space="preserve"> PAGEREF _Toc465253349 \h </w:instrText>
        </w:r>
        <w:r w:rsidR="009C1D01">
          <w:rPr>
            <w:webHidden/>
          </w:rPr>
        </w:r>
        <w:r w:rsidR="009C1D01">
          <w:rPr>
            <w:webHidden/>
          </w:rPr>
          <w:fldChar w:fldCharType="separate"/>
        </w:r>
        <w:r w:rsidR="009C1D01">
          <w:rPr>
            <w:webHidden/>
          </w:rPr>
          <w:t>8</w:t>
        </w:r>
        <w:r w:rsidR="009C1D01">
          <w:rPr>
            <w:webHidden/>
          </w:rPr>
          <w:fldChar w:fldCharType="end"/>
        </w:r>
      </w:hyperlink>
    </w:p>
    <w:p w14:paraId="3E19A45E" w14:textId="77777777" w:rsidR="009C1D01" w:rsidRDefault="005644DB">
      <w:pPr>
        <w:pStyle w:val="TOC2"/>
        <w:rPr>
          <w:rFonts w:asciiTheme="minorHAnsi" w:eastAsiaTheme="minorEastAsia" w:hAnsiTheme="minorHAnsi" w:cstheme="minorBidi"/>
          <w:bCs w:val="0"/>
          <w:smallCaps w:val="0"/>
          <w:sz w:val="22"/>
          <w:szCs w:val="22"/>
        </w:rPr>
      </w:pPr>
      <w:hyperlink w:anchor="_Toc465253350" w:history="1">
        <w:r w:rsidR="009C1D01" w:rsidRPr="0038527F">
          <w:rPr>
            <w:rStyle w:val="Hyperlink"/>
          </w:rPr>
          <w:t>1.4</w:t>
        </w:r>
        <w:r w:rsidR="009C1D01">
          <w:rPr>
            <w:rFonts w:asciiTheme="minorHAnsi" w:eastAsiaTheme="minorEastAsia" w:hAnsiTheme="minorHAnsi" w:cstheme="minorBidi"/>
            <w:bCs w:val="0"/>
            <w:smallCaps w:val="0"/>
            <w:sz w:val="22"/>
            <w:szCs w:val="22"/>
          </w:rPr>
          <w:tab/>
        </w:r>
        <w:r w:rsidR="009C1D01" w:rsidRPr="0038527F">
          <w:rPr>
            <w:rStyle w:val="Hyperlink"/>
          </w:rPr>
          <w:t>Glossary</w:t>
        </w:r>
        <w:r w:rsidR="009C1D01">
          <w:rPr>
            <w:webHidden/>
          </w:rPr>
          <w:tab/>
        </w:r>
        <w:r w:rsidR="009C1D01">
          <w:rPr>
            <w:webHidden/>
          </w:rPr>
          <w:fldChar w:fldCharType="begin"/>
        </w:r>
        <w:r w:rsidR="009C1D01">
          <w:rPr>
            <w:webHidden/>
          </w:rPr>
          <w:instrText xml:space="preserve"> PAGEREF _Toc465253350 \h </w:instrText>
        </w:r>
        <w:r w:rsidR="009C1D01">
          <w:rPr>
            <w:webHidden/>
          </w:rPr>
        </w:r>
        <w:r w:rsidR="009C1D01">
          <w:rPr>
            <w:webHidden/>
          </w:rPr>
          <w:fldChar w:fldCharType="separate"/>
        </w:r>
        <w:r w:rsidR="009C1D01">
          <w:rPr>
            <w:webHidden/>
          </w:rPr>
          <w:t>9</w:t>
        </w:r>
        <w:r w:rsidR="009C1D01">
          <w:rPr>
            <w:webHidden/>
          </w:rPr>
          <w:fldChar w:fldCharType="end"/>
        </w:r>
      </w:hyperlink>
    </w:p>
    <w:p w14:paraId="78C36FC1" w14:textId="77777777" w:rsidR="009C1D01" w:rsidRDefault="005644DB">
      <w:pPr>
        <w:pStyle w:val="TOC1"/>
        <w:rPr>
          <w:rFonts w:asciiTheme="minorHAnsi" w:eastAsiaTheme="minorEastAsia" w:hAnsiTheme="minorHAnsi" w:cstheme="minorBidi"/>
          <w:b w:val="0"/>
          <w:bCs w:val="0"/>
          <w:caps w:val="0"/>
          <w:sz w:val="22"/>
          <w:szCs w:val="22"/>
        </w:rPr>
      </w:pPr>
      <w:hyperlink w:anchor="_Toc465253351" w:history="1">
        <w:r w:rsidR="009C1D01" w:rsidRPr="0038527F">
          <w:rPr>
            <w:rStyle w:val="Hyperlink"/>
          </w:rPr>
          <w:t>2</w:t>
        </w:r>
        <w:r w:rsidR="009C1D01">
          <w:rPr>
            <w:rFonts w:asciiTheme="minorHAnsi" w:eastAsiaTheme="minorEastAsia" w:hAnsiTheme="minorHAnsi" w:cstheme="minorBidi"/>
            <w:b w:val="0"/>
            <w:bCs w:val="0"/>
            <w:caps w:val="0"/>
            <w:sz w:val="22"/>
            <w:szCs w:val="22"/>
          </w:rPr>
          <w:tab/>
        </w:r>
        <w:r w:rsidR="009C1D01" w:rsidRPr="0038527F">
          <w:rPr>
            <w:rStyle w:val="Hyperlink"/>
          </w:rPr>
          <w:t>Technical Design</w:t>
        </w:r>
        <w:r w:rsidR="009C1D01">
          <w:rPr>
            <w:webHidden/>
          </w:rPr>
          <w:tab/>
        </w:r>
        <w:r w:rsidR="009C1D01">
          <w:rPr>
            <w:webHidden/>
          </w:rPr>
          <w:fldChar w:fldCharType="begin"/>
        </w:r>
        <w:r w:rsidR="009C1D01">
          <w:rPr>
            <w:webHidden/>
          </w:rPr>
          <w:instrText xml:space="preserve"> PAGEREF _Toc465253351 \h </w:instrText>
        </w:r>
        <w:r w:rsidR="009C1D01">
          <w:rPr>
            <w:webHidden/>
          </w:rPr>
        </w:r>
        <w:r w:rsidR="009C1D01">
          <w:rPr>
            <w:webHidden/>
          </w:rPr>
          <w:fldChar w:fldCharType="separate"/>
        </w:r>
        <w:r w:rsidR="009C1D01">
          <w:rPr>
            <w:webHidden/>
          </w:rPr>
          <w:t>10</w:t>
        </w:r>
        <w:r w:rsidR="009C1D01">
          <w:rPr>
            <w:webHidden/>
          </w:rPr>
          <w:fldChar w:fldCharType="end"/>
        </w:r>
      </w:hyperlink>
    </w:p>
    <w:p w14:paraId="7CA3357F" w14:textId="77777777" w:rsidR="009C1D01" w:rsidRDefault="005644DB">
      <w:pPr>
        <w:pStyle w:val="TOC2"/>
        <w:rPr>
          <w:rFonts w:asciiTheme="minorHAnsi" w:eastAsiaTheme="minorEastAsia" w:hAnsiTheme="minorHAnsi" w:cstheme="minorBidi"/>
          <w:bCs w:val="0"/>
          <w:smallCaps w:val="0"/>
          <w:sz w:val="22"/>
          <w:szCs w:val="22"/>
        </w:rPr>
      </w:pPr>
      <w:hyperlink w:anchor="_Toc465253352" w:history="1">
        <w:r w:rsidR="009C1D01" w:rsidRPr="0038527F">
          <w:rPr>
            <w:rStyle w:val="Hyperlink"/>
          </w:rPr>
          <w:t>2.1</w:t>
        </w:r>
        <w:r w:rsidR="009C1D01">
          <w:rPr>
            <w:rFonts w:asciiTheme="minorHAnsi" w:eastAsiaTheme="minorEastAsia" w:hAnsiTheme="minorHAnsi" w:cstheme="minorBidi"/>
            <w:bCs w:val="0"/>
            <w:smallCaps w:val="0"/>
            <w:sz w:val="22"/>
            <w:szCs w:val="22"/>
          </w:rPr>
          <w:tab/>
        </w:r>
        <w:r w:rsidR="009C1D01" w:rsidRPr="0038527F">
          <w:rPr>
            <w:rStyle w:val="Hyperlink"/>
          </w:rPr>
          <w:t>Requirements Overview</w:t>
        </w:r>
        <w:r w:rsidR="009C1D01">
          <w:rPr>
            <w:webHidden/>
          </w:rPr>
          <w:tab/>
        </w:r>
        <w:r w:rsidR="009C1D01">
          <w:rPr>
            <w:webHidden/>
          </w:rPr>
          <w:fldChar w:fldCharType="begin"/>
        </w:r>
        <w:r w:rsidR="009C1D01">
          <w:rPr>
            <w:webHidden/>
          </w:rPr>
          <w:instrText xml:space="preserve"> PAGEREF _Toc465253352 \h </w:instrText>
        </w:r>
        <w:r w:rsidR="009C1D01">
          <w:rPr>
            <w:webHidden/>
          </w:rPr>
        </w:r>
        <w:r w:rsidR="009C1D01">
          <w:rPr>
            <w:webHidden/>
          </w:rPr>
          <w:fldChar w:fldCharType="separate"/>
        </w:r>
        <w:r w:rsidR="009C1D01">
          <w:rPr>
            <w:webHidden/>
          </w:rPr>
          <w:t>10</w:t>
        </w:r>
        <w:r w:rsidR="009C1D01">
          <w:rPr>
            <w:webHidden/>
          </w:rPr>
          <w:fldChar w:fldCharType="end"/>
        </w:r>
      </w:hyperlink>
    </w:p>
    <w:p w14:paraId="1C48490B" w14:textId="77777777" w:rsidR="009C1D01" w:rsidRDefault="005644DB">
      <w:pPr>
        <w:pStyle w:val="TOC2"/>
        <w:rPr>
          <w:rFonts w:asciiTheme="minorHAnsi" w:eastAsiaTheme="minorEastAsia" w:hAnsiTheme="minorHAnsi" w:cstheme="minorBidi"/>
          <w:bCs w:val="0"/>
          <w:smallCaps w:val="0"/>
          <w:sz w:val="22"/>
          <w:szCs w:val="22"/>
        </w:rPr>
      </w:pPr>
      <w:hyperlink w:anchor="_Toc465253353" w:history="1">
        <w:r w:rsidR="009C1D01" w:rsidRPr="0038527F">
          <w:rPr>
            <w:rStyle w:val="Hyperlink"/>
          </w:rPr>
          <w:t>2.2</w:t>
        </w:r>
        <w:r w:rsidR="009C1D01">
          <w:rPr>
            <w:rFonts w:asciiTheme="minorHAnsi" w:eastAsiaTheme="minorEastAsia" w:hAnsiTheme="minorHAnsi" w:cstheme="minorBidi"/>
            <w:bCs w:val="0"/>
            <w:smallCaps w:val="0"/>
            <w:sz w:val="22"/>
            <w:szCs w:val="22"/>
          </w:rPr>
          <w:tab/>
        </w:r>
        <w:r w:rsidR="009C1D01" w:rsidRPr="0038527F">
          <w:rPr>
            <w:rStyle w:val="Hyperlink"/>
          </w:rPr>
          <w:t>High level Dataflow</w:t>
        </w:r>
        <w:r w:rsidR="009C1D01">
          <w:rPr>
            <w:webHidden/>
          </w:rPr>
          <w:tab/>
        </w:r>
        <w:r w:rsidR="009C1D01">
          <w:rPr>
            <w:webHidden/>
          </w:rPr>
          <w:fldChar w:fldCharType="begin"/>
        </w:r>
        <w:r w:rsidR="009C1D01">
          <w:rPr>
            <w:webHidden/>
          </w:rPr>
          <w:instrText xml:space="preserve"> PAGEREF _Toc465253353 \h </w:instrText>
        </w:r>
        <w:r w:rsidR="009C1D01">
          <w:rPr>
            <w:webHidden/>
          </w:rPr>
        </w:r>
        <w:r w:rsidR="009C1D01">
          <w:rPr>
            <w:webHidden/>
          </w:rPr>
          <w:fldChar w:fldCharType="separate"/>
        </w:r>
        <w:r w:rsidR="009C1D01">
          <w:rPr>
            <w:webHidden/>
          </w:rPr>
          <w:t>10</w:t>
        </w:r>
        <w:r w:rsidR="009C1D01">
          <w:rPr>
            <w:webHidden/>
          </w:rPr>
          <w:fldChar w:fldCharType="end"/>
        </w:r>
      </w:hyperlink>
    </w:p>
    <w:p w14:paraId="1C26E0DF" w14:textId="77777777" w:rsidR="009C1D01" w:rsidRDefault="005644DB">
      <w:pPr>
        <w:pStyle w:val="TOC2"/>
        <w:rPr>
          <w:rFonts w:asciiTheme="minorHAnsi" w:eastAsiaTheme="minorEastAsia" w:hAnsiTheme="minorHAnsi" w:cstheme="minorBidi"/>
          <w:bCs w:val="0"/>
          <w:smallCaps w:val="0"/>
          <w:sz w:val="22"/>
          <w:szCs w:val="22"/>
        </w:rPr>
      </w:pPr>
      <w:hyperlink w:anchor="_Toc465253354" w:history="1">
        <w:r w:rsidR="009C1D01" w:rsidRPr="0038527F">
          <w:rPr>
            <w:rStyle w:val="Hyperlink"/>
          </w:rPr>
          <w:t>2.3</w:t>
        </w:r>
        <w:r w:rsidR="009C1D01">
          <w:rPr>
            <w:rFonts w:asciiTheme="minorHAnsi" w:eastAsiaTheme="minorEastAsia" w:hAnsiTheme="minorHAnsi" w:cstheme="minorBidi"/>
            <w:bCs w:val="0"/>
            <w:smallCaps w:val="0"/>
            <w:sz w:val="22"/>
            <w:szCs w:val="22"/>
          </w:rPr>
          <w:tab/>
        </w:r>
        <w:r w:rsidR="009C1D01" w:rsidRPr="0038527F">
          <w:rPr>
            <w:rStyle w:val="Hyperlink"/>
          </w:rPr>
          <w:t>Design Requirements</w:t>
        </w:r>
        <w:r w:rsidR="009C1D01">
          <w:rPr>
            <w:webHidden/>
          </w:rPr>
          <w:tab/>
        </w:r>
        <w:r w:rsidR="009C1D01">
          <w:rPr>
            <w:webHidden/>
          </w:rPr>
          <w:fldChar w:fldCharType="begin"/>
        </w:r>
        <w:r w:rsidR="009C1D01">
          <w:rPr>
            <w:webHidden/>
          </w:rPr>
          <w:instrText xml:space="preserve"> PAGEREF _Toc465253354 \h </w:instrText>
        </w:r>
        <w:r w:rsidR="009C1D01">
          <w:rPr>
            <w:webHidden/>
          </w:rPr>
        </w:r>
        <w:r w:rsidR="009C1D01">
          <w:rPr>
            <w:webHidden/>
          </w:rPr>
          <w:fldChar w:fldCharType="separate"/>
        </w:r>
        <w:r w:rsidR="009C1D01">
          <w:rPr>
            <w:webHidden/>
          </w:rPr>
          <w:t>11</w:t>
        </w:r>
        <w:r w:rsidR="009C1D01">
          <w:rPr>
            <w:webHidden/>
          </w:rPr>
          <w:fldChar w:fldCharType="end"/>
        </w:r>
      </w:hyperlink>
    </w:p>
    <w:p w14:paraId="1A8D957E" w14:textId="77777777" w:rsidR="009C1D01" w:rsidRDefault="005644DB">
      <w:pPr>
        <w:pStyle w:val="TOC2"/>
        <w:rPr>
          <w:rFonts w:asciiTheme="minorHAnsi" w:eastAsiaTheme="minorEastAsia" w:hAnsiTheme="minorHAnsi" w:cstheme="minorBidi"/>
          <w:bCs w:val="0"/>
          <w:smallCaps w:val="0"/>
          <w:sz w:val="22"/>
          <w:szCs w:val="22"/>
        </w:rPr>
      </w:pPr>
      <w:hyperlink w:anchor="_Toc465253355" w:history="1">
        <w:r w:rsidR="009C1D01" w:rsidRPr="0038527F">
          <w:rPr>
            <w:rStyle w:val="Hyperlink"/>
          </w:rPr>
          <w:t>2.3.1</w:t>
        </w:r>
        <w:r w:rsidR="009C1D01">
          <w:rPr>
            <w:rFonts w:asciiTheme="minorHAnsi" w:eastAsiaTheme="minorEastAsia" w:hAnsiTheme="minorHAnsi" w:cstheme="minorBidi"/>
            <w:bCs w:val="0"/>
            <w:smallCaps w:val="0"/>
            <w:sz w:val="22"/>
            <w:szCs w:val="22"/>
          </w:rPr>
          <w:tab/>
        </w:r>
        <w:r w:rsidR="009C1D01" w:rsidRPr="0038527F">
          <w:rPr>
            <w:rStyle w:val="Hyperlink"/>
          </w:rPr>
          <w:t>Data Cleansing and Business Rules for Ensura Integration</w:t>
        </w:r>
        <w:r w:rsidR="009C1D01">
          <w:rPr>
            <w:webHidden/>
          </w:rPr>
          <w:tab/>
        </w:r>
        <w:r w:rsidR="009C1D01">
          <w:rPr>
            <w:webHidden/>
          </w:rPr>
          <w:fldChar w:fldCharType="begin"/>
        </w:r>
        <w:r w:rsidR="009C1D01">
          <w:rPr>
            <w:webHidden/>
          </w:rPr>
          <w:instrText xml:space="preserve"> PAGEREF _Toc465253355 \h </w:instrText>
        </w:r>
        <w:r w:rsidR="009C1D01">
          <w:rPr>
            <w:webHidden/>
          </w:rPr>
        </w:r>
        <w:r w:rsidR="009C1D01">
          <w:rPr>
            <w:webHidden/>
          </w:rPr>
          <w:fldChar w:fldCharType="separate"/>
        </w:r>
        <w:r w:rsidR="009C1D01">
          <w:rPr>
            <w:webHidden/>
          </w:rPr>
          <w:t>11</w:t>
        </w:r>
        <w:r w:rsidR="009C1D01">
          <w:rPr>
            <w:webHidden/>
          </w:rPr>
          <w:fldChar w:fldCharType="end"/>
        </w:r>
      </w:hyperlink>
    </w:p>
    <w:p w14:paraId="44ACCB61" w14:textId="77777777" w:rsidR="009C1D01" w:rsidRDefault="005644DB">
      <w:pPr>
        <w:pStyle w:val="TOC2"/>
        <w:rPr>
          <w:rFonts w:asciiTheme="minorHAnsi" w:eastAsiaTheme="minorEastAsia" w:hAnsiTheme="minorHAnsi" w:cstheme="minorBidi"/>
          <w:bCs w:val="0"/>
          <w:smallCaps w:val="0"/>
          <w:sz w:val="22"/>
          <w:szCs w:val="22"/>
        </w:rPr>
      </w:pPr>
      <w:hyperlink w:anchor="_Toc465253356" w:history="1">
        <w:r w:rsidR="009C1D01" w:rsidRPr="0038527F">
          <w:rPr>
            <w:rStyle w:val="Hyperlink"/>
          </w:rPr>
          <w:t>2.4</w:t>
        </w:r>
        <w:r w:rsidR="009C1D01">
          <w:rPr>
            <w:rFonts w:asciiTheme="minorHAnsi" w:eastAsiaTheme="minorEastAsia" w:hAnsiTheme="minorHAnsi" w:cstheme="minorBidi"/>
            <w:bCs w:val="0"/>
            <w:smallCaps w:val="0"/>
            <w:sz w:val="22"/>
            <w:szCs w:val="22"/>
          </w:rPr>
          <w:tab/>
        </w:r>
        <w:r w:rsidR="009C1D01" w:rsidRPr="0038527F">
          <w:rPr>
            <w:rStyle w:val="Hyperlink"/>
          </w:rPr>
          <w:t>Design Decisions</w:t>
        </w:r>
        <w:r w:rsidR="009C1D01">
          <w:rPr>
            <w:webHidden/>
          </w:rPr>
          <w:tab/>
        </w:r>
        <w:r w:rsidR="009C1D01">
          <w:rPr>
            <w:webHidden/>
          </w:rPr>
          <w:fldChar w:fldCharType="begin"/>
        </w:r>
        <w:r w:rsidR="009C1D01">
          <w:rPr>
            <w:webHidden/>
          </w:rPr>
          <w:instrText xml:space="preserve"> PAGEREF _Toc465253356 \h </w:instrText>
        </w:r>
        <w:r w:rsidR="009C1D01">
          <w:rPr>
            <w:webHidden/>
          </w:rPr>
        </w:r>
        <w:r w:rsidR="009C1D01">
          <w:rPr>
            <w:webHidden/>
          </w:rPr>
          <w:fldChar w:fldCharType="separate"/>
        </w:r>
        <w:r w:rsidR="009C1D01">
          <w:rPr>
            <w:webHidden/>
          </w:rPr>
          <w:t>12</w:t>
        </w:r>
        <w:r w:rsidR="009C1D01">
          <w:rPr>
            <w:webHidden/>
          </w:rPr>
          <w:fldChar w:fldCharType="end"/>
        </w:r>
      </w:hyperlink>
    </w:p>
    <w:p w14:paraId="34032274" w14:textId="77777777" w:rsidR="009C1D01" w:rsidRDefault="005644DB">
      <w:pPr>
        <w:pStyle w:val="TOC2"/>
        <w:rPr>
          <w:rFonts w:asciiTheme="minorHAnsi" w:eastAsiaTheme="minorEastAsia" w:hAnsiTheme="minorHAnsi" w:cstheme="minorBidi"/>
          <w:bCs w:val="0"/>
          <w:smallCaps w:val="0"/>
          <w:sz w:val="22"/>
          <w:szCs w:val="22"/>
        </w:rPr>
      </w:pPr>
      <w:hyperlink w:anchor="_Toc465253357" w:history="1">
        <w:r w:rsidR="009C1D01" w:rsidRPr="0038527F">
          <w:rPr>
            <w:rStyle w:val="Hyperlink"/>
          </w:rPr>
          <w:t>2.5</w:t>
        </w:r>
        <w:r w:rsidR="009C1D01">
          <w:rPr>
            <w:rFonts w:asciiTheme="minorHAnsi" w:eastAsiaTheme="minorEastAsia" w:hAnsiTheme="minorHAnsi" w:cstheme="minorBidi"/>
            <w:bCs w:val="0"/>
            <w:smallCaps w:val="0"/>
            <w:sz w:val="22"/>
            <w:szCs w:val="22"/>
          </w:rPr>
          <w:tab/>
        </w:r>
        <w:r w:rsidR="009C1D01" w:rsidRPr="0038527F">
          <w:rPr>
            <w:rStyle w:val="Hyperlink"/>
          </w:rPr>
          <w:t>Assumptions</w:t>
        </w:r>
        <w:r w:rsidR="009C1D01">
          <w:rPr>
            <w:webHidden/>
          </w:rPr>
          <w:tab/>
        </w:r>
        <w:r w:rsidR="009C1D01">
          <w:rPr>
            <w:webHidden/>
          </w:rPr>
          <w:fldChar w:fldCharType="begin"/>
        </w:r>
        <w:r w:rsidR="009C1D01">
          <w:rPr>
            <w:webHidden/>
          </w:rPr>
          <w:instrText xml:space="preserve"> PAGEREF _Toc465253357 \h </w:instrText>
        </w:r>
        <w:r w:rsidR="009C1D01">
          <w:rPr>
            <w:webHidden/>
          </w:rPr>
        </w:r>
        <w:r w:rsidR="009C1D01">
          <w:rPr>
            <w:webHidden/>
          </w:rPr>
          <w:fldChar w:fldCharType="separate"/>
        </w:r>
        <w:r w:rsidR="009C1D01">
          <w:rPr>
            <w:webHidden/>
          </w:rPr>
          <w:t>13</w:t>
        </w:r>
        <w:r w:rsidR="009C1D01">
          <w:rPr>
            <w:webHidden/>
          </w:rPr>
          <w:fldChar w:fldCharType="end"/>
        </w:r>
      </w:hyperlink>
    </w:p>
    <w:p w14:paraId="774D8A4A" w14:textId="77777777" w:rsidR="009C1D01" w:rsidRDefault="005644DB">
      <w:pPr>
        <w:pStyle w:val="TOC2"/>
        <w:rPr>
          <w:rFonts w:asciiTheme="minorHAnsi" w:eastAsiaTheme="minorEastAsia" w:hAnsiTheme="minorHAnsi" w:cstheme="minorBidi"/>
          <w:bCs w:val="0"/>
          <w:smallCaps w:val="0"/>
          <w:sz w:val="22"/>
          <w:szCs w:val="22"/>
        </w:rPr>
      </w:pPr>
      <w:hyperlink w:anchor="_Toc465253358" w:history="1">
        <w:r w:rsidR="009C1D01" w:rsidRPr="0038527F">
          <w:rPr>
            <w:rStyle w:val="Hyperlink"/>
          </w:rPr>
          <w:t>2.6</w:t>
        </w:r>
        <w:r w:rsidR="009C1D01">
          <w:rPr>
            <w:rFonts w:asciiTheme="minorHAnsi" w:eastAsiaTheme="minorEastAsia" w:hAnsiTheme="minorHAnsi" w:cstheme="minorBidi"/>
            <w:bCs w:val="0"/>
            <w:smallCaps w:val="0"/>
            <w:sz w:val="22"/>
            <w:szCs w:val="22"/>
          </w:rPr>
          <w:tab/>
        </w:r>
        <w:r w:rsidR="009C1D01" w:rsidRPr="0038527F">
          <w:rPr>
            <w:rStyle w:val="Hyperlink"/>
          </w:rPr>
          <w:t>Risks</w:t>
        </w:r>
        <w:r w:rsidR="009C1D01">
          <w:rPr>
            <w:webHidden/>
          </w:rPr>
          <w:tab/>
        </w:r>
        <w:r w:rsidR="009C1D01">
          <w:rPr>
            <w:webHidden/>
          </w:rPr>
          <w:fldChar w:fldCharType="begin"/>
        </w:r>
        <w:r w:rsidR="009C1D01">
          <w:rPr>
            <w:webHidden/>
          </w:rPr>
          <w:instrText xml:space="preserve"> PAGEREF _Toc465253358 \h </w:instrText>
        </w:r>
        <w:r w:rsidR="009C1D01">
          <w:rPr>
            <w:webHidden/>
          </w:rPr>
        </w:r>
        <w:r w:rsidR="009C1D01">
          <w:rPr>
            <w:webHidden/>
          </w:rPr>
          <w:fldChar w:fldCharType="separate"/>
        </w:r>
        <w:r w:rsidR="009C1D01">
          <w:rPr>
            <w:webHidden/>
          </w:rPr>
          <w:t>13</w:t>
        </w:r>
        <w:r w:rsidR="009C1D01">
          <w:rPr>
            <w:webHidden/>
          </w:rPr>
          <w:fldChar w:fldCharType="end"/>
        </w:r>
      </w:hyperlink>
    </w:p>
    <w:p w14:paraId="74BF2407" w14:textId="77777777" w:rsidR="009C1D01" w:rsidRDefault="005644DB">
      <w:pPr>
        <w:pStyle w:val="TOC2"/>
        <w:rPr>
          <w:rFonts w:asciiTheme="minorHAnsi" w:eastAsiaTheme="minorEastAsia" w:hAnsiTheme="minorHAnsi" w:cstheme="minorBidi"/>
          <w:bCs w:val="0"/>
          <w:smallCaps w:val="0"/>
          <w:sz w:val="22"/>
          <w:szCs w:val="22"/>
        </w:rPr>
      </w:pPr>
      <w:hyperlink w:anchor="_Toc465253359" w:history="1">
        <w:r w:rsidR="009C1D01" w:rsidRPr="0038527F">
          <w:rPr>
            <w:rStyle w:val="Hyperlink"/>
          </w:rPr>
          <w:t>2.7</w:t>
        </w:r>
        <w:r w:rsidR="009C1D01">
          <w:rPr>
            <w:rFonts w:asciiTheme="minorHAnsi" w:eastAsiaTheme="minorEastAsia" w:hAnsiTheme="minorHAnsi" w:cstheme="minorBidi"/>
            <w:bCs w:val="0"/>
            <w:smallCaps w:val="0"/>
            <w:sz w:val="22"/>
            <w:szCs w:val="22"/>
          </w:rPr>
          <w:tab/>
        </w:r>
        <w:r w:rsidR="009C1D01" w:rsidRPr="0038527F">
          <w:rPr>
            <w:rStyle w:val="Hyperlink"/>
          </w:rPr>
          <w:t>Interface Specifications</w:t>
        </w:r>
        <w:r w:rsidR="009C1D01">
          <w:rPr>
            <w:webHidden/>
          </w:rPr>
          <w:tab/>
        </w:r>
        <w:r w:rsidR="009C1D01">
          <w:rPr>
            <w:webHidden/>
          </w:rPr>
          <w:fldChar w:fldCharType="begin"/>
        </w:r>
        <w:r w:rsidR="009C1D01">
          <w:rPr>
            <w:webHidden/>
          </w:rPr>
          <w:instrText xml:space="preserve"> PAGEREF _Toc465253359 \h </w:instrText>
        </w:r>
        <w:r w:rsidR="009C1D01">
          <w:rPr>
            <w:webHidden/>
          </w:rPr>
        </w:r>
        <w:r w:rsidR="009C1D01">
          <w:rPr>
            <w:webHidden/>
          </w:rPr>
          <w:fldChar w:fldCharType="separate"/>
        </w:r>
        <w:r w:rsidR="009C1D01">
          <w:rPr>
            <w:webHidden/>
          </w:rPr>
          <w:t>13</w:t>
        </w:r>
        <w:r w:rsidR="009C1D01">
          <w:rPr>
            <w:webHidden/>
          </w:rPr>
          <w:fldChar w:fldCharType="end"/>
        </w:r>
      </w:hyperlink>
    </w:p>
    <w:p w14:paraId="63D61727" w14:textId="77777777" w:rsidR="009C1D01" w:rsidRDefault="005644DB">
      <w:pPr>
        <w:pStyle w:val="TOC2"/>
        <w:rPr>
          <w:rFonts w:asciiTheme="minorHAnsi" w:eastAsiaTheme="minorEastAsia" w:hAnsiTheme="minorHAnsi" w:cstheme="minorBidi"/>
          <w:bCs w:val="0"/>
          <w:smallCaps w:val="0"/>
          <w:sz w:val="22"/>
          <w:szCs w:val="22"/>
        </w:rPr>
      </w:pPr>
      <w:hyperlink w:anchor="_Toc465253360" w:history="1">
        <w:r w:rsidR="009C1D01" w:rsidRPr="0038527F">
          <w:rPr>
            <w:rStyle w:val="Hyperlink"/>
          </w:rPr>
          <w:t>2.7.1</w:t>
        </w:r>
        <w:r w:rsidR="009C1D01">
          <w:rPr>
            <w:rFonts w:asciiTheme="minorHAnsi" w:eastAsiaTheme="minorEastAsia" w:hAnsiTheme="minorHAnsi" w:cstheme="minorBidi"/>
            <w:bCs w:val="0"/>
            <w:smallCaps w:val="0"/>
            <w:sz w:val="22"/>
            <w:szCs w:val="22"/>
          </w:rPr>
          <w:tab/>
        </w:r>
        <w:r w:rsidR="009C1D01" w:rsidRPr="0038527F">
          <w:rPr>
            <w:rStyle w:val="Hyperlink"/>
          </w:rPr>
          <w:t>Interface Frequency and Schedule</w:t>
        </w:r>
        <w:r w:rsidR="009C1D01">
          <w:rPr>
            <w:webHidden/>
          </w:rPr>
          <w:tab/>
        </w:r>
        <w:r w:rsidR="009C1D01">
          <w:rPr>
            <w:webHidden/>
          </w:rPr>
          <w:fldChar w:fldCharType="begin"/>
        </w:r>
        <w:r w:rsidR="009C1D01">
          <w:rPr>
            <w:webHidden/>
          </w:rPr>
          <w:instrText xml:space="preserve"> PAGEREF _Toc465253360 \h </w:instrText>
        </w:r>
        <w:r w:rsidR="009C1D01">
          <w:rPr>
            <w:webHidden/>
          </w:rPr>
        </w:r>
        <w:r w:rsidR="009C1D01">
          <w:rPr>
            <w:webHidden/>
          </w:rPr>
          <w:fldChar w:fldCharType="separate"/>
        </w:r>
        <w:r w:rsidR="009C1D01">
          <w:rPr>
            <w:webHidden/>
          </w:rPr>
          <w:t>15</w:t>
        </w:r>
        <w:r w:rsidR="009C1D01">
          <w:rPr>
            <w:webHidden/>
          </w:rPr>
          <w:fldChar w:fldCharType="end"/>
        </w:r>
      </w:hyperlink>
    </w:p>
    <w:p w14:paraId="274321B0" w14:textId="77777777" w:rsidR="009C1D01" w:rsidRDefault="005644DB">
      <w:pPr>
        <w:pStyle w:val="TOC1"/>
        <w:rPr>
          <w:rFonts w:asciiTheme="minorHAnsi" w:eastAsiaTheme="minorEastAsia" w:hAnsiTheme="minorHAnsi" w:cstheme="minorBidi"/>
          <w:b w:val="0"/>
          <w:bCs w:val="0"/>
          <w:caps w:val="0"/>
          <w:sz w:val="22"/>
          <w:szCs w:val="22"/>
        </w:rPr>
      </w:pPr>
      <w:hyperlink w:anchor="_Toc465253361" w:history="1">
        <w:r w:rsidR="009C1D01" w:rsidRPr="0038527F">
          <w:rPr>
            <w:rStyle w:val="Hyperlink"/>
          </w:rPr>
          <w:t>3</w:t>
        </w:r>
        <w:r w:rsidR="009C1D01">
          <w:rPr>
            <w:rFonts w:asciiTheme="minorHAnsi" w:eastAsiaTheme="minorEastAsia" w:hAnsiTheme="minorHAnsi" w:cstheme="minorBidi"/>
            <w:b w:val="0"/>
            <w:bCs w:val="0"/>
            <w:caps w:val="0"/>
            <w:sz w:val="22"/>
            <w:szCs w:val="22"/>
          </w:rPr>
          <w:tab/>
        </w:r>
        <w:r w:rsidR="009C1D01" w:rsidRPr="0038527F">
          <w:rPr>
            <w:rStyle w:val="Hyperlink"/>
          </w:rPr>
          <w:t>Reconciliation Jobs</w:t>
        </w:r>
        <w:r w:rsidR="009C1D01">
          <w:rPr>
            <w:webHidden/>
          </w:rPr>
          <w:tab/>
        </w:r>
        <w:r w:rsidR="009C1D01">
          <w:rPr>
            <w:webHidden/>
          </w:rPr>
          <w:fldChar w:fldCharType="begin"/>
        </w:r>
        <w:r w:rsidR="009C1D01">
          <w:rPr>
            <w:webHidden/>
          </w:rPr>
          <w:instrText xml:space="preserve"> PAGEREF _Toc465253361 \h </w:instrText>
        </w:r>
        <w:r w:rsidR="009C1D01">
          <w:rPr>
            <w:webHidden/>
          </w:rPr>
        </w:r>
        <w:r w:rsidR="009C1D01">
          <w:rPr>
            <w:webHidden/>
          </w:rPr>
          <w:fldChar w:fldCharType="separate"/>
        </w:r>
        <w:r w:rsidR="009C1D01">
          <w:rPr>
            <w:webHidden/>
          </w:rPr>
          <w:t>16</w:t>
        </w:r>
        <w:r w:rsidR="009C1D01">
          <w:rPr>
            <w:webHidden/>
          </w:rPr>
          <w:fldChar w:fldCharType="end"/>
        </w:r>
      </w:hyperlink>
    </w:p>
    <w:p w14:paraId="557033B4" w14:textId="77777777" w:rsidR="009C1D01" w:rsidRDefault="005644DB">
      <w:pPr>
        <w:pStyle w:val="TOC1"/>
        <w:rPr>
          <w:rFonts w:asciiTheme="minorHAnsi" w:eastAsiaTheme="minorEastAsia" w:hAnsiTheme="minorHAnsi" w:cstheme="minorBidi"/>
          <w:b w:val="0"/>
          <w:bCs w:val="0"/>
          <w:caps w:val="0"/>
          <w:sz w:val="22"/>
          <w:szCs w:val="22"/>
        </w:rPr>
      </w:pPr>
      <w:hyperlink w:anchor="_Toc465253362" w:history="1">
        <w:r w:rsidR="009C1D01" w:rsidRPr="0038527F">
          <w:rPr>
            <w:rStyle w:val="Hyperlink"/>
          </w:rPr>
          <w:t>4</w:t>
        </w:r>
        <w:r w:rsidR="009C1D01">
          <w:rPr>
            <w:rFonts w:asciiTheme="minorHAnsi" w:eastAsiaTheme="minorEastAsia" w:hAnsiTheme="minorHAnsi" w:cstheme="minorBidi"/>
            <w:b w:val="0"/>
            <w:bCs w:val="0"/>
            <w:caps w:val="0"/>
            <w:sz w:val="22"/>
            <w:szCs w:val="22"/>
          </w:rPr>
          <w:tab/>
        </w:r>
        <w:r w:rsidR="009C1D01" w:rsidRPr="0038527F">
          <w:rPr>
            <w:rStyle w:val="Hyperlink"/>
          </w:rPr>
          <w:t>MDM Framework Components</w:t>
        </w:r>
        <w:r w:rsidR="009C1D01">
          <w:rPr>
            <w:webHidden/>
          </w:rPr>
          <w:tab/>
        </w:r>
        <w:r w:rsidR="009C1D01">
          <w:rPr>
            <w:webHidden/>
          </w:rPr>
          <w:fldChar w:fldCharType="begin"/>
        </w:r>
        <w:r w:rsidR="009C1D01">
          <w:rPr>
            <w:webHidden/>
          </w:rPr>
          <w:instrText xml:space="preserve"> PAGEREF _Toc465253362 \h </w:instrText>
        </w:r>
        <w:r w:rsidR="009C1D01">
          <w:rPr>
            <w:webHidden/>
          </w:rPr>
        </w:r>
        <w:r w:rsidR="009C1D01">
          <w:rPr>
            <w:webHidden/>
          </w:rPr>
          <w:fldChar w:fldCharType="separate"/>
        </w:r>
        <w:r w:rsidR="009C1D01">
          <w:rPr>
            <w:webHidden/>
          </w:rPr>
          <w:t>18</w:t>
        </w:r>
        <w:r w:rsidR="009C1D01">
          <w:rPr>
            <w:webHidden/>
          </w:rPr>
          <w:fldChar w:fldCharType="end"/>
        </w:r>
      </w:hyperlink>
    </w:p>
    <w:p w14:paraId="4C7C6744" w14:textId="77777777" w:rsidR="009C1D01" w:rsidRDefault="005644DB">
      <w:pPr>
        <w:pStyle w:val="TOC2"/>
        <w:rPr>
          <w:rFonts w:asciiTheme="minorHAnsi" w:eastAsiaTheme="minorEastAsia" w:hAnsiTheme="minorHAnsi" w:cstheme="minorBidi"/>
          <w:bCs w:val="0"/>
          <w:smallCaps w:val="0"/>
          <w:sz w:val="22"/>
          <w:szCs w:val="22"/>
        </w:rPr>
      </w:pPr>
      <w:hyperlink w:anchor="_Toc465253363" w:history="1">
        <w:r w:rsidR="009C1D01" w:rsidRPr="0038527F">
          <w:rPr>
            <w:rStyle w:val="Hyperlink"/>
          </w:rPr>
          <w:t>4.1</w:t>
        </w:r>
        <w:r w:rsidR="009C1D01">
          <w:rPr>
            <w:rFonts w:asciiTheme="minorHAnsi" w:eastAsiaTheme="minorEastAsia" w:hAnsiTheme="minorHAnsi" w:cstheme="minorBidi"/>
            <w:bCs w:val="0"/>
            <w:smallCaps w:val="0"/>
            <w:sz w:val="22"/>
            <w:szCs w:val="22"/>
          </w:rPr>
          <w:tab/>
        </w:r>
        <w:r w:rsidR="009C1D01" w:rsidRPr="0038527F">
          <w:rPr>
            <w:rStyle w:val="Hyperlink"/>
          </w:rPr>
          <w:t>DAA Loader Component</w:t>
        </w:r>
        <w:r w:rsidR="009C1D01">
          <w:rPr>
            <w:webHidden/>
          </w:rPr>
          <w:tab/>
        </w:r>
        <w:r w:rsidR="009C1D01">
          <w:rPr>
            <w:webHidden/>
          </w:rPr>
          <w:fldChar w:fldCharType="begin"/>
        </w:r>
        <w:r w:rsidR="009C1D01">
          <w:rPr>
            <w:webHidden/>
          </w:rPr>
          <w:instrText xml:space="preserve"> PAGEREF _Toc465253363 \h </w:instrText>
        </w:r>
        <w:r w:rsidR="009C1D01">
          <w:rPr>
            <w:webHidden/>
          </w:rPr>
        </w:r>
        <w:r w:rsidR="009C1D01">
          <w:rPr>
            <w:webHidden/>
          </w:rPr>
          <w:fldChar w:fldCharType="separate"/>
        </w:r>
        <w:r w:rsidR="009C1D01">
          <w:rPr>
            <w:webHidden/>
          </w:rPr>
          <w:t>19</w:t>
        </w:r>
        <w:r w:rsidR="009C1D01">
          <w:rPr>
            <w:webHidden/>
          </w:rPr>
          <w:fldChar w:fldCharType="end"/>
        </w:r>
      </w:hyperlink>
    </w:p>
    <w:p w14:paraId="5B92849A" w14:textId="77777777" w:rsidR="009C1D01" w:rsidRDefault="005644DB">
      <w:pPr>
        <w:pStyle w:val="TOC2"/>
        <w:rPr>
          <w:rFonts w:asciiTheme="minorHAnsi" w:eastAsiaTheme="minorEastAsia" w:hAnsiTheme="minorHAnsi" w:cstheme="minorBidi"/>
          <w:bCs w:val="0"/>
          <w:smallCaps w:val="0"/>
          <w:sz w:val="22"/>
          <w:szCs w:val="22"/>
        </w:rPr>
      </w:pPr>
      <w:hyperlink w:anchor="_Toc465253364" w:history="1">
        <w:r w:rsidR="009C1D01" w:rsidRPr="0038527F">
          <w:rPr>
            <w:rStyle w:val="Hyperlink"/>
          </w:rPr>
          <w:t>4.2</w:t>
        </w:r>
        <w:r w:rsidR="009C1D01">
          <w:rPr>
            <w:rFonts w:asciiTheme="minorHAnsi" w:eastAsiaTheme="minorEastAsia" w:hAnsiTheme="minorHAnsi" w:cstheme="minorBidi"/>
            <w:bCs w:val="0"/>
            <w:smallCaps w:val="0"/>
            <w:sz w:val="22"/>
            <w:szCs w:val="22"/>
          </w:rPr>
          <w:tab/>
        </w:r>
        <w:r w:rsidR="009C1D01" w:rsidRPr="0038527F">
          <w:rPr>
            <w:rStyle w:val="Hyperlink"/>
          </w:rPr>
          <w:t>Email Cleansing and Validation</w:t>
        </w:r>
        <w:r w:rsidR="009C1D01">
          <w:rPr>
            <w:webHidden/>
          </w:rPr>
          <w:tab/>
        </w:r>
        <w:r w:rsidR="009C1D01">
          <w:rPr>
            <w:webHidden/>
          </w:rPr>
          <w:fldChar w:fldCharType="begin"/>
        </w:r>
        <w:r w:rsidR="009C1D01">
          <w:rPr>
            <w:webHidden/>
          </w:rPr>
          <w:instrText xml:space="preserve"> PAGEREF _Toc465253364 \h </w:instrText>
        </w:r>
        <w:r w:rsidR="009C1D01">
          <w:rPr>
            <w:webHidden/>
          </w:rPr>
        </w:r>
        <w:r w:rsidR="009C1D01">
          <w:rPr>
            <w:webHidden/>
          </w:rPr>
          <w:fldChar w:fldCharType="separate"/>
        </w:r>
        <w:r w:rsidR="009C1D01">
          <w:rPr>
            <w:webHidden/>
          </w:rPr>
          <w:t>19</w:t>
        </w:r>
        <w:r w:rsidR="009C1D01">
          <w:rPr>
            <w:webHidden/>
          </w:rPr>
          <w:fldChar w:fldCharType="end"/>
        </w:r>
      </w:hyperlink>
    </w:p>
    <w:p w14:paraId="1EF5ED2D" w14:textId="77777777" w:rsidR="009C1D01" w:rsidRDefault="005644DB">
      <w:pPr>
        <w:pStyle w:val="TOC2"/>
        <w:rPr>
          <w:rFonts w:asciiTheme="minorHAnsi" w:eastAsiaTheme="minorEastAsia" w:hAnsiTheme="minorHAnsi" w:cstheme="minorBidi"/>
          <w:bCs w:val="0"/>
          <w:smallCaps w:val="0"/>
          <w:sz w:val="22"/>
          <w:szCs w:val="22"/>
        </w:rPr>
      </w:pPr>
      <w:hyperlink w:anchor="_Toc465253365" w:history="1">
        <w:r w:rsidR="009C1D01" w:rsidRPr="0038527F">
          <w:rPr>
            <w:rStyle w:val="Hyperlink"/>
          </w:rPr>
          <w:t>4.3</w:t>
        </w:r>
        <w:r w:rsidR="009C1D01">
          <w:rPr>
            <w:rFonts w:asciiTheme="minorHAnsi" w:eastAsiaTheme="minorEastAsia" w:hAnsiTheme="minorHAnsi" w:cstheme="minorBidi"/>
            <w:bCs w:val="0"/>
            <w:smallCaps w:val="0"/>
            <w:sz w:val="22"/>
            <w:szCs w:val="22"/>
          </w:rPr>
          <w:tab/>
        </w:r>
        <w:r w:rsidR="009C1D01" w:rsidRPr="0038527F">
          <w:rPr>
            <w:rStyle w:val="Hyperlink"/>
          </w:rPr>
          <w:t>Telephone Cleansing and Validation</w:t>
        </w:r>
        <w:r w:rsidR="009C1D01">
          <w:rPr>
            <w:webHidden/>
          </w:rPr>
          <w:tab/>
        </w:r>
        <w:r w:rsidR="009C1D01">
          <w:rPr>
            <w:webHidden/>
          </w:rPr>
          <w:fldChar w:fldCharType="begin"/>
        </w:r>
        <w:r w:rsidR="009C1D01">
          <w:rPr>
            <w:webHidden/>
          </w:rPr>
          <w:instrText xml:space="preserve"> PAGEREF _Toc465253365 \h </w:instrText>
        </w:r>
        <w:r w:rsidR="009C1D01">
          <w:rPr>
            <w:webHidden/>
          </w:rPr>
        </w:r>
        <w:r w:rsidR="009C1D01">
          <w:rPr>
            <w:webHidden/>
          </w:rPr>
          <w:fldChar w:fldCharType="separate"/>
        </w:r>
        <w:r w:rsidR="009C1D01">
          <w:rPr>
            <w:webHidden/>
          </w:rPr>
          <w:t>20</w:t>
        </w:r>
        <w:r w:rsidR="009C1D01">
          <w:rPr>
            <w:webHidden/>
          </w:rPr>
          <w:fldChar w:fldCharType="end"/>
        </w:r>
      </w:hyperlink>
    </w:p>
    <w:p w14:paraId="5B989A08" w14:textId="77777777" w:rsidR="009C1D01" w:rsidRDefault="005644DB">
      <w:pPr>
        <w:pStyle w:val="TOC2"/>
        <w:rPr>
          <w:rFonts w:asciiTheme="minorHAnsi" w:eastAsiaTheme="minorEastAsia" w:hAnsiTheme="minorHAnsi" w:cstheme="minorBidi"/>
          <w:bCs w:val="0"/>
          <w:smallCaps w:val="0"/>
          <w:sz w:val="22"/>
          <w:szCs w:val="22"/>
        </w:rPr>
      </w:pPr>
      <w:hyperlink w:anchor="_Toc465253366" w:history="1">
        <w:r w:rsidR="009C1D01" w:rsidRPr="0038527F">
          <w:rPr>
            <w:rStyle w:val="Hyperlink"/>
          </w:rPr>
          <w:t>4.4</w:t>
        </w:r>
        <w:r w:rsidR="009C1D01">
          <w:rPr>
            <w:rFonts w:asciiTheme="minorHAnsi" w:eastAsiaTheme="minorEastAsia" w:hAnsiTheme="minorHAnsi" w:cstheme="minorBidi"/>
            <w:bCs w:val="0"/>
            <w:smallCaps w:val="0"/>
            <w:sz w:val="22"/>
            <w:szCs w:val="22"/>
          </w:rPr>
          <w:tab/>
        </w:r>
        <w:r w:rsidR="009C1D01" w:rsidRPr="0038527F">
          <w:rPr>
            <w:rStyle w:val="Hyperlink"/>
          </w:rPr>
          <w:t>Customer Name Standardization</w:t>
        </w:r>
        <w:r w:rsidR="009C1D01">
          <w:rPr>
            <w:webHidden/>
          </w:rPr>
          <w:tab/>
        </w:r>
        <w:r w:rsidR="009C1D01">
          <w:rPr>
            <w:webHidden/>
          </w:rPr>
          <w:fldChar w:fldCharType="begin"/>
        </w:r>
        <w:r w:rsidR="009C1D01">
          <w:rPr>
            <w:webHidden/>
          </w:rPr>
          <w:instrText xml:space="preserve"> PAGEREF _Toc465253366 \h </w:instrText>
        </w:r>
        <w:r w:rsidR="009C1D01">
          <w:rPr>
            <w:webHidden/>
          </w:rPr>
        </w:r>
        <w:r w:rsidR="009C1D01">
          <w:rPr>
            <w:webHidden/>
          </w:rPr>
          <w:fldChar w:fldCharType="separate"/>
        </w:r>
        <w:r w:rsidR="009C1D01">
          <w:rPr>
            <w:webHidden/>
          </w:rPr>
          <w:t>20</w:t>
        </w:r>
        <w:r w:rsidR="009C1D01">
          <w:rPr>
            <w:webHidden/>
          </w:rPr>
          <w:fldChar w:fldCharType="end"/>
        </w:r>
      </w:hyperlink>
    </w:p>
    <w:p w14:paraId="085A1813" w14:textId="77777777" w:rsidR="009C1D01" w:rsidRDefault="005644DB">
      <w:pPr>
        <w:pStyle w:val="TOC2"/>
        <w:rPr>
          <w:rFonts w:asciiTheme="minorHAnsi" w:eastAsiaTheme="minorEastAsia" w:hAnsiTheme="minorHAnsi" w:cstheme="minorBidi"/>
          <w:bCs w:val="0"/>
          <w:smallCaps w:val="0"/>
          <w:sz w:val="22"/>
          <w:szCs w:val="22"/>
        </w:rPr>
      </w:pPr>
      <w:hyperlink w:anchor="_Toc465253367" w:history="1">
        <w:r w:rsidR="009C1D01" w:rsidRPr="0038527F">
          <w:rPr>
            <w:rStyle w:val="Hyperlink"/>
          </w:rPr>
          <w:t>4.5</w:t>
        </w:r>
        <w:r w:rsidR="009C1D01">
          <w:rPr>
            <w:rFonts w:asciiTheme="minorHAnsi" w:eastAsiaTheme="minorEastAsia" w:hAnsiTheme="minorHAnsi" w:cstheme="minorBidi"/>
            <w:bCs w:val="0"/>
            <w:smallCaps w:val="0"/>
            <w:sz w:val="22"/>
            <w:szCs w:val="22"/>
          </w:rPr>
          <w:tab/>
        </w:r>
        <w:r w:rsidR="009C1D01" w:rsidRPr="0038527F">
          <w:rPr>
            <w:rStyle w:val="Hyperlink"/>
          </w:rPr>
          <w:t>Address Cleansing &amp; Validation</w:t>
        </w:r>
        <w:r w:rsidR="009C1D01">
          <w:rPr>
            <w:webHidden/>
          </w:rPr>
          <w:tab/>
        </w:r>
        <w:r w:rsidR="009C1D01">
          <w:rPr>
            <w:webHidden/>
          </w:rPr>
          <w:fldChar w:fldCharType="begin"/>
        </w:r>
        <w:r w:rsidR="009C1D01">
          <w:rPr>
            <w:webHidden/>
          </w:rPr>
          <w:instrText xml:space="preserve"> PAGEREF _Toc465253367 \h </w:instrText>
        </w:r>
        <w:r w:rsidR="009C1D01">
          <w:rPr>
            <w:webHidden/>
          </w:rPr>
        </w:r>
        <w:r w:rsidR="009C1D01">
          <w:rPr>
            <w:webHidden/>
          </w:rPr>
          <w:fldChar w:fldCharType="separate"/>
        </w:r>
        <w:r w:rsidR="009C1D01">
          <w:rPr>
            <w:webHidden/>
          </w:rPr>
          <w:t>21</w:t>
        </w:r>
        <w:r w:rsidR="009C1D01">
          <w:rPr>
            <w:webHidden/>
          </w:rPr>
          <w:fldChar w:fldCharType="end"/>
        </w:r>
      </w:hyperlink>
    </w:p>
    <w:p w14:paraId="035A4B5A" w14:textId="77777777" w:rsidR="009C1D01" w:rsidRDefault="005644DB">
      <w:pPr>
        <w:pStyle w:val="TOC2"/>
        <w:rPr>
          <w:rFonts w:asciiTheme="minorHAnsi" w:eastAsiaTheme="minorEastAsia" w:hAnsiTheme="minorHAnsi" w:cstheme="minorBidi"/>
          <w:bCs w:val="0"/>
          <w:smallCaps w:val="0"/>
          <w:sz w:val="22"/>
          <w:szCs w:val="22"/>
        </w:rPr>
      </w:pPr>
      <w:hyperlink w:anchor="_Toc465253368" w:history="1">
        <w:r w:rsidR="009C1D01" w:rsidRPr="0038527F">
          <w:rPr>
            <w:rStyle w:val="Hyperlink"/>
          </w:rPr>
          <w:t>4.6</w:t>
        </w:r>
        <w:r w:rsidR="009C1D01">
          <w:rPr>
            <w:rFonts w:asciiTheme="minorHAnsi" w:eastAsiaTheme="minorEastAsia" w:hAnsiTheme="minorHAnsi" w:cstheme="minorBidi"/>
            <w:bCs w:val="0"/>
            <w:smallCaps w:val="0"/>
            <w:sz w:val="22"/>
            <w:szCs w:val="22"/>
          </w:rPr>
          <w:tab/>
        </w:r>
        <w:r w:rsidR="009C1D01" w:rsidRPr="0038527F">
          <w:rPr>
            <w:rStyle w:val="Hyperlink"/>
          </w:rPr>
          <w:t>CRF Generation</w:t>
        </w:r>
        <w:r w:rsidR="009C1D01">
          <w:rPr>
            <w:webHidden/>
          </w:rPr>
          <w:tab/>
        </w:r>
        <w:r w:rsidR="009C1D01">
          <w:rPr>
            <w:webHidden/>
          </w:rPr>
          <w:fldChar w:fldCharType="begin"/>
        </w:r>
        <w:r w:rsidR="009C1D01">
          <w:rPr>
            <w:webHidden/>
          </w:rPr>
          <w:instrText xml:space="preserve"> PAGEREF _Toc465253368 \h </w:instrText>
        </w:r>
        <w:r w:rsidR="009C1D01">
          <w:rPr>
            <w:webHidden/>
          </w:rPr>
        </w:r>
        <w:r w:rsidR="009C1D01">
          <w:rPr>
            <w:webHidden/>
          </w:rPr>
          <w:fldChar w:fldCharType="separate"/>
        </w:r>
        <w:r w:rsidR="009C1D01">
          <w:rPr>
            <w:webHidden/>
          </w:rPr>
          <w:t>22</w:t>
        </w:r>
        <w:r w:rsidR="009C1D01">
          <w:rPr>
            <w:webHidden/>
          </w:rPr>
          <w:fldChar w:fldCharType="end"/>
        </w:r>
      </w:hyperlink>
    </w:p>
    <w:p w14:paraId="3A0962E2" w14:textId="77777777" w:rsidR="009C1D01" w:rsidRDefault="005644DB">
      <w:pPr>
        <w:pStyle w:val="TOC2"/>
        <w:rPr>
          <w:rFonts w:asciiTheme="minorHAnsi" w:eastAsiaTheme="minorEastAsia" w:hAnsiTheme="minorHAnsi" w:cstheme="minorBidi"/>
          <w:bCs w:val="0"/>
          <w:smallCaps w:val="0"/>
          <w:sz w:val="22"/>
          <w:szCs w:val="22"/>
        </w:rPr>
      </w:pPr>
      <w:hyperlink w:anchor="_Toc465253369" w:history="1">
        <w:r w:rsidR="009C1D01" w:rsidRPr="0038527F">
          <w:rPr>
            <w:rStyle w:val="Hyperlink"/>
          </w:rPr>
          <w:t>4.6.1</w:t>
        </w:r>
        <w:r w:rsidR="009C1D01">
          <w:rPr>
            <w:rFonts w:asciiTheme="minorHAnsi" w:eastAsiaTheme="minorEastAsia" w:hAnsiTheme="minorHAnsi" w:cstheme="minorBidi"/>
            <w:bCs w:val="0"/>
            <w:smallCaps w:val="0"/>
            <w:sz w:val="22"/>
            <w:szCs w:val="22"/>
          </w:rPr>
          <w:tab/>
        </w:r>
        <w:r w:rsidR="009C1D01" w:rsidRPr="0038527F">
          <w:rPr>
            <w:rStyle w:val="Hyperlink"/>
          </w:rPr>
          <w:t>Transactional CRF Generation</w:t>
        </w:r>
        <w:r w:rsidR="009C1D01">
          <w:rPr>
            <w:webHidden/>
          </w:rPr>
          <w:tab/>
        </w:r>
        <w:r w:rsidR="009C1D01">
          <w:rPr>
            <w:webHidden/>
          </w:rPr>
          <w:fldChar w:fldCharType="begin"/>
        </w:r>
        <w:r w:rsidR="009C1D01">
          <w:rPr>
            <w:webHidden/>
          </w:rPr>
          <w:instrText xml:space="preserve"> PAGEREF _Toc465253369 \h </w:instrText>
        </w:r>
        <w:r w:rsidR="009C1D01">
          <w:rPr>
            <w:webHidden/>
          </w:rPr>
        </w:r>
        <w:r w:rsidR="009C1D01">
          <w:rPr>
            <w:webHidden/>
          </w:rPr>
          <w:fldChar w:fldCharType="separate"/>
        </w:r>
        <w:r w:rsidR="009C1D01">
          <w:rPr>
            <w:webHidden/>
          </w:rPr>
          <w:t>22</w:t>
        </w:r>
        <w:r w:rsidR="009C1D01">
          <w:rPr>
            <w:webHidden/>
          </w:rPr>
          <w:fldChar w:fldCharType="end"/>
        </w:r>
      </w:hyperlink>
    </w:p>
    <w:p w14:paraId="152351DE" w14:textId="77777777" w:rsidR="009C1D01" w:rsidRDefault="005644DB">
      <w:pPr>
        <w:pStyle w:val="TOC2"/>
        <w:rPr>
          <w:rFonts w:asciiTheme="minorHAnsi" w:eastAsiaTheme="minorEastAsia" w:hAnsiTheme="minorHAnsi" w:cstheme="minorBidi"/>
          <w:bCs w:val="0"/>
          <w:smallCaps w:val="0"/>
          <w:sz w:val="22"/>
          <w:szCs w:val="22"/>
        </w:rPr>
      </w:pPr>
      <w:hyperlink w:anchor="_Toc465253370" w:history="1">
        <w:r w:rsidR="009C1D01" w:rsidRPr="0038527F">
          <w:rPr>
            <w:rStyle w:val="Hyperlink"/>
          </w:rPr>
          <w:t>4.6.2</w:t>
        </w:r>
        <w:r w:rsidR="009C1D01">
          <w:rPr>
            <w:rFonts w:asciiTheme="minorHAnsi" w:eastAsiaTheme="minorEastAsia" w:hAnsiTheme="minorHAnsi" w:cstheme="minorBidi"/>
            <w:bCs w:val="0"/>
            <w:smallCaps w:val="0"/>
            <w:sz w:val="22"/>
            <w:szCs w:val="22"/>
          </w:rPr>
          <w:tab/>
        </w:r>
        <w:r w:rsidR="009C1D01" w:rsidRPr="0038527F">
          <w:rPr>
            <w:rStyle w:val="Hyperlink"/>
          </w:rPr>
          <w:t>Master CRF Generation</w:t>
        </w:r>
        <w:r w:rsidR="009C1D01">
          <w:rPr>
            <w:webHidden/>
          </w:rPr>
          <w:tab/>
        </w:r>
        <w:r w:rsidR="009C1D01">
          <w:rPr>
            <w:webHidden/>
          </w:rPr>
          <w:fldChar w:fldCharType="begin"/>
        </w:r>
        <w:r w:rsidR="009C1D01">
          <w:rPr>
            <w:webHidden/>
          </w:rPr>
          <w:instrText xml:space="preserve"> PAGEREF _Toc465253370 \h </w:instrText>
        </w:r>
        <w:r w:rsidR="009C1D01">
          <w:rPr>
            <w:webHidden/>
          </w:rPr>
        </w:r>
        <w:r w:rsidR="009C1D01">
          <w:rPr>
            <w:webHidden/>
          </w:rPr>
          <w:fldChar w:fldCharType="separate"/>
        </w:r>
        <w:r w:rsidR="009C1D01">
          <w:rPr>
            <w:webHidden/>
          </w:rPr>
          <w:t>22</w:t>
        </w:r>
        <w:r w:rsidR="009C1D01">
          <w:rPr>
            <w:webHidden/>
          </w:rPr>
          <w:fldChar w:fldCharType="end"/>
        </w:r>
      </w:hyperlink>
    </w:p>
    <w:p w14:paraId="07087C5B" w14:textId="77777777" w:rsidR="009C1D01" w:rsidRDefault="005644DB">
      <w:pPr>
        <w:pStyle w:val="TOC2"/>
        <w:rPr>
          <w:rFonts w:asciiTheme="minorHAnsi" w:eastAsiaTheme="minorEastAsia" w:hAnsiTheme="minorHAnsi" w:cstheme="minorBidi"/>
          <w:bCs w:val="0"/>
          <w:smallCaps w:val="0"/>
          <w:sz w:val="22"/>
          <w:szCs w:val="22"/>
        </w:rPr>
      </w:pPr>
      <w:hyperlink w:anchor="_Toc465253371" w:history="1">
        <w:r w:rsidR="009C1D01" w:rsidRPr="0038527F">
          <w:rPr>
            <w:rStyle w:val="Hyperlink"/>
          </w:rPr>
          <w:t>4.7</w:t>
        </w:r>
        <w:r w:rsidR="009C1D01">
          <w:rPr>
            <w:rFonts w:asciiTheme="minorHAnsi" w:eastAsiaTheme="minorEastAsia" w:hAnsiTheme="minorHAnsi" w:cstheme="minorBidi"/>
            <w:bCs w:val="0"/>
            <w:smallCaps w:val="0"/>
            <w:sz w:val="22"/>
            <w:szCs w:val="22"/>
          </w:rPr>
          <w:tab/>
        </w:r>
        <w:r w:rsidR="009C1D01" w:rsidRPr="0038527F">
          <w:rPr>
            <w:rStyle w:val="Hyperlink"/>
          </w:rPr>
          <w:t>Customer Matching (Transactional and Reference)</w:t>
        </w:r>
        <w:r w:rsidR="009C1D01">
          <w:rPr>
            <w:webHidden/>
          </w:rPr>
          <w:tab/>
        </w:r>
        <w:r w:rsidR="009C1D01">
          <w:rPr>
            <w:webHidden/>
          </w:rPr>
          <w:fldChar w:fldCharType="begin"/>
        </w:r>
        <w:r w:rsidR="009C1D01">
          <w:rPr>
            <w:webHidden/>
          </w:rPr>
          <w:instrText xml:space="preserve"> PAGEREF _Toc465253371 \h </w:instrText>
        </w:r>
        <w:r w:rsidR="009C1D01">
          <w:rPr>
            <w:webHidden/>
          </w:rPr>
        </w:r>
        <w:r w:rsidR="009C1D01">
          <w:rPr>
            <w:webHidden/>
          </w:rPr>
          <w:fldChar w:fldCharType="separate"/>
        </w:r>
        <w:r w:rsidR="009C1D01">
          <w:rPr>
            <w:webHidden/>
          </w:rPr>
          <w:t>23</w:t>
        </w:r>
        <w:r w:rsidR="009C1D01">
          <w:rPr>
            <w:webHidden/>
          </w:rPr>
          <w:fldChar w:fldCharType="end"/>
        </w:r>
      </w:hyperlink>
    </w:p>
    <w:p w14:paraId="6B976634" w14:textId="77777777" w:rsidR="009C1D01" w:rsidRDefault="005644DB">
      <w:pPr>
        <w:pStyle w:val="TOC2"/>
        <w:rPr>
          <w:rFonts w:asciiTheme="minorHAnsi" w:eastAsiaTheme="minorEastAsia" w:hAnsiTheme="minorHAnsi" w:cstheme="minorBidi"/>
          <w:bCs w:val="0"/>
          <w:smallCaps w:val="0"/>
          <w:sz w:val="22"/>
          <w:szCs w:val="22"/>
        </w:rPr>
      </w:pPr>
      <w:hyperlink w:anchor="_Toc465253372" w:history="1">
        <w:r w:rsidR="009C1D01" w:rsidRPr="0038527F">
          <w:rPr>
            <w:rStyle w:val="Hyperlink"/>
          </w:rPr>
          <w:t>4.8</w:t>
        </w:r>
        <w:r w:rsidR="009C1D01">
          <w:rPr>
            <w:rFonts w:asciiTheme="minorHAnsi" w:eastAsiaTheme="minorEastAsia" w:hAnsiTheme="minorHAnsi" w:cstheme="minorBidi"/>
            <w:bCs w:val="0"/>
            <w:smallCaps w:val="0"/>
            <w:sz w:val="22"/>
            <w:szCs w:val="22"/>
          </w:rPr>
          <w:tab/>
        </w:r>
        <w:r w:rsidR="009C1D01" w:rsidRPr="0038527F">
          <w:rPr>
            <w:rStyle w:val="Hyperlink"/>
          </w:rPr>
          <w:t>Survivorship</w:t>
        </w:r>
        <w:r w:rsidR="009C1D01">
          <w:rPr>
            <w:webHidden/>
          </w:rPr>
          <w:tab/>
        </w:r>
        <w:r w:rsidR="009C1D01">
          <w:rPr>
            <w:webHidden/>
          </w:rPr>
          <w:fldChar w:fldCharType="begin"/>
        </w:r>
        <w:r w:rsidR="009C1D01">
          <w:rPr>
            <w:webHidden/>
          </w:rPr>
          <w:instrText xml:space="preserve"> PAGEREF _Toc465253372 \h </w:instrText>
        </w:r>
        <w:r w:rsidR="009C1D01">
          <w:rPr>
            <w:webHidden/>
          </w:rPr>
        </w:r>
        <w:r w:rsidR="009C1D01">
          <w:rPr>
            <w:webHidden/>
          </w:rPr>
          <w:fldChar w:fldCharType="separate"/>
        </w:r>
        <w:r w:rsidR="009C1D01">
          <w:rPr>
            <w:webHidden/>
          </w:rPr>
          <w:t>24</w:t>
        </w:r>
        <w:r w:rsidR="009C1D01">
          <w:rPr>
            <w:webHidden/>
          </w:rPr>
          <w:fldChar w:fldCharType="end"/>
        </w:r>
      </w:hyperlink>
    </w:p>
    <w:p w14:paraId="2A38CD1B" w14:textId="77777777" w:rsidR="009C1D01" w:rsidRDefault="005644DB">
      <w:pPr>
        <w:pStyle w:val="TOC2"/>
        <w:rPr>
          <w:rFonts w:asciiTheme="minorHAnsi" w:eastAsiaTheme="minorEastAsia" w:hAnsiTheme="minorHAnsi" w:cstheme="minorBidi"/>
          <w:bCs w:val="0"/>
          <w:smallCaps w:val="0"/>
          <w:sz w:val="22"/>
          <w:szCs w:val="22"/>
        </w:rPr>
      </w:pPr>
      <w:hyperlink w:anchor="_Toc465253373" w:history="1">
        <w:r w:rsidR="009C1D01" w:rsidRPr="0038527F">
          <w:rPr>
            <w:rStyle w:val="Hyperlink"/>
          </w:rPr>
          <w:t>4.9</w:t>
        </w:r>
        <w:r w:rsidR="009C1D01">
          <w:rPr>
            <w:rFonts w:asciiTheme="minorHAnsi" w:eastAsiaTheme="minorEastAsia" w:hAnsiTheme="minorHAnsi" w:cstheme="minorBidi"/>
            <w:bCs w:val="0"/>
            <w:smallCaps w:val="0"/>
            <w:sz w:val="22"/>
            <w:szCs w:val="22"/>
          </w:rPr>
          <w:tab/>
        </w:r>
        <w:r w:rsidR="009C1D01" w:rsidRPr="0038527F">
          <w:rPr>
            <w:rStyle w:val="Hyperlink"/>
          </w:rPr>
          <w:t>MDM Data Loader</w:t>
        </w:r>
        <w:r w:rsidR="009C1D01">
          <w:rPr>
            <w:webHidden/>
          </w:rPr>
          <w:tab/>
        </w:r>
        <w:r w:rsidR="009C1D01">
          <w:rPr>
            <w:webHidden/>
          </w:rPr>
          <w:fldChar w:fldCharType="begin"/>
        </w:r>
        <w:r w:rsidR="009C1D01">
          <w:rPr>
            <w:webHidden/>
          </w:rPr>
          <w:instrText xml:space="preserve"> PAGEREF _Toc465253373 \h </w:instrText>
        </w:r>
        <w:r w:rsidR="009C1D01">
          <w:rPr>
            <w:webHidden/>
          </w:rPr>
        </w:r>
        <w:r w:rsidR="009C1D01">
          <w:rPr>
            <w:webHidden/>
          </w:rPr>
          <w:fldChar w:fldCharType="separate"/>
        </w:r>
        <w:r w:rsidR="009C1D01">
          <w:rPr>
            <w:webHidden/>
          </w:rPr>
          <w:t>24</w:t>
        </w:r>
        <w:r w:rsidR="009C1D01">
          <w:rPr>
            <w:webHidden/>
          </w:rPr>
          <w:fldChar w:fldCharType="end"/>
        </w:r>
      </w:hyperlink>
    </w:p>
    <w:p w14:paraId="60215428" w14:textId="77777777" w:rsidR="009C1D01" w:rsidRDefault="005644DB">
      <w:pPr>
        <w:pStyle w:val="TOC2"/>
        <w:rPr>
          <w:rFonts w:asciiTheme="minorHAnsi" w:eastAsiaTheme="minorEastAsia" w:hAnsiTheme="minorHAnsi" w:cstheme="minorBidi"/>
          <w:bCs w:val="0"/>
          <w:smallCaps w:val="0"/>
          <w:sz w:val="22"/>
          <w:szCs w:val="22"/>
        </w:rPr>
      </w:pPr>
      <w:hyperlink w:anchor="_Toc465253374" w:history="1">
        <w:r w:rsidR="009C1D01" w:rsidRPr="0038527F">
          <w:rPr>
            <w:rStyle w:val="Hyperlink"/>
          </w:rPr>
          <w:t>4.10</w:t>
        </w:r>
        <w:r w:rsidR="009C1D01">
          <w:rPr>
            <w:rFonts w:asciiTheme="minorHAnsi" w:eastAsiaTheme="minorEastAsia" w:hAnsiTheme="minorHAnsi" w:cstheme="minorBidi"/>
            <w:bCs w:val="0"/>
            <w:smallCaps w:val="0"/>
            <w:sz w:val="22"/>
            <w:szCs w:val="22"/>
          </w:rPr>
          <w:tab/>
        </w:r>
        <w:r w:rsidR="009C1D01" w:rsidRPr="0038527F">
          <w:rPr>
            <w:rStyle w:val="Hyperlink"/>
          </w:rPr>
          <w:t>Data Exceptions (Manual Data Governance)</w:t>
        </w:r>
        <w:r w:rsidR="009C1D01">
          <w:rPr>
            <w:webHidden/>
          </w:rPr>
          <w:tab/>
        </w:r>
        <w:r w:rsidR="009C1D01">
          <w:rPr>
            <w:webHidden/>
          </w:rPr>
          <w:fldChar w:fldCharType="begin"/>
        </w:r>
        <w:r w:rsidR="009C1D01">
          <w:rPr>
            <w:webHidden/>
          </w:rPr>
          <w:instrText xml:space="preserve"> PAGEREF _Toc465253374 \h </w:instrText>
        </w:r>
        <w:r w:rsidR="009C1D01">
          <w:rPr>
            <w:webHidden/>
          </w:rPr>
        </w:r>
        <w:r w:rsidR="009C1D01">
          <w:rPr>
            <w:webHidden/>
          </w:rPr>
          <w:fldChar w:fldCharType="separate"/>
        </w:r>
        <w:r w:rsidR="009C1D01">
          <w:rPr>
            <w:webHidden/>
          </w:rPr>
          <w:t>24</w:t>
        </w:r>
        <w:r w:rsidR="009C1D01">
          <w:rPr>
            <w:webHidden/>
          </w:rPr>
          <w:fldChar w:fldCharType="end"/>
        </w:r>
      </w:hyperlink>
    </w:p>
    <w:p w14:paraId="79A66A14" w14:textId="77777777" w:rsidR="009C1D01" w:rsidRDefault="005644DB">
      <w:pPr>
        <w:pStyle w:val="TOC2"/>
        <w:rPr>
          <w:rFonts w:asciiTheme="minorHAnsi" w:eastAsiaTheme="minorEastAsia" w:hAnsiTheme="minorHAnsi" w:cstheme="minorBidi"/>
          <w:bCs w:val="0"/>
          <w:smallCaps w:val="0"/>
          <w:sz w:val="22"/>
          <w:szCs w:val="22"/>
        </w:rPr>
      </w:pPr>
      <w:hyperlink w:anchor="_Toc465253375" w:history="1">
        <w:r w:rsidR="009C1D01" w:rsidRPr="0038527F">
          <w:rPr>
            <w:rStyle w:val="Hyperlink"/>
            <w:highlight w:val="yellow"/>
          </w:rPr>
          <w:t>4.11</w:t>
        </w:r>
        <w:r w:rsidR="009C1D01">
          <w:rPr>
            <w:rFonts w:asciiTheme="minorHAnsi" w:eastAsiaTheme="minorEastAsia" w:hAnsiTheme="minorHAnsi" w:cstheme="minorBidi"/>
            <w:bCs w:val="0"/>
            <w:smallCaps w:val="0"/>
            <w:sz w:val="22"/>
            <w:szCs w:val="22"/>
          </w:rPr>
          <w:tab/>
        </w:r>
        <w:r w:rsidR="009C1D01" w:rsidRPr="0038527F">
          <w:rPr>
            <w:rStyle w:val="Hyperlink"/>
            <w:highlight w:val="yellow"/>
          </w:rPr>
          <w:t>MDM Data Model Enhancements</w:t>
        </w:r>
        <w:r w:rsidR="009C1D01">
          <w:rPr>
            <w:webHidden/>
          </w:rPr>
          <w:tab/>
        </w:r>
        <w:r w:rsidR="009C1D01">
          <w:rPr>
            <w:webHidden/>
          </w:rPr>
          <w:fldChar w:fldCharType="begin"/>
        </w:r>
        <w:r w:rsidR="009C1D01">
          <w:rPr>
            <w:webHidden/>
          </w:rPr>
          <w:instrText xml:space="preserve"> PAGEREF _Toc465253375 \h </w:instrText>
        </w:r>
        <w:r w:rsidR="009C1D01">
          <w:rPr>
            <w:webHidden/>
          </w:rPr>
        </w:r>
        <w:r w:rsidR="009C1D01">
          <w:rPr>
            <w:webHidden/>
          </w:rPr>
          <w:fldChar w:fldCharType="separate"/>
        </w:r>
        <w:r w:rsidR="009C1D01">
          <w:rPr>
            <w:webHidden/>
          </w:rPr>
          <w:t>26</w:t>
        </w:r>
        <w:r w:rsidR="009C1D01">
          <w:rPr>
            <w:webHidden/>
          </w:rPr>
          <w:fldChar w:fldCharType="end"/>
        </w:r>
      </w:hyperlink>
    </w:p>
    <w:p w14:paraId="00408285" w14:textId="77777777" w:rsidR="009C1D01" w:rsidRDefault="005644DB">
      <w:pPr>
        <w:pStyle w:val="TOC2"/>
        <w:rPr>
          <w:rFonts w:asciiTheme="minorHAnsi" w:eastAsiaTheme="minorEastAsia" w:hAnsiTheme="minorHAnsi" w:cstheme="minorBidi"/>
          <w:bCs w:val="0"/>
          <w:smallCaps w:val="0"/>
          <w:sz w:val="22"/>
          <w:szCs w:val="22"/>
        </w:rPr>
      </w:pPr>
      <w:hyperlink w:anchor="_Toc465253376" w:history="1">
        <w:r w:rsidR="009C1D01" w:rsidRPr="0038527F">
          <w:rPr>
            <w:rStyle w:val="Hyperlink"/>
          </w:rPr>
          <w:t>4.11.1</w:t>
        </w:r>
        <w:r w:rsidR="009C1D01">
          <w:rPr>
            <w:rFonts w:asciiTheme="minorHAnsi" w:eastAsiaTheme="minorEastAsia" w:hAnsiTheme="minorHAnsi" w:cstheme="minorBidi"/>
            <w:bCs w:val="0"/>
            <w:smallCaps w:val="0"/>
            <w:sz w:val="22"/>
            <w:szCs w:val="22"/>
          </w:rPr>
          <w:tab/>
        </w:r>
        <w:r w:rsidR="009C1D01" w:rsidRPr="0038527F">
          <w:rPr>
            <w:rStyle w:val="Hyperlink"/>
          </w:rPr>
          <w:t>MDM Entity Description</w:t>
        </w:r>
        <w:r w:rsidR="009C1D01">
          <w:rPr>
            <w:webHidden/>
          </w:rPr>
          <w:tab/>
        </w:r>
        <w:r w:rsidR="009C1D01">
          <w:rPr>
            <w:webHidden/>
          </w:rPr>
          <w:fldChar w:fldCharType="begin"/>
        </w:r>
        <w:r w:rsidR="009C1D01">
          <w:rPr>
            <w:webHidden/>
          </w:rPr>
          <w:instrText xml:space="preserve"> PAGEREF _Toc465253376 \h </w:instrText>
        </w:r>
        <w:r w:rsidR="009C1D01">
          <w:rPr>
            <w:webHidden/>
          </w:rPr>
        </w:r>
        <w:r w:rsidR="009C1D01">
          <w:rPr>
            <w:webHidden/>
          </w:rPr>
          <w:fldChar w:fldCharType="separate"/>
        </w:r>
        <w:r w:rsidR="009C1D01">
          <w:rPr>
            <w:webHidden/>
          </w:rPr>
          <w:t>26</w:t>
        </w:r>
        <w:r w:rsidR="009C1D01">
          <w:rPr>
            <w:webHidden/>
          </w:rPr>
          <w:fldChar w:fldCharType="end"/>
        </w:r>
      </w:hyperlink>
    </w:p>
    <w:p w14:paraId="45DBE888" w14:textId="77777777" w:rsidR="009C1D01" w:rsidRDefault="005644DB">
      <w:pPr>
        <w:pStyle w:val="TOC2"/>
        <w:rPr>
          <w:rFonts w:asciiTheme="minorHAnsi" w:eastAsiaTheme="minorEastAsia" w:hAnsiTheme="minorHAnsi" w:cstheme="minorBidi"/>
          <w:bCs w:val="0"/>
          <w:smallCaps w:val="0"/>
          <w:sz w:val="22"/>
          <w:szCs w:val="22"/>
        </w:rPr>
      </w:pPr>
      <w:hyperlink w:anchor="_Toc465253377" w:history="1">
        <w:r w:rsidR="009C1D01" w:rsidRPr="0038527F">
          <w:rPr>
            <w:rStyle w:val="Hyperlink"/>
          </w:rPr>
          <w:t>4.11.2</w:t>
        </w:r>
        <w:r w:rsidR="009C1D01">
          <w:rPr>
            <w:webHidden/>
          </w:rPr>
          <w:tab/>
        </w:r>
        <w:r w:rsidR="009C1D01">
          <w:rPr>
            <w:webHidden/>
          </w:rPr>
          <w:fldChar w:fldCharType="begin"/>
        </w:r>
        <w:r w:rsidR="009C1D01">
          <w:rPr>
            <w:webHidden/>
          </w:rPr>
          <w:instrText xml:space="preserve"> PAGEREF _Toc465253377 \h </w:instrText>
        </w:r>
        <w:r w:rsidR="009C1D01">
          <w:rPr>
            <w:webHidden/>
          </w:rPr>
        </w:r>
        <w:r w:rsidR="009C1D01">
          <w:rPr>
            <w:webHidden/>
          </w:rPr>
          <w:fldChar w:fldCharType="separate"/>
        </w:r>
        <w:r w:rsidR="009C1D01">
          <w:rPr>
            <w:webHidden/>
          </w:rPr>
          <w:t>27</w:t>
        </w:r>
        <w:r w:rsidR="009C1D01">
          <w:rPr>
            <w:webHidden/>
          </w:rPr>
          <w:fldChar w:fldCharType="end"/>
        </w:r>
      </w:hyperlink>
    </w:p>
    <w:p w14:paraId="20747670" w14:textId="77777777" w:rsidR="009C1D01" w:rsidRDefault="005644DB">
      <w:pPr>
        <w:pStyle w:val="TOC2"/>
        <w:rPr>
          <w:rFonts w:asciiTheme="minorHAnsi" w:eastAsiaTheme="minorEastAsia" w:hAnsiTheme="minorHAnsi" w:cstheme="minorBidi"/>
          <w:bCs w:val="0"/>
          <w:smallCaps w:val="0"/>
          <w:sz w:val="22"/>
          <w:szCs w:val="22"/>
        </w:rPr>
      </w:pPr>
      <w:hyperlink w:anchor="_Toc465253378" w:history="1">
        <w:r w:rsidR="009C1D01" w:rsidRPr="0038527F">
          <w:rPr>
            <w:rStyle w:val="Hyperlink"/>
          </w:rPr>
          <w:t>4.11.3</w:t>
        </w:r>
        <w:r w:rsidR="009C1D01">
          <w:rPr>
            <w:rFonts w:asciiTheme="minorHAnsi" w:eastAsiaTheme="minorEastAsia" w:hAnsiTheme="minorHAnsi" w:cstheme="minorBidi"/>
            <w:bCs w:val="0"/>
            <w:smallCaps w:val="0"/>
            <w:sz w:val="22"/>
            <w:szCs w:val="22"/>
          </w:rPr>
          <w:tab/>
        </w:r>
        <w:r w:rsidR="009C1D01" w:rsidRPr="0038527F">
          <w:rPr>
            <w:rStyle w:val="Hyperlink"/>
          </w:rPr>
          <w:t>Key MDM Staging tables</w:t>
        </w:r>
        <w:r w:rsidR="009C1D01">
          <w:rPr>
            <w:webHidden/>
          </w:rPr>
          <w:tab/>
        </w:r>
        <w:r w:rsidR="009C1D01">
          <w:rPr>
            <w:webHidden/>
          </w:rPr>
          <w:fldChar w:fldCharType="begin"/>
        </w:r>
        <w:r w:rsidR="009C1D01">
          <w:rPr>
            <w:webHidden/>
          </w:rPr>
          <w:instrText xml:space="preserve"> PAGEREF _Toc465253378 \h </w:instrText>
        </w:r>
        <w:r w:rsidR="009C1D01">
          <w:rPr>
            <w:webHidden/>
          </w:rPr>
        </w:r>
        <w:r w:rsidR="009C1D01">
          <w:rPr>
            <w:webHidden/>
          </w:rPr>
          <w:fldChar w:fldCharType="separate"/>
        </w:r>
        <w:r w:rsidR="009C1D01">
          <w:rPr>
            <w:webHidden/>
          </w:rPr>
          <w:t>28</w:t>
        </w:r>
        <w:r w:rsidR="009C1D01">
          <w:rPr>
            <w:webHidden/>
          </w:rPr>
          <w:fldChar w:fldCharType="end"/>
        </w:r>
      </w:hyperlink>
    </w:p>
    <w:p w14:paraId="2EF05E10" w14:textId="77777777" w:rsidR="009C1D01" w:rsidRDefault="005644DB">
      <w:pPr>
        <w:pStyle w:val="TOC2"/>
        <w:rPr>
          <w:rFonts w:asciiTheme="minorHAnsi" w:eastAsiaTheme="minorEastAsia" w:hAnsiTheme="minorHAnsi" w:cstheme="minorBidi"/>
          <w:bCs w:val="0"/>
          <w:smallCaps w:val="0"/>
          <w:sz w:val="22"/>
          <w:szCs w:val="22"/>
        </w:rPr>
      </w:pPr>
      <w:hyperlink w:anchor="_Toc465253379" w:history="1">
        <w:r w:rsidR="009C1D01" w:rsidRPr="0038527F">
          <w:rPr>
            <w:rStyle w:val="Hyperlink"/>
          </w:rPr>
          <w:t>4.11.4</w:t>
        </w:r>
        <w:r w:rsidR="009C1D01">
          <w:rPr>
            <w:rFonts w:asciiTheme="minorHAnsi" w:eastAsiaTheme="minorEastAsia" w:hAnsiTheme="minorHAnsi" w:cstheme="minorBidi"/>
            <w:bCs w:val="0"/>
            <w:smallCaps w:val="0"/>
            <w:sz w:val="22"/>
            <w:szCs w:val="22"/>
          </w:rPr>
          <w:tab/>
        </w:r>
        <w:r w:rsidR="009C1D01" w:rsidRPr="0038527F">
          <w:rPr>
            <w:rStyle w:val="Hyperlink"/>
          </w:rPr>
          <w:t>Reference Dataset (Metadata)</w:t>
        </w:r>
        <w:r w:rsidR="009C1D01">
          <w:rPr>
            <w:webHidden/>
          </w:rPr>
          <w:tab/>
        </w:r>
        <w:r w:rsidR="009C1D01">
          <w:rPr>
            <w:webHidden/>
          </w:rPr>
          <w:fldChar w:fldCharType="begin"/>
        </w:r>
        <w:r w:rsidR="009C1D01">
          <w:rPr>
            <w:webHidden/>
          </w:rPr>
          <w:instrText xml:space="preserve"> PAGEREF _Toc465253379 \h </w:instrText>
        </w:r>
        <w:r w:rsidR="009C1D01">
          <w:rPr>
            <w:webHidden/>
          </w:rPr>
        </w:r>
        <w:r w:rsidR="009C1D01">
          <w:rPr>
            <w:webHidden/>
          </w:rPr>
          <w:fldChar w:fldCharType="separate"/>
        </w:r>
        <w:r w:rsidR="009C1D01">
          <w:rPr>
            <w:webHidden/>
          </w:rPr>
          <w:t>28</w:t>
        </w:r>
        <w:r w:rsidR="009C1D01">
          <w:rPr>
            <w:webHidden/>
          </w:rPr>
          <w:fldChar w:fldCharType="end"/>
        </w:r>
      </w:hyperlink>
    </w:p>
    <w:p w14:paraId="56554834" w14:textId="77777777" w:rsidR="009C1D01" w:rsidRDefault="005644DB">
      <w:pPr>
        <w:pStyle w:val="TOC2"/>
        <w:rPr>
          <w:rFonts w:asciiTheme="minorHAnsi" w:eastAsiaTheme="minorEastAsia" w:hAnsiTheme="minorHAnsi" w:cstheme="minorBidi"/>
          <w:bCs w:val="0"/>
          <w:smallCaps w:val="0"/>
          <w:sz w:val="22"/>
          <w:szCs w:val="22"/>
        </w:rPr>
      </w:pPr>
      <w:hyperlink w:anchor="_Toc465253380" w:history="1">
        <w:r w:rsidR="009C1D01" w:rsidRPr="0038527F">
          <w:rPr>
            <w:rStyle w:val="Hyperlink"/>
          </w:rPr>
          <w:t>4.12</w:t>
        </w:r>
        <w:r w:rsidR="009C1D01">
          <w:rPr>
            <w:rFonts w:asciiTheme="minorHAnsi" w:eastAsiaTheme="minorEastAsia" w:hAnsiTheme="minorHAnsi" w:cstheme="minorBidi"/>
            <w:bCs w:val="0"/>
            <w:smallCaps w:val="0"/>
            <w:sz w:val="22"/>
            <w:szCs w:val="22"/>
          </w:rPr>
          <w:tab/>
        </w:r>
        <w:r w:rsidR="009C1D01" w:rsidRPr="0038527F">
          <w:rPr>
            <w:rStyle w:val="Hyperlink"/>
          </w:rPr>
          <w:t>Mapping Specifications</w:t>
        </w:r>
        <w:r w:rsidR="009C1D01">
          <w:rPr>
            <w:webHidden/>
          </w:rPr>
          <w:tab/>
        </w:r>
        <w:r w:rsidR="009C1D01">
          <w:rPr>
            <w:webHidden/>
          </w:rPr>
          <w:fldChar w:fldCharType="begin"/>
        </w:r>
        <w:r w:rsidR="009C1D01">
          <w:rPr>
            <w:webHidden/>
          </w:rPr>
          <w:instrText xml:space="preserve"> PAGEREF _Toc465253380 \h </w:instrText>
        </w:r>
        <w:r w:rsidR="009C1D01">
          <w:rPr>
            <w:webHidden/>
          </w:rPr>
        </w:r>
        <w:r w:rsidR="009C1D01">
          <w:rPr>
            <w:webHidden/>
          </w:rPr>
          <w:fldChar w:fldCharType="separate"/>
        </w:r>
        <w:r w:rsidR="009C1D01">
          <w:rPr>
            <w:webHidden/>
          </w:rPr>
          <w:t>29</w:t>
        </w:r>
        <w:r w:rsidR="009C1D01">
          <w:rPr>
            <w:webHidden/>
          </w:rPr>
          <w:fldChar w:fldCharType="end"/>
        </w:r>
      </w:hyperlink>
    </w:p>
    <w:p w14:paraId="20BFDC2B" w14:textId="77777777" w:rsidR="009C1D01" w:rsidRDefault="005644DB">
      <w:pPr>
        <w:pStyle w:val="TOC1"/>
        <w:rPr>
          <w:rFonts w:asciiTheme="minorHAnsi" w:eastAsiaTheme="minorEastAsia" w:hAnsiTheme="minorHAnsi" w:cstheme="minorBidi"/>
          <w:b w:val="0"/>
          <w:bCs w:val="0"/>
          <w:caps w:val="0"/>
          <w:sz w:val="22"/>
          <w:szCs w:val="22"/>
        </w:rPr>
      </w:pPr>
      <w:hyperlink w:anchor="_Toc465253381" w:history="1">
        <w:r w:rsidR="009C1D01" w:rsidRPr="0038527F">
          <w:rPr>
            <w:rStyle w:val="Hyperlink"/>
          </w:rPr>
          <w:t>5</w:t>
        </w:r>
        <w:r w:rsidR="009C1D01">
          <w:rPr>
            <w:rFonts w:asciiTheme="minorHAnsi" w:eastAsiaTheme="minorEastAsia" w:hAnsiTheme="minorHAnsi" w:cstheme="minorBidi"/>
            <w:b w:val="0"/>
            <w:bCs w:val="0"/>
            <w:caps w:val="0"/>
            <w:sz w:val="22"/>
            <w:szCs w:val="22"/>
          </w:rPr>
          <w:tab/>
        </w:r>
        <w:r w:rsidR="009C1D01" w:rsidRPr="0038527F">
          <w:rPr>
            <w:rStyle w:val="Hyperlink"/>
          </w:rPr>
          <w:t>Non-Functional Design</w:t>
        </w:r>
        <w:r w:rsidR="009C1D01">
          <w:rPr>
            <w:webHidden/>
          </w:rPr>
          <w:tab/>
        </w:r>
        <w:r w:rsidR="009C1D01">
          <w:rPr>
            <w:webHidden/>
          </w:rPr>
          <w:fldChar w:fldCharType="begin"/>
        </w:r>
        <w:r w:rsidR="009C1D01">
          <w:rPr>
            <w:webHidden/>
          </w:rPr>
          <w:instrText xml:space="preserve"> PAGEREF _Toc465253381 \h </w:instrText>
        </w:r>
        <w:r w:rsidR="009C1D01">
          <w:rPr>
            <w:webHidden/>
          </w:rPr>
        </w:r>
        <w:r w:rsidR="009C1D01">
          <w:rPr>
            <w:webHidden/>
          </w:rPr>
          <w:fldChar w:fldCharType="separate"/>
        </w:r>
        <w:r w:rsidR="009C1D01">
          <w:rPr>
            <w:webHidden/>
          </w:rPr>
          <w:t>31</w:t>
        </w:r>
        <w:r w:rsidR="009C1D01">
          <w:rPr>
            <w:webHidden/>
          </w:rPr>
          <w:fldChar w:fldCharType="end"/>
        </w:r>
      </w:hyperlink>
    </w:p>
    <w:p w14:paraId="7B6E18F6" w14:textId="77777777" w:rsidR="009C1D01" w:rsidRDefault="005644DB">
      <w:pPr>
        <w:pStyle w:val="TOC2"/>
        <w:rPr>
          <w:rFonts w:asciiTheme="minorHAnsi" w:eastAsiaTheme="minorEastAsia" w:hAnsiTheme="minorHAnsi" w:cstheme="minorBidi"/>
          <w:bCs w:val="0"/>
          <w:smallCaps w:val="0"/>
          <w:sz w:val="22"/>
          <w:szCs w:val="22"/>
        </w:rPr>
      </w:pPr>
      <w:hyperlink w:anchor="_Toc465253382" w:history="1">
        <w:r w:rsidR="009C1D01" w:rsidRPr="0038527F">
          <w:rPr>
            <w:rStyle w:val="Hyperlink"/>
            <w:rFonts w:cs="Calibri"/>
          </w:rPr>
          <w:t>5.1</w:t>
        </w:r>
        <w:r w:rsidR="009C1D01">
          <w:rPr>
            <w:rFonts w:asciiTheme="minorHAnsi" w:eastAsiaTheme="minorEastAsia" w:hAnsiTheme="minorHAnsi" w:cstheme="minorBidi"/>
            <w:bCs w:val="0"/>
            <w:smallCaps w:val="0"/>
            <w:sz w:val="22"/>
            <w:szCs w:val="22"/>
          </w:rPr>
          <w:tab/>
        </w:r>
        <w:r w:rsidR="009C1D01" w:rsidRPr="0038527F">
          <w:rPr>
            <w:rStyle w:val="Hyperlink"/>
            <w:rFonts w:cs="Calibri"/>
          </w:rPr>
          <w:t>Security and Data Access</w:t>
        </w:r>
        <w:r w:rsidR="009C1D01">
          <w:rPr>
            <w:webHidden/>
          </w:rPr>
          <w:tab/>
        </w:r>
        <w:r w:rsidR="009C1D01">
          <w:rPr>
            <w:webHidden/>
          </w:rPr>
          <w:fldChar w:fldCharType="begin"/>
        </w:r>
        <w:r w:rsidR="009C1D01">
          <w:rPr>
            <w:webHidden/>
          </w:rPr>
          <w:instrText xml:space="preserve"> PAGEREF _Toc465253382 \h </w:instrText>
        </w:r>
        <w:r w:rsidR="009C1D01">
          <w:rPr>
            <w:webHidden/>
          </w:rPr>
        </w:r>
        <w:r w:rsidR="009C1D01">
          <w:rPr>
            <w:webHidden/>
          </w:rPr>
          <w:fldChar w:fldCharType="separate"/>
        </w:r>
        <w:r w:rsidR="009C1D01">
          <w:rPr>
            <w:webHidden/>
          </w:rPr>
          <w:t>31</w:t>
        </w:r>
        <w:r w:rsidR="009C1D01">
          <w:rPr>
            <w:webHidden/>
          </w:rPr>
          <w:fldChar w:fldCharType="end"/>
        </w:r>
      </w:hyperlink>
    </w:p>
    <w:p w14:paraId="49C0902D" w14:textId="77777777" w:rsidR="009C1D01" w:rsidRDefault="005644DB">
      <w:pPr>
        <w:pStyle w:val="TOC2"/>
        <w:rPr>
          <w:rFonts w:asciiTheme="minorHAnsi" w:eastAsiaTheme="minorEastAsia" w:hAnsiTheme="minorHAnsi" w:cstheme="minorBidi"/>
          <w:bCs w:val="0"/>
          <w:smallCaps w:val="0"/>
          <w:sz w:val="22"/>
          <w:szCs w:val="22"/>
        </w:rPr>
      </w:pPr>
      <w:hyperlink w:anchor="_Toc465253383" w:history="1">
        <w:r w:rsidR="009C1D01" w:rsidRPr="0038527F">
          <w:rPr>
            <w:rStyle w:val="Hyperlink"/>
            <w:rFonts w:cs="Calibri"/>
          </w:rPr>
          <w:t>5.2</w:t>
        </w:r>
        <w:r w:rsidR="009C1D01">
          <w:rPr>
            <w:rFonts w:asciiTheme="minorHAnsi" w:eastAsiaTheme="minorEastAsia" w:hAnsiTheme="minorHAnsi" w:cstheme="minorBidi"/>
            <w:bCs w:val="0"/>
            <w:smallCaps w:val="0"/>
            <w:sz w:val="22"/>
            <w:szCs w:val="22"/>
          </w:rPr>
          <w:tab/>
        </w:r>
        <w:r w:rsidR="009C1D01" w:rsidRPr="0038527F">
          <w:rPr>
            <w:rStyle w:val="Hyperlink"/>
            <w:rFonts w:cs="Calibri"/>
          </w:rPr>
          <w:t>SLA</w:t>
        </w:r>
        <w:r w:rsidR="009C1D01">
          <w:rPr>
            <w:webHidden/>
          </w:rPr>
          <w:tab/>
        </w:r>
        <w:r w:rsidR="009C1D01">
          <w:rPr>
            <w:webHidden/>
          </w:rPr>
          <w:fldChar w:fldCharType="begin"/>
        </w:r>
        <w:r w:rsidR="009C1D01">
          <w:rPr>
            <w:webHidden/>
          </w:rPr>
          <w:instrText xml:space="preserve"> PAGEREF _Toc465253383 \h </w:instrText>
        </w:r>
        <w:r w:rsidR="009C1D01">
          <w:rPr>
            <w:webHidden/>
          </w:rPr>
        </w:r>
        <w:r w:rsidR="009C1D01">
          <w:rPr>
            <w:webHidden/>
          </w:rPr>
          <w:fldChar w:fldCharType="separate"/>
        </w:r>
        <w:r w:rsidR="009C1D01">
          <w:rPr>
            <w:webHidden/>
          </w:rPr>
          <w:t>31</w:t>
        </w:r>
        <w:r w:rsidR="009C1D01">
          <w:rPr>
            <w:webHidden/>
          </w:rPr>
          <w:fldChar w:fldCharType="end"/>
        </w:r>
      </w:hyperlink>
    </w:p>
    <w:p w14:paraId="7B67DD18" w14:textId="77777777" w:rsidR="009C1D01" w:rsidRDefault="005644DB">
      <w:pPr>
        <w:pStyle w:val="TOC2"/>
        <w:rPr>
          <w:rFonts w:asciiTheme="minorHAnsi" w:eastAsiaTheme="minorEastAsia" w:hAnsiTheme="minorHAnsi" w:cstheme="minorBidi"/>
          <w:bCs w:val="0"/>
          <w:smallCaps w:val="0"/>
          <w:sz w:val="22"/>
          <w:szCs w:val="22"/>
        </w:rPr>
      </w:pPr>
      <w:hyperlink w:anchor="_Toc465253384" w:history="1">
        <w:r w:rsidR="009C1D01" w:rsidRPr="0038527F">
          <w:rPr>
            <w:rStyle w:val="Hyperlink"/>
            <w:rFonts w:cs="Calibri"/>
          </w:rPr>
          <w:t>5.3</w:t>
        </w:r>
        <w:r w:rsidR="009C1D01">
          <w:rPr>
            <w:rFonts w:asciiTheme="minorHAnsi" w:eastAsiaTheme="minorEastAsia" w:hAnsiTheme="minorHAnsi" w:cstheme="minorBidi"/>
            <w:bCs w:val="0"/>
            <w:smallCaps w:val="0"/>
            <w:sz w:val="22"/>
            <w:szCs w:val="22"/>
          </w:rPr>
          <w:tab/>
        </w:r>
        <w:r w:rsidR="009C1D01" w:rsidRPr="0038527F">
          <w:rPr>
            <w:rStyle w:val="Hyperlink"/>
            <w:rFonts w:cs="Calibri"/>
          </w:rPr>
          <w:t>Performance Considerations</w:t>
        </w:r>
        <w:r w:rsidR="009C1D01">
          <w:rPr>
            <w:webHidden/>
          </w:rPr>
          <w:tab/>
        </w:r>
        <w:r w:rsidR="009C1D01">
          <w:rPr>
            <w:webHidden/>
          </w:rPr>
          <w:fldChar w:fldCharType="begin"/>
        </w:r>
        <w:r w:rsidR="009C1D01">
          <w:rPr>
            <w:webHidden/>
          </w:rPr>
          <w:instrText xml:space="preserve"> PAGEREF _Toc465253384 \h </w:instrText>
        </w:r>
        <w:r w:rsidR="009C1D01">
          <w:rPr>
            <w:webHidden/>
          </w:rPr>
        </w:r>
        <w:r w:rsidR="009C1D01">
          <w:rPr>
            <w:webHidden/>
          </w:rPr>
          <w:fldChar w:fldCharType="separate"/>
        </w:r>
        <w:r w:rsidR="009C1D01">
          <w:rPr>
            <w:webHidden/>
          </w:rPr>
          <w:t>31</w:t>
        </w:r>
        <w:r w:rsidR="009C1D01">
          <w:rPr>
            <w:webHidden/>
          </w:rPr>
          <w:fldChar w:fldCharType="end"/>
        </w:r>
      </w:hyperlink>
    </w:p>
    <w:p w14:paraId="5A99DE40" w14:textId="77777777" w:rsidR="009C1D01" w:rsidRDefault="005644DB">
      <w:pPr>
        <w:pStyle w:val="TOC2"/>
        <w:rPr>
          <w:rFonts w:asciiTheme="minorHAnsi" w:eastAsiaTheme="minorEastAsia" w:hAnsiTheme="minorHAnsi" w:cstheme="minorBidi"/>
          <w:bCs w:val="0"/>
          <w:smallCaps w:val="0"/>
          <w:sz w:val="22"/>
          <w:szCs w:val="22"/>
        </w:rPr>
      </w:pPr>
      <w:hyperlink w:anchor="_Toc465253385" w:history="1">
        <w:r w:rsidR="009C1D01" w:rsidRPr="0038527F">
          <w:rPr>
            <w:rStyle w:val="Hyperlink"/>
            <w:rFonts w:cs="Calibri"/>
          </w:rPr>
          <w:t>5.4</w:t>
        </w:r>
        <w:r w:rsidR="009C1D01">
          <w:rPr>
            <w:rFonts w:asciiTheme="minorHAnsi" w:eastAsiaTheme="minorEastAsia" w:hAnsiTheme="minorHAnsi" w:cstheme="minorBidi"/>
            <w:bCs w:val="0"/>
            <w:smallCaps w:val="0"/>
            <w:sz w:val="22"/>
            <w:szCs w:val="22"/>
          </w:rPr>
          <w:tab/>
        </w:r>
        <w:r w:rsidR="009C1D01" w:rsidRPr="0038527F">
          <w:rPr>
            <w:rStyle w:val="Hyperlink"/>
            <w:rFonts w:cs="Calibri"/>
          </w:rPr>
          <w:t>Deployment, Scheduling &amp; Notification</w:t>
        </w:r>
        <w:r w:rsidR="009C1D01">
          <w:rPr>
            <w:webHidden/>
          </w:rPr>
          <w:tab/>
        </w:r>
        <w:r w:rsidR="009C1D01">
          <w:rPr>
            <w:webHidden/>
          </w:rPr>
          <w:fldChar w:fldCharType="begin"/>
        </w:r>
        <w:r w:rsidR="009C1D01">
          <w:rPr>
            <w:webHidden/>
          </w:rPr>
          <w:instrText xml:space="preserve"> PAGEREF _Toc465253385 \h </w:instrText>
        </w:r>
        <w:r w:rsidR="009C1D01">
          <w:rPr>
            <w:webHidden/>
          </w:rPr>
        </w:r>
        <w:r w:rsidR="009C1D01">
          <w:rPr>
            <w:webHidden/>
          </w:rPr>
          <w:fldChar w:fldCharType="separate"/>
        </w:r>
        <w:r w:rsidR="009C1D01">
          <w:rPr>
            <w:webHidden/>
          </w:rPr>
          <w:t>32</w:t>
        </w:r>
        <w:r w:rsidR="009C1D01">
          <w:rPr>
            <w:webHidden/>
          </w:rPr>
          <w:fldChar w:fldCharType="end"/>
        </w:r>
      </w:hyperlink>
    </w:p>
    <w:p w14:paraId="5BF012E4" w14:textId="77777777" w:rsidR="009C1D01" w:rsidRDefault="005644DB">
      <w:pPr>
        <w:pStyle w:val="TOC2"/>
        <w:rPr>
          <w:rFonts w:asciiTheme="minorHAnsi" w:eastAsiaTheme="minorEastAsia" w:hAnsiTheme="minorHAnsi" w:cstheme="minorBidi"/>
          <w:bCs w:val="0"/>
          <w:smallCaps w:val="0"/>
          <w:sz w:val="22"/>
          <w:szCs w:val="22"/>
        </w:rPr>
      </w:pPr>
      <w:hyperlink w:anchor="_Toc465253386" w:history="1">
        <w:r w:rsidR="009C1D01" w:rsidRPr="0038527F">
          <w:rPr>
            <w:rStyle w:val="Hyperlink"/>
            <w:rFonts w:cs="Calibri"/>
          </w:rPr>
          <w:t>5.5</w:t>
        </w:r>
        <w:r w:rsidR="009C1D01">
          <w:rPr>
            <w:rFonts w:asciiTheme="minorHAnsi" w:eastAsiaTheme="minorEastAsia" w:hAnsiTheme="minorHAnsi" w:cstheme="minorBidi"/>
            <w:bCs w:val="0"/>
            <w:smallCaps w:val="0"/>
            <w:sz w:val="22"/>
            <w:szCs w:val="22"/>
          </w:rPr>
          <w:tab/>
        </w:r>
        <w:r w:rsidR="009C1D01" w:rsidRPr="0038527F">
          <w:rPr>
            <w:rStyle w:val="Hyperlink"/>
            <w:rFonts w:cs="Calibri"/>
          </w:rPr>
          <w:t>Error Handling and Fault Management</w:t>
        </w:r>
        <w:r w:rsidR="009C1D01">
          <w:rPr>
            <w:webHidden/>
          </w:rPr>
          <w:tab/>
        </w:r>
        <w:r w:rsidR="009C1D01">
          <w:rPr>
            <w:webHidden/>
          </w:rPr>
          <w:fldChar w:fldCharType="begin"/>
        </w:r>
        <w:r w:rsidR="009C1D01">
          <w:rPr>
            <w:webHidden/>
          </w:rPr>
          <w:instrText xml:space="preserve"> PAGEREF _Toc465253386 \h </w:instrText>
        </w:r>
        <w:r w:rsidR="009C1D01">
          <w:rPr>
            <w:webHidden/>
          </w:rPr>
        </w:r>
        <w:r w:rsidR="009C1D01">
          <w:rPr>
            <w:webHidden/>
          </w:rPr>
          <w:fldChar w:fldCharType="separate"/>
        </w:r>
        <w:r w:rsidR="009C1D01">
          <w:rPr>
            <w:webHidden/>
          </w:rPr>
          <w:t>32</w:t>
        </w:r>
        <w:r w:rsidR="009C1D01">
          <w:rPr>
            <w:webHidden/>
          </w:rPr>
          <w:fldChar w:fldCharType="end"/>
        </w:r>
      </w:hyperlink>
    </w:p>
    <w:p w14:paraId="2411A646" w14:textId="77777777" w:rsidR="009C1D01" w:rsidRDefault="005644DB">
      <w:pPr>
        <w:pStyle w:val="TOC2"/>
        <w:rPr>
          <w:rFonts w:asciiTheme="minorHAnsi" w:eastAsiaTheme="minorEastAsia" w:hAnsiTheme="minorHAnsi" w:cstheme="minorBidi"/>
          <w:bCs w:val="0"/>
          <w:smallCaps w:val="0"/>
          <w:sz w:val="22"/>
          <w:szCs w:val="22"/>
        </w:rPr>
      </w:pPr>
      <w:hyperlink w:anchor="_Toc465253387" w:history="1">
        <w:r w:rsidR="009C1D01" w:rsidRPr="0038527F">
          <w:rPr>
            <w:rStyle w:val="Hyperlink"/>
            <w:rFonts w:cs="Calibri"/>
          </w:rPr>
          <w:t>5.6</w:t>
        </w:r>
        <w:r w:rsidR="009C1D01">
          <w:rPr>
            <w:rFonts w:asciiTheme="minorHAnsi" w:eastAsiaTheme="minorEastAsia" w:hAnsiTheme="minorHAnsi" w:cstheme="minorBidi"/>
            <w:bCs w:val="0"/>
            <w:smallCaps w:val="0"/>
            <w:sz w:val="22"/>
            <w:szCs w:val="22"/>
          </w:rPr>
          <w:tab/>
        </w:r>
        <w:r w:rsidR="009C1D01" w:rsidRPr="0038527F">
          <w:rPr>
            <w:rStyle w:val="Hyperlink"/>
            <w:rFonts w:cs="Calibri"/>
          </w:rPr>
          <w:t>MDM Batch ETL Jobs and NRT Jobs – Restartability</w:t>
        </w:r>
        <w:r w:rsidR="009C1D01">
          <w:rPr>
            <w:webHidden/>
          </w:rPr>
          <w:tab/>
        </w:r>
        <w:r w:rsidR="009C1D01">
          <w:rPr>
            <w:webHidden/>
          </w:rPr>
          <w:fldChar w:fldCharType="begin"/>
        </w:r>
        <w:r w:rsidR="009C1D01">
          <w:rPr>
            <w:webHidden/>
          </w:rPr>
          <w:instrText xml:space="preserve"> PAGEREF _Toc465253387 \h </w:instrText>
        </w:r>
        <w:r w:rsidR="009C1D01">
          <w:rPr>
            <w:webHidden/>
          </w:rPr>
        </w:r>
        <w:r w:rsidR="009C1D01">
          <w:rPr>
            <w:webHidden/>
          </w:rPr>
          <w:fldChar w:fldCharType="separate"/>
        </w:r>
        <w:r w:rsidR="009C1D01">
          <w:rPr>
            <w:webHidden/>
          </w:rPr>
          <w:t>32</w:t>
        </w:r>
        <w:r w:rsidR="009C1D01">
          <w:rPr>
            <w:webHidden/>
          </w:rPr>
          <w:fldChar w:fldCharType="end"/>
        </w:r>
      </w:hyperlink>
    </w:p>
    <w:p w14:paraId="54247F0E" w14:textId="77777777" w:rsidR="009C1D01" w:rsidRDefault="005644DB">
      <w:pPr>
        <w:pStyle w:val="TOC2"/>
        <w:rPr>
          <w:rFonts w:asciiTheme="minorHAnsi" w:eastAsiaTheme="minorEastAsia" w:hAnsiTheme="minorHAnsi" w:cstheme="minorBidi"/>
          <w:bCs w:val="0"/>
          <w:smallCaps w:val="0"/>
          <w:sz w:val="22"/>
          <w:szCs w:val="22"/>
        </w:rPr>
      </w:pPr>
      <w:hyperlink w:anchor="_Toc465253388" w:history="1">
        <w:r w:rsidR="009C1D01" w:rsidRPr="0038527F">
          <w:rPr>
            <w:rStyle w:val="Hyperlink"/>
            <w:rFonts w:cs="Calibri"/>
          </w:rPr>
          <w:t>5.7</w:t>
        </w:r>
        <w:r w:rsidR="009C1D01">
          <w:rPr>
            <w:rFonts w:asciiTheme="minorHAnsi" w:eastAsiaTheme="minorEastAsia" w:hAnsiTheme="minorHAnsi" w:cstheme="minorBidi"/>
            <w:bCs w:val="0"/>
            <w:smallCaps w:val="0"/>
            <w:sz w:val="22"/>
            <w:szCs w:val="22"/>
          </w:rPr>
          <w:tab/>
        </w:r>
        <w:r w:rsidR="009C1D01" w:rsidRPr="0038527F">
          <w:rPr>
            <w:rStyle w:val="Hyperlink"/>
            <w:rFonts w:cs="Calibri"/>
          </w:rPr>
          <w:t>Archiving</w:t>
        </w:r>
        <w:r w:rsidR="009C1D01">
          <w:rPr>
            <w:webHidden/>
          </w:rPr>
          <w:tab/>
        </w:r>
        <w:r w:rsidR="009C1D01">
          <w:rPr>
            <w:webHidden/>
          </w:rPr>
          <w:fldChar w:fldCharType="begin"/>
        </w:r>
        <w:r w:rsidR="009C1D01">
          <w:rPr>
            <w:webHidden/>
          </w:rPr>
          <w:instrText xml:space="preserve"> PAGEREF _Toc465253388 \h </w:instrText>
        </w:r>
        <w:r w:rsidR="009C1D01">
          <w:rPr>
            <w:webHidden/>
          </w:rPr>
        </w:r>
        <w:r w:rsidR="009C1D01">
          <w:rPr>
            <w:webHidden/>
          </w:rPr>
          <w:fldChar w:fldCharType="separate"/>
        </w:r>
        <w:r w:rsidR="009C1D01">
          <w:rPr>
            <w:webHidden/>
          </w:rPr>
          <w:t>34</w:t>
        </w:r>
        <w:r w:rsidR="009C1D01">
          <w:rPr>
            <w:webHidden/>
          </w:rPr>
          <w:fldChar w:fldCharType="end"/>
        </w:r>
      </w:hyperlink>
    </w:p>
    <w:p w14:paraId="172B1BB2" w14:textId="77777777" w:rsidR="009C1D01" w:rsidRDefault="005644DB">
      <w:pPr>
        <w:pStyle w:val="TOC2"/>
        <w:rPr>
          <w:rFonts w:asciiTheme="minorHAnsi" w:eastAsiaTheme="minorEastAsia" w:hAnsiTheme="minorHAnsi" w:cstheme="minorBidi"/>
          <w:bCs w:val="0"/>
          <w:smallCaps w:val="0"/>
          <w:sz w:val="22"/>
          <w:szCs w:val="22"/>
        </w:rPr>
      </w:pPr>
      <w:hyperlink w:anchor="_Toc465253389" w:history="1">
        <w:r w:rsidR="009C1D01" w:rsidRPr="0038527F">
          <w:rPr>
            <w:rStyle w:val="Hyperlink"/>
            <w:rFonts w:cs="Calibri"/>
          </w:rPr>
          <w:t>5.8</w:t>
        </w:r>
        <w:r w:rsidR="009C1D01">
          <w:rPr>
            <w:rFonts w:asciiTheme="minorHAnsi" w:eastAsiaTheme="minorEastAsia" w:hAnsiTheme="minorHAnsi" w:cstheme="minorBidi"/>
            <w:bCs w:val="0"/>
            <w:smallCaps w:val="0"/>
            <w:sz w:val="22"/>
            <w:szCs w:val="22"/>
          </w:rPr>
          <w:tab/>
        </w:r>
        <w:r w:rsidR="009C1D01" w:rsidRPr="0038527F">
          <w:rPr>
            <w:rStyle w:val="Hyperlink"/>
            <w:rFonts w:cs="Calibri"/>
          </w:rPr>
          <w:t>Audit Logging</w:t>
        </w:r>
        <w:r w:rsidR="009C1D01">
          <w:rPr>
            <w:webHidden/>
          </w:rPr>
          <w:tab/>
        </w:r>
        <w:r w:rsidR="009C1D01">
          <w:rPr>
            <w:webHidden/>
          </w:rPr>
          <w:fldChar w:fldCharType="begin"/>
        </w:r>
        <w:r w:rsidR="009C1D01">
          <w:rPr>
            <w:webHidden/>
          </w:rPr>
          <w:instrText xml:space="preserve"> PAGEREF _Toc465253389 \h </w:instrText>
        </w:r>
        <w:r w:rsidR="009C1D01">
          <w:rPr>
            <w:webHidden/>
          </w:rPr>
        </w:r>
        <w:r w:rsidR="009C1D01">
          <w:rPr>
            <w:webHidden/>
          </w:rPr>
          <w:fldChar w:fldCharType="separate"/>
        </w:r>
        <w:r w:rsidR="009C1D01">
          <w:rPr>
            <w:webHidden/>
          </w:rPr>
          <w:t>34</w:t>
        </w:r>
        <w:r w:rsidR="009C1D01">
          <w:rPr>
            <w:webHidden/>
          </w:rPr>
          <w:fldChar w:fldCharType="end"/>
        </w:r>
      </w:hyperlink>
    </w:p>
    <w:p w14:paraId="6BD24CCF" w14:textId="77777777" w:rsidR="009C1D01" w:rsidRDefault="005644DB">
      <w:pPr>
        <w:pStyle w:val="TOC2"/>
        <w:rPr>
          <w:rFonts w:asciiTheme="minorHAnsi" w:eastAsiaTheme="minorEastAsia" w:hAnsiTheme="minorHAnsi" w:cstheme="minorBidi"/>
          <w:bCs w:val="0"/>
          <w:smallCaps w:val="0"/>
          <w:sz w:val="22"/>
          <w:szCs w:val="22"/>
        </w:rPr>
      </w:pPr>
      <w:hyperlink w:anchor="_Toc465253390" w:history="1">
        <w:r w:rsidR="009C1D01" w:rsidRPr="0038527F">
          <w:rPr>
            <w:rStyle w:val="Hyperlink"/>
            <w:rFonts w:cs="Calibri"/>
          </w:rPr>
          <w:t>5.9</w:t>
        </w:r>
        <w:r w:rsidR="009C1D01">
          <w:rPr>
            <w:rFonts w:asciiTheme="minorHAnsi" w:eastAsiaTheme="minorEastAsia" w:hAnsiTheme="minorHAnsi" w:cstheme="minorBidi"/>
            <w:bCs w:val="0"/>
            <w:smallCaps w:val="0"/>
            <w:sz w:val="22"/>
            <w:szCs w:val="22"/>
          </w:rPr>
          <w:tab/>
        </w:r>
        <w:r w:rsidR="009C1D01" w:rsidRPr="0038527F">
          <w:rPr>
            <w:rStyle w:val="Hyperlink"/>
            <w:rFonts w:cs="Calibri"/>
          </w:rPr>
          <w:t>Email Notification</w:t>
        </w:r>
        <w:r w:rsidR="009C1D01">
          <w:rPr>
            <w:webHidden/>
          </w:rPr>
          <w:tab/>
        </w:r>
        <w:r w:rsidR="009C1D01">
          <w:rPr>
            <w:webHidden/>
          </w:rPr>
          <w:fldChar w:fldCharType="begin"/>
        </w:r>
        <w:r w:rsidR="009C1D01">
          <w:rPr>
            <w:webHidden/>
          </w:rPr>
          <w:instrText xml:space="preserve"> PAGEREF _Toc465253390 \h </w:instrText>
        </w:r>
        <w:r w:rsidR="009C1D01">
          <w:rPr>
            <w:webHidden/>
          </w:rPr>
        </w:r>
        <w:r w:rsidR="009C1D01">
          <w:rPr>
            <w:webHidden/>
          </w:rPr>
          <w:fldChar w:fldCharType="separate"/>
        </w:r>
        <w:r w:rsidR="009C1D01">
          <w:rPr>
            <w:webHidden/>
          </w:rPr>
          <w:t>34</w:t>
        </w:r>
        <w:r w:rsidR="009C1D01">
          <w:rPr>
            <w:webHidden/>
          </w:rPr>
          <w:fldChar w:fldCharType="end"/>
        </w:r>
      </w:hyperlink>
    </w:p>
    <w:p w14:paraId="7DD99689" w14:textId="77777777" w:rsidR="009C1D01" w:rsidRDefault="005644DB">
      <w:pPr>
        <w:pStyle w:val="TOC2"/>
        <w:rPr>
          <w:rFonts w:asciiTheme="minorHAnsi" w:eastAsiaTheme="minorEastAsia" w:hAnsiTheme="minorHAnsi" w:cstheme="minorBidi"/>
          <w:bCs w:val="0"/>
          <w:smallCaps w:val="0"/>
          <w:sz w:val="22"/>
          <w:szCs w:val="22"/>
        </w:rPr>
      </w:pPr>
      <w:hyperlink w:anchor="_Toc465253391" w:history="1">
        <w:r w:rsidR="009C1D01" w:rsidRPr="0038527F">
          <w:rPr>
            <w:rStyle w:val="Hyperlink"/>
            <w:rFonts w:cs="Calibri"/>
          </w:rPr>
          <w:t>5.10</w:t>
        </w:r>
        <w:r w:rsidR="009C1D01">
          <w:rPr>
            <w:rFonts w:asciiTheme="minorHAnsi" w:eastAsiaTheme="minorEastAsia" w:hAnsiTheme="minorHAnsi" w:cstheme="minorBidi"/>
            <w:bCs w:val="0"/>
            <w:smallCaps w:val="0"/>
            <w:sz w:val="22"/>
            <w:szCs w:val="22"/>
          </w:rPr>
          <w:tab/>
        </w:r>
        <w:r w:rsidR="009C1D01" w:rsidRPr="0038527F">
          <w:rPr>
            <w:rStyle w:val="Hyperlink"/>
            <w:rFonts w:cs="Calibri"/>
          </w:rPr>
          <w:t>Housekeeping Policies:</w:t>
        </w:r>
        <w:r w:rsidR="009C1D01">
          <w:rPr>
            <w:webHidden/>
          </w:rPr>
          <w:tab/>
        </w:r>
        <w:r w:rsidR="009C1D01">
          <w:rPr>
            <w:webHidden/>
          </w:rPr>
          <w:fldChar w:fldCharType="begin"/>
        </w:r>
        <w:r w:rsidR="009C1D01">
          <w:rPr>
            <w:webHidden/>
          </w:rPr>
          <w:instrText xml:space="preserve"> PAGEREF _Toc465253391 \h </w:instrText>
        </w:r>
        <w:r w:rsidR="009C1D01">
          <w:rPr>
            <w:webHidden/>
          </w:rPr>
        </w:r>
        <w:r w:rsidR="009C1D01">
          <w:rPr>
            <w:webHidden/>
          </w:rPr>
          <w:fldChar w:fldCharType="separate"/>
        </w:r>
        <w:r w:rsidR="009C1D01">
          <w:rPr>
            <w:webHidden/>
          </w:rPr>
          <w:t>34</w:t>
        </w:r>
        <w:r w:rsidR="009C1D01">
          <w:rPr>
            <w:webHidden/>
          </w:rPr>
          <w:fldChar w:fldCharType="end"/>
        </w:r>
      </w:hyperlink>
    </w:p>
    <w:p w14:paraId="1F70F0FF" w14:textId="77777777" w:rsidR="009C1D01" w:rsidRDefault="005644DB">
      <w:pPr>
        <w:pStyle w:val="TOC1"/>
        <w:rPr>
          <w:rFonts w:asciiTheme="minorHAnsi" w:eastAsiaTheme="minorEastAsia" w:hAnsiTheme="minorHAnsi" w:cstheme="minorBidi"/>
          <w:b w:val="0"/>
          <w:bCs w:val="0"/>
          <w:caps w:val="0"/>
          <w:sz w:val="22"/>
          <w:szCs w:val="22"/>
        </w:rPr>
      </w:pPr>
      <w:hyperlink w:anchor="_Toc465253392" w:history="1">
        <w:r w:rsidR="009C1D01" w:rsidRPr="0038527F">
          <w:rPr>
            <w:rStyle w:val="Hyperlink"/>
          </w:rPr>
          <w:t>6</w:t>
        </w:r>
        <w:r w:rsidR="009C1D01">
          <w:rPr>
            <w:rFonts w:asciiTheme="minorHAnsi" w:eastAsiaTheme="minorEastAsia" w:hAnsiTheme="minorHAnsi" w:cstheme="minorBidi"/>
            <w:b w:val="0"/>
            <w:bCs w:val="0"/>
            <w:caps w:val="0"/>
            <w:sz w:val="22"/>
            <w:szCs w:val="22"/>
          </w:rPr>
          <w:tab/>
        </w:r>
        <w:r w:rsidR="009C1D01" w:rsidRPr="0038527F">
          <w:rPr>
            <w:rStyle w:val="Hyperlink"/>
          </w:rPr>
          <w:t>Appendix</w:t>
        </w:r>
        <w:r w:rsidR="009C1D01">
          <w:rPr>
            <w:webHidden/>
          </w:rPr>
          <w:tab/>
        </w:r>
        <w:r w:rsidR="009C1D01">
          <w:rPr>
            <w:webHidden/>
          </w:rPr>
          <w:fldChar w:fldCharType="begin"/>
        </w:r>
        <w:r w:rsidR="009C1D01">
          <w:rPr>
            <w:webHidden/>
          </w:rPr>
          <w:instrText xml:space="preserve"> PAGEREF _Toc465253392 \h </w:instrText>
        </w:r>
        <w:r w:rsidR="009C1D01">
          <w:rPr>
            <w:webHidden/>
          </w:rPr>
        </w:r>
        <w:r w:rsidR="009C1D01">
          <w:rPr>
            <w:webHidden/>
          </w:rPr>
          <w:fldChar w:fldCharType="separate"/>
        </w:r>
        <w:r w:rsidR="009C1D01">
          <w:rPr>
            <w:webHidden/>
          </w:rPr>
          <w:t>35</w:t>
        </w:r>
        <w:r w:rsidR="009C1D01">
          <w:rPr>
            <w:webHidden/>
          </w:rPr>
          <w:fldChar w:fldCharType="end"/>
        </w:r>
      </w:hyperlink>
    </w:p>
    <w:p w14:paraId="4ADA176A" w14:textId="77777777" w:rsidR="009C1D01" w:rsidRDefault="005644DB">
      <w:pPr>
        <w:pStyle w:val="TOC2"/>
        <w:rPr>
          <w:rFonts w:asciiTheme="minorHAnsi" w:eastAsiaTheme="minorEastAsia" w:hAnsiTheme="minorHAnsi" w:cstheme="minorBidi"/>
          <w:bCs w:val="0"/>
          <w:smallCaps w:val="0"/>
          <w:sz w:val="22"/>
          <w:szCs w:val="22"/>
        </w:rPr>
      </w:pPr>
      <w:hyperlink w:anchor="_Toc465253393" w:history="1">
        <w:r w:rsidR="009C1D01" w:rsidRPr="0038527F">
          <w:rPr>
            <w:rStyle w:val="Hyperlink"/>
          </w:rPr>
          <w:t>6.1</w:t>
        </w:r>
        <w:r w:rsidR="009C1D01">
          <w:rPr>
            <w:rFonts w:asciiTheme="minorHAnsi" w:eastAsiaTheme="minorEastAsia" w:hAnsiTheme="minorHAnsi" w:cstheme="minorBidi"/>
            <w:bCs w:val="0"/>
            <w:smallCaps w:val="0"/>
            <w:sz w:val="22"/>
            <w:szCs w:val="22"/>
          </w:rPr>
          <w:tab/>
        </w:r>
        <w:r w:rsidR="009C1D01" w:rsidRPr="0038527F">
          <w:rPr>
            <w:rStyle w:val="Hyperlink"/>
          </w:rPr>
          <w:t>BRD for Ensura Feed to MDM:</w:t>
        </w:r>
        <w:r w:rsidR="009C1D01">
          <w:rPr>
            <w:webHidden/>
          </w:rPr>
          <w:tab/>
        </w:r>
        <w:r w:rsidR="009C1D01">
          <w:rPr>
            <w:webHidden/>
          </w:rPr>
          <w:fldChar w:fldCharType="begin"/>
        </w:r>
        <w:r w:rsidR="009C1D01">
          <w:rPr>
            <w:webHidden/>
          </w:rPr>
          <w:instrText xml:space="preserve"> PAGEREF _Toc465253393 \h </w:instrText>
        </w:r>
        <w:r w:rsidR="009C1D01">
          <w:rPr>
            <w:webHidden/>
          </w:rPr>
        </w:r>
        <w:r w:rsidR="009C1D01">
          <w:rPr>
            <w:webHidden/>
          </w:rPr>
          <w:fldChar w:fldCharType="separate"/>
        </w:r>
        <w:r w:rsidR="009C1D01">
          <w:rPr>
            <w:webHidden/>
          </w:rPr>
          <w:t>35</w:t>
        </w:r>
        <w:r w:rsidR="009C1D01">
          <w:rPr>
            <w:webHidden/>
          </w:rPr>
          <w:fldChar w:fldCharType="end"/>
        </w:r>
      </w:hyperlink>
    </w:p>
    <w:p w14:paraId="2BC120DD" w14:textId="77777777" w:rsidR="009C1D01" w:rsidRDefault="005644DB">
      <w:pPr>
        <w:pStyle w:val="TOC2"/>
        <w:rPr>
          <w:rFonts w:asciiTheme="minorHAnsi" w:eastAsiaTheme="minorEastAsia" w:hAnsiTheme="minorHAnsi" w:cstheme="minorBidi"/>
          <w:bCs w:val="0"/>
          <w:smallCaps w:val="0"/>
          <w:sz w:val="22"/>
          <w:szCs w:val="22"/>
        </w:rPr>
      </w:pPr>
      <w:hyperlink w:anchor="_Toc465253394" w:history="1">
        <w:r w:rsidR="009C1D01" w:rsidRPr="0038527F">
          <w:rPr>
            <w:rStyle w:val="Hyperlink"/>
          </w:rPr>
          <w:t>6.2</w:t>
        </w:r>
        <w:r w:rsidR="009C1D01">
          <w:rPr>
            <w:rFonts w:asciiTheme="minorHAnsi" w:eastAsiaTheme="minorEastAsia" w:hAnsiTheme="minorHAnsi" w:cstheme="minorBidi"/>
            <w:bCs w:val="0"/>
            <w:smallCaps w:val="0"/>
            <w:sz w:val="22"/>
            <w:szCs w:val="22"/>
          </w:rPr>
          <w:tab/>
        </w:r>
        <w:r w:rsidR="009C1D01" w:rsidRPr="0038527F">
          <w:rPr>
            <w:rStyle w:val="Hyperlink"/>
          </w:rPr>
          <w:t>MDM and Ensura Interface Contract Document (ICD)</w:t>
        </w:r>
        <w:r w:rsidR="009C1D01">
          <w:rPr>
            <w:webHidden/>
          </w:rPr>
          <w:tab/>
        </w:r>
        <w:r w:rsidR="009C1D01">
          <w:rPr>
            <w:webHidden/>
          </w:rPr>
          <w:fldChar w:fldCharType="begin"/>
        </w:r>
        <w:r w:rsidR="009C1D01">
          <w:rPr>
            <w:webHidden/>
          </w:rPr>
          <w:instrText xml:space="preserve"> PAGEREF _Toc465253394 \h </w:instrText>
        </w:r>
        <w:r w:rsidR="009C1D01">
          <w:rPr>
            <w:webHidden/>
          </w:rPr>
        </w:r>
        <w:r w:rsidR="009C1D01">
          <w:rPr>
            <w:webHidden/>
          </w:rPr>
          <w:fldChar w:fldCharType="separate"/>
        </w:r>
        <w:r w:rsidR="009C1D01">
          <w:rPr>
            <w:webHidden/>
          </w:rPr>
          <w:t>35</w:t>
        </w:r>
        <w:r w:rsidR="009C1D01">
          <w:rPr>
            <w:webHidden/>
          </w:rPr>
          <w:fldChar w:fldCharType="end"/>
        </w:r>
      </w:hyperlink>
    </w:p>
    <w:p w14:paraId="2B169295" w14:textId="77777777" w:rsidR="009C1D01" w:rsidRDefault="005644DB">
      <w:pPr>
        <w:pStyle w:val="TOC2"/>
        <w:rPr>
          <w:rFonts w:asciiTheme="minorHAnsi" w:eastAsiaTheme="minorEastAsia" w:hAnsiTheme="minorHAnsi" w:cstheme="minorBidi"/>
          <w:bCs w:val="0"/>
          <w:smallCaps w:val="0"/>
          <w:sz w:val="22"/>
          <w:szCs w:val="22"/>
        </w:rPr>
      </w:pPr>
      <w:hyperlink w:anchor="_Toc465253395" w:history="1">
        <w:r w:rsidR="009C1D01" w:rsidRPr="0038527F">
          <w:rPr>
            <w:rStyle w:val="Hyperlink"/>
          </w:rPr>
          <w:t>6.3</w:t>
        </w:r>
        <w:r w:rsidR="009C1D01">
          <w:rPr>
            <w:rFonts w:asciiTheme="minorHAnsi" w:eastAsiaTheme="minorEastAsia" w:hAnsiTheme="minorHAnsi" w:cstheme="minorBidi"/>
            <w:bCs w:val="0"/>
            <w:smallCaps w:val="0"/>
            <w:sz w:val="22"/>
            <w:szCs w:val="22"/>
          </w:rPr>
          <w:tab/>
        </w:r>
        <w:r w:rsidR="009C1D01" w:rsidRPr="0038527F">
          <w:rPr>
            <w:rStyle w:val="Hyperlink"/>
          </w:rPr>
          <w:t>MDM Release – Business Rules Presentation:</w:t>
        </w:r>
        <w:r w:rsidR="009C1D01">
          <w:rPr>
            <w:webHidden/>
          </w:rPr>
          <w:tab/>
        </w:r>
        <w:r w:rsidR="009C1D01">
          <w:rPr>
            <w:webHidden/>
          </w:rPr>
          <w:fldChar w:fldCharType="begin"/>
        </w:r>
        <w:r w:rsidR="009C1D01">
          <w:rPr>
            <w:webHidden/>
          </w:rPr>
          <w:instrText xml:space="preserve"> PAGEREF _Toc465253395 \h </w:instrText>
        </w:r>
        <w:r w:rsidR="009C1D01">
          <w:rPr>
            <w:webHidden/>
          </w:rPr>
        </w:r>
        <w:r w:rsidR="009C1D01">
          <w:rPr>
            <w:webHidden/>
          </w:rPr>
          <w:fldChar w:fldCharType="separate"/>
        </w:r>
        <w:r w:rsidR="009C1D01">
          <w:rPr>
            <w:webHidden/>
          </w:rPr>
          <w:t>35</w:t>
        </w:r>
        <w:r w:rsidR="009C1D01">
          <w:rPr>
            <w:webHidden/>
          </w:rPr>
          <w:fldChar w:fldCharType="end"/>
        </w:r>
      </w:hyperlink>
    </w:p>
    <w:p w14:paraId="1C021EDF" w14:textId="77777777" w:rsidR="009C1D01" w:rsidRDefault="005644DB">
      <w:pPr>
        <w:pStyle w:val="TOC2"/>
        <w:rPr>
          <w:rFonts w:asciiTheme="minorHAnsi" w:eastAsiaTheme="minorEastAsia" w:hAnsiTheme="minorHAnsi" w:cstheme="minorBidi"/>
          <w:bCs w:val="0"/>
          <w:smallCaps w:val="0"/>
          <w:sz w:val="22"/>
          <w:szCs w:val="22"/>
        </w:rPr>
      </w:pPr>
      <w:hyperlink w:anchor="_Toc465253396" w:history="1">
        <w:r w:rsidR="009C1D01" w:rsidRPr="0038527F">
          <w:rPr>
            <w:rStyle w:val="Hyperlink"/>
          </w:rPr>
          <w:t>6.4</w:t>
        </w:r>
        <w:r w:rsidR="009C1D01">
          <w:rPr>
            <w:rFonts w:asciiTheme="minorHAnsi" w:eastAsiaTheme="minorEastAsia" w:hAnsiTheme="minorHAnsi" w:cstheme="minorBidi"/>
            <w:bCs w:val="0"/>
            <w:smallCaps w:val="0"/>
            <w:sz w:val="22"/>
            <w:szCs w:val="22"/>
          </w:rPr>
          <w:tab/>
        </w:r>
        <w:r w:rsidR="009C1D01" w:rsidRPr="0038527F">
          <w:rPr>
            <w:rStyle w:val="Hyperlink"/>
          </w:rPr>
          <w:t>Capscan and MDM Interface Contract Document (ICD)</w:t>
        </w:r>
        <w:r w:rsidR="009C1D01">
          <w:rPr>
            <w:webHidden/>
          </w:rPr>
          <w:tab/>
        </w:r>
        <w:r w:rsidR="009C1D01">
          <w:rPr>
            <w:webHidden/>
          </w:rPr>
          <w:fldChar w:fldCharType="begin"/>
        </w:r>
        <w:r w:rsidR="009C1D01">
          <w:rPr>
            <w:webHidden/>
          </w:rPr>
          <w:instrText xml:space="preserve"> PAGEREF _Toc465253396 \h </w:instrText>
        </w:r>
        <w:r w:rsidR="009C1D01">
          <w:rPr>
            <w:webHidden/>
          </w:rPr>
        </w:r>
        <w:r w:rsidR="009C1D01">
          <w:rPr>
            <w:webHidden/>
          </w:rPr>
          <w:fldChar w:fldCharType="separate"/>
        </w:r>
        <w:r w:rsidR="009C1D01">
          <w:rPr>
            <w:webHidden/>
          </w:rPr>
          <w:t>35</w:t>
        </w:r>
        <w:r w:rsidR="009C1D01">
          <w:rPr>
            <w:webHidden/>
          </w:rPr>
          <w:fldChar w:fldCharType="end"/>
        </w:r>
      </w:hyperlink>
    </w:p>
    <w:p w14:paraId="18670218" w14:textId="77777777" w:rsidR="009C1D01" w:rsidRDefault="005644DB">
      <w:pPr>
        <w:pStyle w:val="TOC2"/>
        <w:rPr>
          <w:rFonts w:asciiTheme="minorHAnsi" w:eastAsiaTheme="minorEastAsia" w:hAnsiTheme="minorHAnsi" w:cstheme="minorBidi"/>
          <w:bCs w:val="0"/>
          <w:smallCaps w:val="0"/>
          <w:sz w:val="22"/>
          <w:szCs w:val="22"/>
        </w:rPr>
      </w:pPr>
      <w:hyperlink w:anchor="_Toc465253397" w:history="1">
        <w:r w:rsidR="009C1D01" w:rsidRPr="0038527F">
          <w:rPr>
            <w:rStyle w:val="Hyperlink"/>
          </w:rPr>
          <w:t>6.5</w:t>
        </w:r>
        <w:r w:rsidR="009C1D01">
          <w:rPr>
            <w:rFonts w:asciiTheme="minorHAnsi" w:eastAsiaTheme="minorEastAsia" w:hAnsiTheme="minorHAnsi" w:cstheme="minorBidi"/>
            <w:bCs w:val="0"/>
            <w:smallCaps w:val="0"/>
            <w:sz w:val="22"/>
            <w:szCs w:val="22"/>
          </w:rPr>
          <w:tab/>
        </w:r>
        <w:r w:rsidR="009C1D01" w:rsidRPr="0038527F">
          <w:rPr>
            <w:rStyle w:val="Hyperlink"/>
          </w:rPr>
          <w:t>MDM Error Catalogue</w:t>
        </w:r>
        <w:r w:rsidR="009C1D01">
          <w:rPr>
            <w:webHidden/>
          </w:rPr>
          <w:tab/>
        </w:r>
        <w:r w:rsidR="009C1D01">
          <w:rPr>
            <w:webHidden/>
          </w:rPr>
          <w:fldChar w:fldCharType="begin"/>
        </w:r>
        <w:r w:rsidR="009C1D01">
          <w:rPr>
            <w:webHidden/>
          </w:rPr>
          <w:instrText xml:space="preserve"> PAGEREF _Toc465253397 \h </w:instrText>
        </w:r>
        <w:r w:rsidR="009C1D01">
          <w:rPr>
            <w:webHidden/>
          </w:rPr>
        </w:r>
        <w:r w:rsidR="009C1D01">
          <w:rPr>
            <w:webHidden/>
          </w:rPr>
          <w:fldChar w:fldCharType="separate"/>
        </w:r>
        <w:r w:rsidR="009C1D01">
          <w:rPr>
            <w:webHidden/>
          </w:rPr>
          <w:t>35</w:t>
        </w:r>
        <w:r w:rsidR="009C1D01">
          <w:rPr>
            <w:webHidden/>
          </w:rPr>
          <w:fldChar w:fldCharType="end"/>
        </w:r>
      </w:hyperlink>
    </w:p>
    <w:p w14:paraId="42C80538" w14:textId="77777777" w:rsidR="009C1D01" w:rsidRDefault="005644DB">
      <w:pPr>
        <w:pStyle w:val="TOC2"/>
        <w:rPr>
          <w:rFonts w:asciiTheme="minorHAnsi" w:eastAsiaTheme="minorEastAsia" w:hAnsiTheme="minorHAnsi" w:cstheme="minorBidi"/>
          <w:bCs w:val="0"/>
          <w:smallCaps w:val="0"/>
          <w:sz w:val="22"/>
          <w:szCs w:val="22"/>
        </w:rPr>
      </w:pPr>
      <w:hyperlink w:anchor="_Toc465253398" w:history="1">
        <w:r w:rsidR="009C1D01" w:rsidRPr="0038527F">
          <w:rPr>
            <w:rStyle w:val="Hyperlink"/>
          </w:rPr>
          <w:t>6.6</w:t>
        </w:r>
        <w:r w:rsidR="009C1D01">
          <w:rPr>
            <w:rFonts w:asciiTheme="minorHAnsi" w:eastAsiaTheme="minorEastAsia" w:hAnsiTheme="minorHAnsi" w:cstheme="minorBidi"/>
            <w:bCs w:val="0"/>
            <w:smallCaps w:val="0"/>
            <w:sz w:val="22"/>
            <w:szCs w:val="22"/>
          </w:rPr>
          <w:tab/>
        </w:r>
        <w:r w:rsidR="009C1D01" w:rsidRPr="0038527F">
          <w:rPr>
            <w:rStyle w:val="Hyperlink"/>
          </w:rPr>
          <w:t>List of Scenarios as part of NRT implementation</w:t>
        </w:r>
        <w:r w:rsidR="009C1D01">
          <w:rPr>
            <w:webHidden/>
          </w:rPr>
          <w:tab/>
        </w:r>
        <w:r w:rsidR="009C1D01">
          <w:rPr>
            <w:webHidden/>
          </w:rPr>
          <w:fldChar w:fldCharType="begin"/>
        </w:r>
        <w:r w:rsidR="009C1D01">
          <w:rPr>
            <w:webHidden/>
          </w:rPr>
          <w:instrText xml:space="preserve"> PAGEREF _Toc465253398 \h </w:instrText>
        </w:r>
        <w:r w:rsidR="009C1D01">
          <w:rPr>
            <w:webHidden/>
          </w:rPr>
        </w:r>
        <w:r w:rsidR="009C1D01">
          <w:rPr>
            <w:webHidden/>
          </w:rPr>
          <w:fldChar w:fldCharType="separate"/>
        </w:r>
        <w:r w:rsidR="009C1D01">
          <w:rPr>
            <w:webHidden/>
          </w:rPr>
          <w:t>35</w:t>
        </w:r>
        <w:r w:rsidR="009C1D01">
          <w:rPr>
            <w:webHidden/>
          </w:rPr>
          <w:fldChar w:fldCharType="end"/>
        </w:r>
      </w:hyperlink>
    </w:p>
    <w:p w14:paraId="72D36299" w14:textId="77777777" w:rsidR="00C55F91" w:rsidRDefault="007D3321" w:rsidP="00C55F91">
      <w:pPr>
        <w:pStyle w:val="Header"/>
        <w:tabs>
          <w:tab w:val="clear" w:pos="4320"/>
          <w:tab w:val="clear" w:pos="8640"/>
        </w:tabs>
      </w:pPr>
      <w:r w:rsidRPr="008525FD">
        <w:fldChar w:fldCharType="end"/>
      </w:r>
      <w:bookmarkStart w:id="10" w:name="_Toc34823159"/>
      <w:bookmarkStart w:id="11" w:name="_Toc265581866"/>
      <w:bookmarkStart w:id="12" w:name="_Toc328148572"/>
      <w:bookmarkStart w:id="13" w:name="_Toc477231983"/>
      <w:bookmarkStart w:id="14" w:name="_Toc481826913"/>
    </w:p>
    <w:p w14:paraId="327A708F" w14:textId="77777777" w:rsidR="00C55F91" w:rsidRDefault="00C55F91" w:rsidP="00C55F91">
      <w:pPr>
        <w:pStyle w:val="Header"/>
        <w:tabs>
          <w:tab w:val="clear" w:pos="4320"/>
          <w:tab w:val="clear" w:pos="8640"/>
        </w:tabs>
      </w:pPr>
    </w:p>
    <w:p w14:paraId="1E3CE3DC" w14:textId="77777777" w:rsidR="00C55F91" w:rsidRDefault="00C55F91" w:rsidP="00C55F91">
      <w:pPr>
        <w:pStyle w:val="Header"/>
        <w:tabs>
          <w:tab w:val="clear" w:pos="4320"/>
          <w:tab w:val="clear" w:pos="8640"/>
        </w:tabs>
      </w:pPr>
    </w:p>
    <w:p w14:paraId="20FE3475" w14:textId="77777777" w:rsidR="00C55F91" w:rsidRDefault="00C55F91" w:rsidP="00C55F91">
      <w:pPr>
        <w:pStyle w:val="Header"/>
        <w:tabs>
          <w:tab w:val="clear" w:pos="4320"/>
          <w:tab w:val="clear" w:pos="8640"/>
        </w:tabs>
      </w:pPr>
    </w:p>
    <w:p w14:paraId="532F358F" w14:textId="77777777" w:rsidR="00C55F91" w:rsidRDefault="00C55F91" w:rsidP="00C55F91">
      <w:pPr>
        <w:pStyle w:val="Header"/>
        <w:tabs>
          <w:tab w:val="clear" w:pos="4320"/>
          <w:tab w:val="clear" w:pos="8640"/>
        </w:tabs>
      </w:pPr>
    </w:p>
    <w:p w14:paraId="55268C9C" w14:textId="77777777" w:rsidR="00C55F91" w:rsidRDefault="00C55F91" w:rsidP="00C55F91">
      <w:pPr>
        <w:pStyle w:val="Header"/>
        <w:tabs>
          <w:tab w:val="clear" w:pos="4320"/>
          <w:tab w:val="clear" w:pos="8640"/>
        </w:tabs>
      </w:pPr>
    </w:p>
    <w:p w14:paraId="42ED1876" w14:textId="77777777" w:rsidR="00C55F91" w:rsidRDefault="00C55F91" w:rsidP="00C55F91">
      <w:pPr>
        <w:pStyle w:val="Header"/>
        <w:tabs>
          <w:tab w:val="clear" w:pos="4320"/>
          <w:tab w:val="clear" w:pos="8640"/>
        </w:tabs>
      </w:pPr>
    </w:p>
    <w:p w14:paraId="1CD02DE7" w14:textId="77777777" w:rsidR="00C55F91" w:rsidRDefault="00C55F91" w:rsidP="00C55F91">
      <w:pPr>
        <w:pStyle w:val="Header"/>
        <w:tabs>
          <w:tab w:val="clear" w:pos="4320"/>
          <w:tab w:val="clear" w:pos="8640"/>
        </w:tabs>
      </w:pPr>
    </w:p>
    <w:p w14:paraId="797DB1E2" w14:textId="77777777" w:rsidR="00C55F91" w:rsidRDefault="00C55F91" w:rsidP="00C55F91">
      <w:pPr>
        <w:pStyle w:val="Header"/>
        <w:tabs>
          <w:tab w:val="clear" w:pos="4320"/>
          <w:tab w:val="clear" w:pos="8640"/>
        </w:tabs>
      </w:pPr>
    </w:p>
    <w:p w14:paraId="661E296E" w14:textId="77777777" w:rsidR="00C55F91" w:rsidRDefault="00C55F91" w:rsidP="00C55F91">
      <w:pPr>
        <w:pStyle w:val="Header"/>
        <w:tabs>
          <w:tab w:val="clear" w:pos="4320"/>
          <w:tab w:val="clear" w:pos="8640"/>
        </w:tabs>
      </w:pPr>
    </w:p>
    <w:p w14:paraId="2E284464" w14:textId="77777777" w:rsidR="00C55F91" w:rsidRDefault="00C55F91" w:rsidP="00C55F91">
      <w:pPr>
        <w:pStyle w:val="Header"/>
        <w:tabs>
          <w:tab w:val="clear" w:pos="4320"/>
          <w:tab w:val="clear" w:pos="8640"/>
        </w:tabs>
      </w:pPr>
    </w:p>
    <w:p w14:paraId="59D48B97" w14:textId="77777777" w:rsidR="00C55F91" w:rsidRDefault="00C55F91" w:rsidP="00C55F91">
      <w:pPr>
        <w:pStyle w:val="Header"/>
        <w:tabs>
          <w:tab w:val="clear" w:pos="4320"/>
          <w:tab w:val="clear" w:pos="8640"/>
        </w:tabs>
      </w:pPr>
    </w:p>
    <w:p w14:paraId="49FC02D6" w14:textId="77777777" w:rsidR="00C55F91" w:rsidRDefault="00C55F91" w:rsidP="00C55F91">
      <w:pPr>
        <w:pStyle w:val="Header"/>
        <w:tabs>
          <w:tab w:val="clear" w:pos="4320"/>
          <w:tab w:val="clear" w:pos="8640"/>
        </w:tabs>
      </w:pPr>
    </w:p>
    <w:p w14:paraId="6405A38E" w14:textId="77777777" w:rsidR="00C55F91" w:rsidRDefault="00C55F91" w:rsidP="00C55F91">
      <w:pPr>
        <w:pStyle w:val="Header"/>
        <w:tabs>
          <w:tab w:val="clear" w:pos="4320"/>
          <w:tab w:val="clear" w:pos="8640"/>
        </w:tabs>
      </w:pPr>
    </w:p>
    <w:p w14:paraId="47607A4B" w14:textId="77777777" w:rsidR="00C55F91" w:rsidRDefault="00C55F91" w:rsidP="00C55F91">
      <w:pPr>
        <w:pStyle w:val="Header"/>
        <w:tabs>
          <w:tab w:val="clear" w:pos="4320"/>
          <w:tab w:val="clear" w:pos="8640"/>
        </w:tabs>
      </w:pPr>
    </w:p>
    <w:p w14:paraId="5B4064D0" w14:textId="77777777" w:rsidR="00C55F91" w:rsidRDefault="00C55F91" w:rsidP="00C55F91">
      <w:pPr>
        <w:pStyle w:val="Header"/>
        <w:tabs>
          <w:tab w:val="clear" w:pos="4320"/>
          <w:tab w:val="clear" w:pos="8640"/>
        </w:tabs>
      </w:pPr>
    </w:p>
    <w:p w14:paraId="50686A09" w14:textId="77777777" w:rsidR="00C55F91" w:rsidRDefault="00C55F91" w:rsidP="00C55F91">
      <w:pPr>
        <w:pStyle w:val="Header"/>
        <w:tabs>
          <w:tab w:val="clear" w:pos="4320"/>
          <w:tab w:val="clear" w:pos="8640"/>
        </w:tabs>
      </w:pPr>
    </w:p>
    <w:p w14:paraId="50B8B961" w14:textId="77777777" w:rsidR="00D63A4F" w:rsidRDefault="00D63A4F" w:rsidP="00C55F91">
      <w:pPr>
        <w:pStyle w:val="Header"/>
        <w:tabs>
          <w:tab w:val="clear" w:pos="4320"/>
          <w:tab w:val="clear" w:pos="8640"/>
        </w:tabs>
        <w:rPr>
          <w:b/>
          <w:sz w:val="28"/>
          <w:szCs w:val="28"/>
        </w:rPr>
      </w:pPr>
    </w:p>
    <w:p w14:paraId="59AC9D79" w14:textId="77777777" w:rsidR="00D63A4F" w:rsidRDefault="00D63A4F" w:rsidP="00C55F91">
      <w:pPr>
        <w:pStyle w:val="Header"/>
        <w:tabs>
          <w:tab w:val="clear" w:pos="4320"/>
          <w:tab w:val="clear" w:pos="8640"/>
        </w:tabs>
        <w:rPr>
          <w:b/>
          <w:sz w:val="28"/>
          <w:szCs w:val="28"/>
        </w:rPr>
      </w:pPr>
    </w:p>
    <w:p w14:paraId="4E21FFA0" w14:textId="77777777" w:rsidR="000C55D7" w:rsidRDefault="000C55D7" w:rsidP="00C55F91">
      <w:pPr>
        <w:pStyle w:val="Header"/>
        <w:tabs>
          <w:tab w:val="clear" w:pos="4320"/>
          <w:tab w:val="clear" w:pos="8640"/>
        </w:tabs>
        <w:rPr>
          <w:b/>
          <w:sz w:val="28"/>
          <w:szCs w:val="28"/>
        </w:rPr>
      </w:pPr>
    </w:p>
    <w:p w14:paraId="095880B5" w14:textId="77777777" w:rsidR="000C55D7" w:rsidRDefault="000C55D7" w:rsidP="00C55F91">
      <w:pPr>
        <w:pStyle w:val="Header"/>
        <w:tabs>
          <w:tab w:val="clear" w:pos="4320"/>
          <w:tab w:val="clear" w:pos="8640"/>
        </w:tabs>
        <w:rPr>
          <w:b/>
          <w:sz w:val="28"/>
          <w:szCs w:val="28"/>
        </w:rPr>
      </w:pPr>
    </w:p>
    <w:p w14:paraId="234E6298" w14:textId="77777777" w:rsidR="00D63A4F" w:rsidRDefault="00D63A4F" w:rsidP="00C55F91">
      <w:pPr>
        <w:pStyle w:val="Header"/>
        <w:tabs>
          <w:tab w:val="clear" w:pos="4320"/>
          <w:tab w:val="clear" w:pos="8640"/>
        </w:tabs>
        <w:rPr>
          <w:b/>
          <w:sz w:val="28"/>
          <w:szCs w:val="28"/>
        </w:rPr>
      </w:pPr>
    </w:p>
    <w:p w14:paraId="11291599" w14:textId="77777777" w:rsidR="00E357B0" w:rsidRDefault="00E357B0" w:rsidP="00C55F91">
      <w:pPr>
        <w:pStyle w:val="Header"/>
        <w:tabs>
          <w:tab w:val="clear" w:pos="4320"/>
          <w:tab w:val="clear" w:pos="8640"/>
        </w:tabs>
        <w:rPr>
          <w:b/>
          <w:sz w:val="28"/>
          <w:szCs w:val="28"/>
        </w:rPr>
      </w:pPr>
    </w:p>
    <w:p w14:paraId="702E40C8" w14:textId="77777777" w:rsidR="00E357B0" w:rsidRDefault="00E357B0" w:rsidP="00C55F91">
      <w:pPr>
        <w:pStyle w:val="Header"/>
        <w:tabs>
          <w:tab w:val="clear" w:pos="4320"/>
          <w:tab w:val="clear" w:pos="8640"/>
        </w:tabs>
        <w:rPr>
          <w:b/>
          <w:sz w:val="28"/>
          <w:szCs w:val="28"/>
        </w:rPr>
      </w:pPr>
    </w:p>
    <w:p w14:paraId="39782D52" w14:textId="77777777" w:rsidR="00D5344D" w:rsidRDefault="00D5344D" w:rsidP="00C55F91">
      <w:pPr>
        <w:pStyle w:val="Header"/>
        <w:tabs>
          <w:tab w:val="clear" w:pos="4320"/>
          <w:tab w:val="clear" w:pos="8640"/>
        </w:tabs>
        <w:rPr>
          <w:b/>
          <w:sz w:val="28"/>
          <w:szCs w:val="28"/>
        </w:rPr>
      </w:pPr>
    </w:p>
    <w:p w14:paraId="526F7596" w14:textId="77777777" w:rsidR="00D5344D" w:rsidRDefault="00D5344D" w:rsidP="00C55F91">
      <w:pPr>
        <w:pStyle w:val="Header"/>
        <w:tabs>
          <w:tab w:val="clear" w:pos="4320"/>
          <w:tab w:val="clear" w:pos="8640"/>
        </w:tabs>
        <w:rPr>
          <w:b/>
          <w:sz w:val="28"/>
          <w:szCs w:val="28"/>
        </w:rPr>
      </w:pPr>
    </w:p>
    <w:p w14:paraId="015EB3DA" w14:textId="77777777" w:rsidR="00B6018B" w:rsidRDefault="00B6018B" w:rsidP="00C55F91">
      <w:pPr>
        <w:pStyle w:val="Header"/>
        <w:tabs>
          <w:tab w:val="clear" w:pos="4320"/>
          <w:tab w:val="clear" w:pos="8640"/>
        </w:tabs>
        <w:rPr>
          <w:b/>
          <w:sz w:val="28"/>
          <w:szCs w:val="28"/>
        </w:rPr>
      </w:pPr>
    </w:p>
    <w:p w14:paraId="18FECA52" w14:textId="77777777" w:rsidR="009B11F2" w:rsidRPr="00513C50" w:rsidRDefault="009B11F2" w:rsidP="00C55F91">
      <w:pPr>
        <w:pStyle w:val="Header"/>
        <w:tabs>
          <w:tab w:val="clear" w:pos="4320"/>
          <w:tab w:val="clear" w:pos="8640"/>
        </w:tabs>
        <w:rPr>
          <w:b/>
          <w:sz w:val="28"/>
          <w:szCs w:val="28"/>
        </w:rPr>
      </w:pPr>
      <w:r w:rsidRPr="00513C50">
        <w:rPr>
          <w:b/>
          <w:sz w:val="28"/>
          <w:szCs w:val="28"/>
        </w:rPr>
        <w:t xml:space="preserve">Document </w:t>
      </w:r>
      <w:bookmarkEnd w:id="10"/>
      <w:r w:rsidRPr="00513C50">
        <w:rPr>
          <w:b/>
          <w:sz w:val="28"/>
          <w:szCs w:val="28"/>
        </w:rPr>
        <w:t>Maintenance</w:t>
      </w:r>
      <w:bookmarkEnd w:id="11"/>
      <w:bookmarkEnd w:id="12"/>
    </w:p>
    <w:p w14:paraId="01A46291" w14:textId="77777777" w:rsidR="009B11F2" w:rsidRPr="00513C50" w:rsidRDefault="009B11F2" w:rsidP="00255BE1">
      <w:pPr>
        <w:rPr>
          <w:b/>
          <w:i/>
        </w:rPr>
      </w:pPr>
      <w:bookmarkStart w:id="15" w:name="_Toc265581867"/>
      <w:bookmarkStart w:id="16" w:name="_Toc328148573"/>
      <w:r w:rsidRPr="00513C50">
        <w:rPr>
          <w:b/>
          <w:i/>
        </w:rPr>
        <w:t>Document Owners</w:t>
      </w:r>
      <w:bookmarkEnd w:id="15"/>
      <w:bookmarkEnd w:id="16"/>
    </w:p>
    <w:tbl>
      <w:tblPr>
        <w:tblW w:w="0" w:type="auto"/>
        <w:tblInd w:w="5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64"/>
        <w:gridCol w:w="5715"/>
      </w:tblGrid>
      <w:tr w:rsidR="009B11F2" w:rsidRPr="001917D5" w14:paraId="560EC074" w14:textId="77777777" w:rsidTr="00E948F6">
        <w:trPr>
          <w:cantSplit/>
        </w:trPr>
        <w:tc>
          <w:tcPr>
            <w:tcW w:w="8079" w:type="dxa"/>
            <w:gridSpan w:val="2"/>
            <w:tcBorders>
              <w:top w:val="single" w:sz="6" w:space="0" w:color="auto"/>
              <w:left w:val="single" w:sz="6" w:space="0" w:color="auto"/>
              <w:bottom w:val="single" w:sz="6" w:space="0" w:color="auto"/>
              <w:right w:val="single" w:sz="6" w:space="0" w:color="auto"/>
            </w:tcBorders>
            <w:shd w:val="pct15" w:color="000000" w:fill="FFFFFF"/>
            <w:hideMark/>
          </w:tcPr>
          <w:p w14:paraId="1A65FFB0" w14:textId="4B33291A" w:rsidR="009B11F2" w:rsidRPr="001917D5" w:rsidRDefault="009B11F2" w:rsidP="00B6018B">
            <w:pPr>
              <w:rPr>
                <w:sz w:val="20"/>
              </w:rPr>
            </w:pPr>
            <w:r w:rsidRPr="001917D5">
              <w:rPr>
                <w:sz w:val="20"/>
              </w:rPr>
              <w:t>Functional owner(s)</w:t>
            </w:r>
            <w:r w:rsidR="0063530C" w:rsidRPr="001917D5">
              <w:rPr>
                <w:sz w:val="20"/>
              </w:rPr>
              <w:t xml:space="preserve">: </w:t>
            </w:r>
            <w:r w:rsidR="00B6018B">
              <w:rPr>
                <w:bCs w:val="0"/>
                <w:sz w:val="20"/>
              </w:rPr>
              <w:t>Prasanna Raju</w:t>
            </w:r>
          </w:p>
        </w:tc>
      </w:tr>
      <w:tr w:rsidR="009B11F2" w:rsidRPr="001917D5" w14:paraId="29B8B190" w14:textId="77777777" w:rsidTr="00E948F6">
        <w:trPr>
          <w:cantSplit/>
        </w:trPr>
        <w:tc>
          <w:tcPr>
            <w:tcW w:w="8079" w:type="dxa"/>
            <w:gridSpan w:val="2"/>
            <w:tcBorders>
              <w:top w:val="single" w:sz="6" w:space="0" w:color="auto"/>
              <w:left w:val="single" w:sz="6" w:space="0" w:color="auto"/>
              <w:bottom w:val="single" w:sz="6" w:space="0" w:color="auto"/>
              <w:right w:val="single" w:sz="6" w:space="0" w:color="auto"/>
            </w:tcBorders>
            <w:shd w:val="pct15" w:color="000000" w:fill="FFFFFF"/>
            <w:hideMark/>
          </w:tcPr>
          <w:p w14:paraId="0EFA0C5B" w14:textId="3F98FA5C" w:rsidR="009B11F2" w:rsidRPr="001917D5" w:rsidRDefault="009B11F2" w:rsidP="00B6018B">
            <w:pPr>
              <w:rPr>
                <w:sz w:val="20"/>
              </w:rPr>
            </w:pPr>
            <w:r w:rsidRPr="001917D5">
              <w:rPr>
                <w:sz w:val="20"/>
              </w:rPr>
              <w:t>Technical Owner(s)</w:t>
            </w:r>
            <w:r w:rsidR="0064668A">
              <w:rPr>
                <w:sz w:val="20"/>
              </w:rPr>
              <w:t xml:space="preserve">: </w:t>
            </w:r>
            <w:r w:rsidR="00B6018B">
              <w:rPr>
                <w:sz w:val="20"/>
              </w:rPr>
              <w:t>Prasanna Raju</w:t>
            </w:r>
          </w:p>
        </w:tc>
      </w:tr>
      <w:tr w:rsidR="009B11F2" w:rsidRPr="001917D5" w14:paraId="5A4EADA4" w14:textId="77777777" w:rsidTr="003C7363">
        <w:tc>
          <w:tcPr>
            <w:tcW w:w="2364" w:type="dxa"/>
            <w:tcBorders>
              <w:top w:val="single" w:sz="6" w:space="0" w:color="auto"/>
              <w:left w:val="single" w:sz="6" w:space="0" w:color="auto"/>
              <w:bottom w:val="single" w:sz="6" w:space="0" w:color="auto"/>
              <w:right w:val="single" w:sz="6" w:space="0" w:color="auto"/>
            </w:tcBorders>
            <w:hideMark/>
          </w:tcPr>
          <w:p w14:paraId="2D80A520" w14:textId="77777777" w:rsidR="009B11F2" w:rsidRPr="001917D5" w:rsidRDefault="009B11F2" w:rsidP="00255BE1">
            <w:pPr>
              <w:rPr>
                <w:sz w:val="20"/>
              </w:rPr>
            </w:pPr>
            <w:r w:rsidRPr="001917D5">
              <w:rPr>
                <w:sz w:val="20"/>
              </w:rPr>
              <w:t xml:space="preserve">Current Version: </w:t>
            </w:r>
          </w:p>
        </w:tc>
        <w:tc>
          <w:tcPr>
            <w:tcW w:w="5715" w:type="dxa"/>
            <w:tcBorders>
              <w:top w:val="single" w:sz="6" w:space="0" w:color="auto"/>
              <w:left w:val="single" w:sz="6" w:space="0" w:color="auto"/>
              <w:bottom w:val="single" w:sz="6" w:space="0" w:color="auto"/>
              <w:right w:val="single" w:sz="6" w:space="0" w:color="auto"/>
            </w:tcBorders>
          </w:tcPr>
          <w:p w14:paraId="3B4B7EDD" w14:textId="5063A3DB" w:rsidR="009B11F2" w:rsidRPr="001917D5" w:rsidRDefault="00337292" w:rsidP="00255BE1">
            <w:pPr>
              <w:rPr>
                <w:sz w:val="20"/>
              </w:rPr>
            </w:pPr>
            <w:r>
              <w:rPr>
                <w:sz w:val="20"/>
              </w:rPr>
              <w:t>1.5</w:t>
            </w:r>
          </w:p>
        </w:tc>
      </w:tr>
      <w:tr w:rsidR="009B11F2" w:rsidRPr="001917D5" w14:paraId="7D0B059D" w14:textId="77777777" w:rsidTr="003C7363">
        <w:tc>
          <w:tcPr>
            <w:tcW w:w="2364" w:type="dxa"/>
            <w:tcBorders>
              <w:top w:val="single" w:sz="6" w:space="0" w:color="auto"/>
              <w:left w:val="single" w:sz="6" w:space="0" w:color="auto"/>
              <w:bottom w:val="single" w:sz="6" w:space="0" w:color="auto"/>
              <w:right w:val="single" w:sz="6" w:space="0" w:color="auto"/>
            </w:tcBorders>
            <w:hideMark/>
          </w:tcPr>
          <w:p w14:paraId="17683FC0" w14:textId="77777777" w:rsidR="009B11F2" w:rsidRPr="001917D5" w:rsidRDefault="009B11F2" w:rsidP="00255BE1">
            <w:pPr>
              <w:rPr>
                <w:sz w:val="20"/>
              </w:rPr>
            </w:pPr>
            <w:r w:rsidRPr="001917D5">
              <w:rPr>
                <w:sz w:val="20"/>
              </w:rPr>
              <w:t>Date Last Updated:</w:t>
            </w:r>
          </w:p>
        </w:tc>
        <w:tc>
          <w:tcPr>
            <w:tcW w:w="5715" w:type="dxa"/>
            <w:tcBorders>
              <w:top w:val="single" w:sz="6" w:space="0" w:color="auto"/>
              <w:left w:val="single" w:sz="6" w:space="0" w:color="auto"/>
              <w:bottom w:val="single" w:sz="6" w:space="0" w:color="auto"/>
              <w:right w:val="single" w:sz="6" w:space="0" w:color="auto"/>
            </w:tcBorders>
          </w:tcPr>
          <w:p w14:paraId="1562740E" w14:textId="44916F3D" w:rsidR="009B11F2" w:rsidRPr="001917D5" w:rsidRDefault="00246BEA" w:rsidP="00B60316">
            <w:pPr>
              <w:rPr>
                <w:sz w:val="20"/>
              </w:rPr>
            </w:pPr>
            <w:r>
              <w:rPr>
                <w:sz w:val="20"/>
              </w:rPr>
              <w:t>19-Dec-2016</w:t>
            </w:r>
          </w:p>
        </w:tc>
      </w:tr>
    </w:tbl>
    <w:p w14:paraId="2AE351A5" w14:textId="77777777" w:rsidR="00255BE1" w:rsidRPr="00513C50" w:rsidRDefault="00255BE1" w:rsidP="00255BE1">
      <w:pPr>
        <w:rPr>
          <w:b/>
          <w:i/>
        </w:rPr>
      </w:pPr>
      <w:bookmarkStart w:id="17" w:name="_Toc328148574"/>
    </w:p>
    <w:p w14:paraId="6DBFF949" w14:textId="77777777" w:rsidR="009B11F2" w:rsidRPr="00513C50" w:rsidRDefault="009B11F2" w:rsidP="00255BE1">
      <w:pPr>
        <w:rPr>
          <w:b/>
          <w:i/>
        </w:rPr>
      </w:pPr>
      <w:r w:rsidRPr="00513C50">
        <w:rPr>
          <w:b/>
          <w:i/>
        </w:rPr>
        <w:t>Version Control</w:t>
      </w:r>
      <w:bookmarkEnd w:id="17"/>
    </w:p>
    <w:tbl>
      <w:tblPr>
        <w:tblW w:w="81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058"/>
        <w:gridCol w:w="1512"/>
        <w:gridCol w:w="1951"/>
        <w:gridCol w:w="3669"/>
      </w:tblGrid>
      <w:tr w:rsidR="009B11F2" w:rsidRPr="001917D5" w14:paraId="758C75CF" w14:textId="77777777" w:rsidTr="00F27599">
        <w:tc>
          <w:tcPr>
            <w:tcW w:w="1058" w:type="dxa"/>
            <w:tcBorders>
              <w:top w:val="single" w:sz="6" w:space="0" w:color="auto"/>
              <w:left w:val="single" w:sz="6" w:space="0" w:color="auto"/>
              <w:bottom w:val="single" w:sz="6" w:space="0" w:color="auto"/>
              <w:right w:val="single" w:sz="6" w:space="0" w:color="auto"/>
            </w:tcBorders>
            <w:shd w:val="pct15" w:color="000000" w:fill="FFFFFF"/>
            <w:hideMark/>
          </w:tcPr>
          <w:p w14:paraId="78CB5742" w14:textId="77777777" w:rsidR="009B11F2" w:rsidRPr="001917D5" w:rsidRDefault="0063530C" w:rsidP="00255BE1">
            <w:pPr>
              <w:rPr>
                <w:sz w:val="20"/>
              </w:rPr>
            </w:pPr>
            <w:r w:rsidRPr="001917D5">
              <w:rPr>
                <w:sz w:val="20"/>
              </w:rPr>
              <w:t>Version</w:t>
            </w:r>
          </w:p>
        </w:tc>
        <w:tc>
          <w:tcPr>
            <w:tcW w:w="1512" w:type="dxa"/>
            <w:tcBorders>
              <w:top w:val="single" w:sz="6" w:space="0" w:color="auto"/>
              <w:left w:val="single" w:sz="6" w:space="0" w:color="auto"/>
              <w:bottom w:val="single" w:sz="6" w:space="0" w:color="auto"/>
              <w:right w:val="single" w:sz="6" w:space="0" w:color="auto"/>
            </w:tcBorders>
            <w:shd w:val="pct15" w:color="000000" w:fill="FFFFFF"/>
            <w:hideMark/>
          </w:tcPr>
          <w:p w14:paraId="2BDF74FD" w14:textId="77777777" w:rsidR="009B11F2" w:rsidRPr="001917D5" w:rsidRDefault="009B11F2" w:rsidP="00255BE1">
            <w:pPr>
              <w:rPr>
                <w:sz w:val="20"/>
              </w:rPr>
            </w:pPr>
            <w:r w:rsidRPr="001917D5">
              <w:rPr>
                <w:sz w:val="20"/>
              </w:rPr>
              <w:t>Date Updated</w:t>
            </w:r>
          </w:p>
        </w:tc>
        <w:tc>
          <w:tcPr>
            <w:tcW w:w="1951" w:type="dxa"/>
            <w:tcBorders>
              <w:top w:val="single" w:sz="6" w:space="0" w:color="auto"/>
              <w:left w:val="single" w:sz="6" w:space="0" w:color="auto"/>
              <w:bottom w:val="single" w:sz="6" w:space="0" w:color="auto"/>
              <w:right w:val="single" w:sz="6" w:space="0" w:color="auto"/>
            </w:tcBorders>
            <w:shd w:val="pct15" w:color="000000" w:fill="FFFFFF"/>
            <w:hideMark/>
          </w:tcPr>
          <w:p w14:paraId="3697EB0C" w14:textId="77777777" w:rsidR="009B11F2" w:rsidRPr="001917D5" w:rsidRDefault="009B11F2" w:rsidP="00255BE1">
            <w:pPr>
              <w:rPr>
                <w:sz w:val="20"/>
              </w:rPr>
            </w:pPr>
            <w:r w:rsidRPr="001917D5">
              <w:rPr>
                <w:sz w:val="20"/>
              </w:rPr>
              <w:t>Revision Author</w:t>
            </w:r>
          </w:p>
        </w:tc>
        <w:tc>
          <w:tcPr>
            <w:tcW w:w="3669" w:type="dxa"/>
            <w:tcBorders>
              <w:top w:val="single" w:sz="6" w:space="0" w:color="auto"/>
              <w:left w:val="single" w:sz="6" w:space="0" w:color="auto"/>
              <w:bottom w:val="single" w:sz="6" w:space="0" w:color="auto"/>
              <w:right w:val="single" w:sz="6" w:space="0" w:color="auto"/>
            </w:tcBorders>
            <w:shd w:val="pct15" w:color="000000" w:fill="FFFFFF"/>
            <w:hideMark/>
          </w:tcPr>
          <w:p w14:paraId="7D20FCBA" w14:textId="77777777" w:rsidR="009B11F2" w:rsidRPr="001917D5" w:rsidRDefault="009B11F2" w:rsidP="00255BE1">
            <w:pPr>
              <w:rPr>
                <w:sz w:val="20"/>
              </w:rPr>
            </w:pPr>
            <w:r w:rsidRPr="001917D5">
              <w:rPr>
                <w:sz w:val="20"/>
              </w:rPr>
              <w:t>Summary of Major Changes Made</w:t>
            </w:r>
          </w:p>
        </w:tc>
      </w:tr>
      <w:tr w:rsidR="00715970" w:rsidRPr="001917D5" w14:paraId="45895058" w14:textId="77777777" w:rsidTr="00F27599">
        <w:tc>
          <w:tcPr>
            <w:tcW w:w="1058" w:type="dxa"/>
            <w:tcBorders>
              <w:top w:val="single" w:sz="6" w:space="0" w:color="auto"/>
              <w:left w:val="single" w:sz="6" w:space="0" w:color="auto"/>
              <w:bottom w:val="single" w:sz="6" w:space="0" w:color="auto"/>
              <w:right w:val="single" w:sz="6" w:space="0" w:color="auto"/>
            </w:tcBorders>
          </w:tcPr>
          <w:p w14:paraId="28908B59" w14:textId="77777777" w:rsidR="00715970" w:rsidRPr="002367DF" w:rsidRDefault="00E74648" w:rsidP="00715970">
            <w:pPr>
              <w:rPr>
                <w:sz w:val="20"/>
              </w:rPr>
            </w:pPr>
            <w:r>
              <w:rPr>
                <w:sz w:val="20"/>
              </w:rPr>
              <w:t>0.1</w:t>
            </w:r>
          </w:p>
        </w:tc>
        <w:tc>
          <w:tcPr>
            <w:tcW w:w="1512" w:type="dxa"/>
            <w:tcBorders>
              <w:top w:val="single" w:sz="6" w:space="0" w:color="auto"/>
              <w:left w:val="single" w:sz="6" w:space="0" w:color="auto"/>
              <w:bottom w:val="single" w:sz="6" w:space="0" w:color="auto"/>
              <w:right w:val="single" w:sz="6" w:space="0" w:color="auto"/>
            </w:tcBorders>
          </w:tcPr>
          <w:p w14:paraId="4C3EA6A1" w14:textId="77777777" w:rsidR="00715970" w:rsidRPr="002367DF" w:rsidRDefault="000F134B" w:rsidP="00715970">
            <w:pPr>
              <w:rPr>
                <w:sz w:val="20"/>
              </w:rPr>
            </w:pPr>
            <w:r>
              <w:rPr>
                <w:sz w:val="20"/>
              </w:rPr>
              <w:t>08/01</w:t>
            </w:r>
            <w:r w:rsidRPr="002367DF">
              <w:rPr>
                <w:sz w:val="20"/>
              </w:rPr>
              <w:t>/201</w:t>
            </w:r>
            <w:r>
              <w:rPr>
                <w:sz w:val="20"/>
              </w:rPr>
              <w:t>5</w:t>
            </w:r>
          </w:p>
        </w:tc>
        <w:tc>
          <w:tcPr>
            <w:tcW w:w="1951" w:type="dxa"/>
            <w:tcBorders>
              <w:top w:val="single" w:sz="6" w:space="0" w:color="auto"/>
              <w:left w:val="single" w:sz="6" w:space="0" w:color="auto"/>
              <w:bottom w:val="single" w:sz="6" w:space="0" w:color="auto"/>
              <w:right w:val="single" w:sz="6" w:space="0" w:color="auto"/>
            </w:tcBorders>
          </w:tcPr>
          <w:p w14:paraId="1A8B4B67" w14:textId="77777777" w:rsidR="00715970" w:rsidRPr="002367DF" w:rsidRDefault="00EF3CE9" w:rsidP="00715970">
            <w:pPr>
              <w:jc w:val="left"/>
              <w:rPr>
                <w:sz w:val="20"/>
              </w:rPr>
            </w:pPr>
            <w:r>
              <w:rPr>
                <w:sz w:val="20"/>
              </w:rPr>
              <w:t>Venkat S</w:t>
            </w:r>
          </w:p>
        </w:tc>
        <w:tc>
          <w:tcPr>
            <w:tcW w:w="3669" w:type="dxa"/>
            <w:tcBorders>
              <w:top w:val="single" w:sz="6" w:space="0" w:color="auto"/>
              <w:left w:val="single" w:sz="6" w:space="0" w:color="auto"/>
              <w:bottom w:val="single" w:sz="6" w:space="0" w:color="auto"/>
              <w:right w:val="single" w:sz="6" w:space="0" w:color="auto"/>
            </w:tcBorders>
          </w:tcPr>
          <w:p w14:paraId="6CD86AE2" w14:textId="77777777" w:rsidR="00715970" w:rsidRPr="002367DF" w:rsidRDefault="00715970" w:rsidP="00715970">
            <w:pPr>
              <w:rPr>
                <w:sz w:val="20"/>
              </w:rPr>
            </w:pPr>
            <w:r w:rsidRPr="002367DF">
              <w:rPr>
                <w:bCs w:val="0"/>
                <w:sz w:val="20"/>
              </w:rPr>
              <w:t>Initial Draft</w:t>
            </w:r>
          </w:p>
        </w:tc>
      </w:tr>
      <w:tr w:rsidR="00715970" w:rsidRPr="001917D5" w14:paraId="337648C1" w14:textId="77777777" w:rsidTr="00F27599">
        <w:tc>
          <w:tcPr>
            <w:tcW w:w="1058" w:type="dxa"/>
            <w:tcBorders>
              <w:top w:val="single" w:sz="6" w:space="0" w:color="auto"/>
              <w:left w:val="single" w:sz="6" w:space="0" w:color="auto"/>
              <w:bottom w:val="single" w:sz="6" w:space="0" w:color="auto"/>
              <w:right w:val="single" w:sz="6" w:space="0" w:color="auto"/>
            </w:tcBorders>
          </w:tcPr>
          <w:p w14:paraId="3FDC1DB4" w14:textId="77777777" w:rsidR="00715970" w:rsidRPr="002367DF" w:rsidRDefault="009A30CB" w:rsidP="00715970">
            <w:pPr>
              <w:rPr>
                <w:sz w:val="20"/>
              </w:rPr>
            </w:pPr>
            <w:r>
              <w:rPr>
                <w:sz w:val="20"/>
              </w:rPr>
              <w:t>0.2</w:t>
            </w:r>
          </w:p>
        </w:tc>
        <w:tc>
          <w:tcPr>
            <w:tcW w:w="1512" w:type="dxa"/>
            <w:tcBorders>
              <w:top w:val="single" w:sz="6" w:space="0" w:color="auto"/>
              <w:left w:val="single" w:sz="6" w:space="0" w:color="auto"/>
              <w:bottom w:val="single" w:sz="6" w:space="0" w:color="auto"/>
              <w:right w:val="single" w:sz="6" w:space="0" w:color="auto"/>
            </w:tcBorders>
          </w:tcPr>
          <w:p w14:paraId="7A6C6525" w14:textId="77777777" w:rsidR="00715970" w:rsidRPr="002367DF" w:rsidRDefault="009A30CB" w:rsidP="00715970">
            <w:pPr>
              <w:rPr>
                <w:sz w:val="20"/>
              </w:rPr>
            </w:pPr>
            <w:r>
              <w:rPr>
                <w:sz w:val="20"/>
              </w:rPr>
              <w:t>28/01/2015</w:t>
            </w:r>
          </w:p>
        </w:tc>
        <w:tc>
          <w:tcPr>
            <w:tcW w:w="1951" w:type="dxa"/>
            <w:tcBorders>
              <w:top w:val="single" w:sz="6" w:space="0" w:color="auto"/>
              <w:left w:val="single" w:sz="6" w:space="0" w:color="auto"/>
              <w:bottom w:val="single" w:sz="6" w:space="0" w:color="auto"/>
              <w:right w:val="single" w:sz="6" w:space="0" w:color="auto"/>
            </w:tcBorders>
          </w:tcPr>
          <w:p w14:paraId="2B7125B8" w14:textId="77777777" w:rsidR="00715970" w:rsidRPr="002367DF" w:rsidRDefault="009A30CB" w:rsidP="00715970">
            <w:pPr>
              <w:jc w:val="left"/>
              <w:rPr>
                <w:sz w:val="20"/>
              </w:rPr>
            </w:pPr>
            <w:r>
              <w:rPr>
                <w:sz w:val="20"/>
              </w:rPr>
              <w:t>Alok Jha</w:t>
            </w:r>
          </w:p>
        </w:tc>
        <w:tc>
          <w:tcPr>
            <w:tcW w:w="3669" w:type="dxa"/>
            <w:tcBorders>
              <w:top w:val="single" w:sz="6" w:space="0" w:color="auto"/>
              <w:left w:val="single" w:sz="6" w:space="0" w:color="auto"/>
              <w:bottom w:val="single" w:sz="6" w:space="0" w:color="auto"/>
              <w:right w:val="single" w:sz="6" w:space="0" w:color="auto"/>
            </w:tcBorders>
          </w:tcPr>
          <w:p w14:paraId="2EC0BF43" w14:textId="77777777" w:rsidR="00715970" w:rsidRPr="002367DF" w:rsidRDefault="00544231" w:rsidP="00FC2724">
            <w:pPr>
              <w:rPr>
                <w:sz w:val="20"/>
              </w:rPr>
            </w:pPr>
            <w:r>
              <w:rPr>
                <w:sz w:val="20"/>
              </w:rPr>
              <w:t>Updated the document based on base lined Ensura Extract BRD v1.0</w:t>
            </w:r>
            <w:r w:rsidR="00FC529F">
              <w:rPr>
                <w:sz w:val="20"/>
              </w:rPr>
              <w:t xml:space="preserve"> and Internal Design Review comments.</w:t>
            </w:r>
          </w:p>
        </w:tc>
      </w:tr>
      <w:tr w:rsidR="00715970" w:rsidRPr="001917D5" w14:paraId="5DC91FA0" w14:textId="77777777" w:rsidTr="00F27599">
        <w:tc>
          <w:tcPr>
            <w:tcW w:w="1058" w:type="dxa"/>
            <w:tcBorders>
              <w:top w:val="single" w:sz="6" w:space="0" w:color="auto"/>
              <w:left w:val="single" w:sz="6" w:space="0" w:color="auto"/>
              <w:bottom w:val="single" w:sz="6" w:space="0" w:color="auto"/>
              <w:right w:val="single" w:sz="6" w:space="0" w:color="auto"/>
            </w:tcBorders>
          </w:tcPr>
          <w:p w14:paraId="5BD1DEAA" w14:textId="77777777" w:rsidR="00715970" w:rsidRPr="002367DF" w:rsidRDefault="00F63933" w:rsidP="00715970">
            <w:pPr>
              <w:rPr>
                <w:sz w:val="20"/>
              </w:rPr>
            </w:pPr>
            <w:r>
              <w:rPr>
                <w:sz w:val="20"/>
              </w:rPr>
              <w:t>0.3</w:t>
            </w:r>
          </w:p>
        </w:tc>
        <w:tc>
          <w:tcPr>
            <w:tcW w:w="1512" w:type="dxa"/>
            <w:tcBorders>
              <w:top w:val="single" w:sz="6" w:space="0" w:color="auto"/>
              <w:left w:val="single" w:sz="6" w:space="0" w:color="auto"/>
              <w:bottom w:val="single" w:sz="6" w:space="0" w:color="auto"/>
              <w:right w:val="single" w:sz="6" w:space="0" w:color="auto"/>
            </w:tcBorders>
          </w:tcPr>
          <w:p w14:paraId="1D5815B3" w14:textId="77777777" w:rsidR="00715970" w:rsidRPr="002367DF" w:rsidRDefault="00505542" w:rsidP="00E74648">
            <w:pPr>
              <w:rPr>
                <w:sz w:val="20"/>
              </w:rPr>
            </w:pPr>
            <w:r>
              <w:rPr>
                <w:sz w:val="20"/>
              </w:rPr>
              <w:t>03</w:t>
            </w:r>
            <w:r w:rsidR="00F63933">
              <w:rPr>
                <w:sz w:val="20"/>
              </w:rPr>
              <w:t>/02/2015</w:t>
            </w:r>
          </w:p>
        </w:tc>
        <w:tc>
          <w:tcPr>
            <w:tcW w:w="1951" w:type="dxa"/>
            <w:tcBorders>
              <w:top w:val="single" w:sz="6" w:space="0" w:color="auto"/>
              <w:left w:val="single" w:sz="6" w:space="0" w:color="auto"/>
              <w:bottom w:val="single" w:sz="6" w:space="0" w:color="auto"/>
              <w:right w:val="single" w:sz="6" w:space="0" w:color="auto"/>
            </w:tcBorders>
          </w:tcPr>
          <w:p w14:paraId="574523C1" w14:textId="77777777" w:rsidR="00715970" w:rsidRPr="002367DF" w:rsidRDefault="00F63933" w:rsidP="00C74979">
            <w:pPr>
              <w:jc w:val="left"/>
              <w:rPr>
                <w:sz w:val="20"/>
              </w:rPr>
            </w:pPr>
            <w:r>
              <w:rPr>
                <w:sz w:val="20"/>
              </w:rPr>
              <w:t>Alok Jha</w:t>
            </w:r>
          </w:p>
        </w:tc>
        <w:tc>
          <w:tcPr>
            <w:tcW w:w="3669" w:type="dxa"/>
            <w:tcBorders>
              <w:top w:val="single" w:sz="6" w:space="0" w:color="auto"/>
              <w:left w:val="single" w:sz="6" w:space="0" w:color="auto"/>
              <w:bottom w:val="single" w:sz="6" w:space="0" w:color="auto"/>
              <w:right w:val="single" w:sz="6" w:space="0" w:color="auto"/>
            </w:tcBorders>
          </w:tcPr>
          <w:p w14:paraId="12799801" w14:textId="77777777" w:rsidR="00715970" w:rsidRPr="002367DF" w:rsidRDefault="00F63933" w:rsidP="00C74979">
            <w:pPr>
              <w:rPr>
                <w:sz w:val="20"/>
              </w:rPr>
            </w:pPr>
            <w:r>
              <w:rPr>
                <w:sz w:val="20"/>
              </w:rPr>
              <w:t>Updated as per Review Comments</w:t>
            </w:r>
            <w:r w:rsidR="00D605E9">
              <w:rPr>
                <w:sz w:val="20"/>
              </w:rPr>
              <w:t xml:space="preserve"> in </w:t>
            </w:r>
            <w:r w:rsidR="00D605E9" w:rsidRPr="00D605E9">
              <w:rPr>
                <w:sz w:val="20"/>
              </w:rPr>
              <w:t>EIM_design_review_checklist_MDM_Design_0 1</w:t>
            </w:r>
            <w:r w:rsidR="00D605E9">
              <w:rPr>
                <w:sz w:val="20"/>
              </w:rPr>
              <w:t>.docx</w:t>
            </w:r>
            <w:r>
              <w:rPr>
                <w:sz w:val="20"/>
              </w:rPr>
              <w:t>.</w:t>
            </w:r>
          </w:p>
        </w:tc>
      </w:tr>
      <w:tr w:rsidR="00FC529F" w:rsidRPr="001917D5" w14:paraId="1A3D73D6" w14:textId="77777777" w:rsidTr="00F27599">
        <w:tc>
          <w:tcPr>
            <w:tcW w:w="1058" w:type="dxa"/>
            <w:tcBorders>
              <w:top w:val="single" w:sz="6" w:space="0" w:color="auto"/>
              <w:left w:val="single" w:sz="6" w:space="0" w:color="auto"/>
              <w:bottom w:val="single" w:sz="6" w:space="0" w:color="auto"/>
              <w:right w:val="single" w:sz="6" w:space="0" w:color="auto"/>
            </w:tcBorders>
          </w:tcPr>
          <w:p w14:paraId="07CF1EFC" w14:textId="77777777" w:rsidR="00FC529F" w:rsidRDefault="00FC529F" w:rsidP="00715970">
            <w:pPr>
              <w:rPr>
                <w:sz w:val="20"/>
              </w:rPr>
            </w:pPr>
            <w:r>
              <w:rPr>
                <w:sz w:val="20"/>
              </w:rPr>
              <w:t>0.4</w:t>
            </w:r>
          </w:p>
        </w:tc>
        <w:tc>
          <w:tcPr>
            <w:tcW w:w="1512" w:type="dxa"/>
            <w:tcBorders>
              <w:top w:val="single" w:sz="6" w:space="0" w:color="auto"/>
              <w:left w:val="single" w:sz="6" w:space="0" w:color="auto"/>
              <w:bottom w:val="single" w:sz="6" w:space="0" w:color="auto"/>
              <w:right w:val="single" w:sz="6" w:space="0" w:color="auto"/>
            </w:tcBorders>
          </w:tcPr>
          <w:p w14:paraId="2FE46591" w14:textId="77777777" w:rsidR="00FC529F" w:rsidRDefault="00FC529F" w:rsidP="00E74648">
            <w:pPr>
              <w:rPr>
                <w:sz w:val="20"/>
              </w:rPr>
            </w:pPr>
            <w:r>
              <w:rPr>
                <w:sz w:val="20"/>
              </w:rPr>
              <w:t>04/02/2015</w:t>
            </w:r>
          </w:p>
        </w:tc>
        <w:tc>
          <w:tcPr>
            <w:tcW w:w="1951" w:type="dxa"/>
            <w:tcBorders>
              <w:top w:val="single" w:sz="6" w:space="0" w:color="auto"/>
              <w:left w:val="single" w:sz="6" w:space="0" w:color="auto"/>
              <w:bottom w:val="single" w:sz="6" w:space="0" w:color="auto"/>
              <w:right w:val="single" w:sz="6" w:space="0" w:color="auto"/>
            </w:tcBorders>
          </w:tcPr>
          <w:p w14:paraId="6819321B" w14:textId="77777777" w:rsidR="00FC529F" w:rsidRDefault="00FC529F" w:rsidP="00C74979">
            <w:pPr>
              <w:jc w:val="left"/>
              <w:rPr>
                <w:sz w:val="20"/>
              </w:rPr>
            </w:pPr>
            <w:r>
              <w:rPr>
                <w:sz w:val="20"/>
              </w:rPr>
              <w:t>Venkat S</w:t>
            </w:r>
          </w:p>
        </w:tc>
        <w:tc>
          <w:tcPr>
            <w:tcW w:w="3669" w:type="dxa"/>
            <w:tcBorders>
              <w:top w:val="single" w:sz="6" w:space="0" w:color="auto"/>
              <w:left w:val="single" w:sz="6" w:space="0" w:color="auto"/>
              <w:bottom w:val="single" w:sz="6" w:space="0" w:color="auto"/>
              <w:right w:val="single" w:sz="6" w:space="0" w:color="auto"/>
            </w:tcBorders>
          </w:tcPr>
          <w:p w14:paraId="29A42C1F" w14:textId="77777777" w:rsidR="00FC529F" w:rsidRDefault="00FC529F" w:rsidP="00C74979">
            <w:pPr>
              <w:rPr>
                <w:sz w:val="20"/>
              </w:rPr>
            </w:pPr>
            <w:r>
              <w:rPr>
                <w:sz w:val="20"/>
              </w:rPr>
              <w:t>Updated MDM Technical Components section 4</w:t>
            </w:r>
          </w:p>
        </w:tc>
      </w:tr>
      <w:tr w:rsidR="00FC529F" w:rsidRPr="001917D5" w14:paraId="259AAA27" w14:textId="77777777" w:rsidTr="00F27599">
        <w:tc>
          <w:tcPr>
            <w:tcW w:w="1058" w:type="dxa"/>
            <w:tcBorders>
              <w:top w:val="single" w:sz="6" w:space="0" w:color="auto"/>
              <w:left w:val="single" w:sz="6" w:space="0" w:color="auto"/>
              <w:bottom w:val="single" w:sz="6" w:space="0" w:color="auto"/>
              <w:right w:val="single" w:sz="6" w:space="0" w:color="auto"/>
            </w:tcBorders>
          </w:tcPr>
          <w:p w14:paraId="429192A9" w14:textId="77777777" w:rsidR="00FC529F" w:rsidRDefault="00FC529F" w:rsidP="00715970">
            <w:pPr>
              <w:rPr>
                <w:sz w:val="20"/>
              </w:rPr>
            </w:pPr>
            <w:r>
              <w:rPr>
                <w:sz w:val="20"/>
              </w:rPr>
              <w:t>0.5</w:t>
            </w:r>
          </w:p>
        </w:tc>
        <w:tc>
          <w:tcPr>
            <w:tcW w:w="1512" w:type="dxa"/>
            <w:tcBorders>
              <w:top w:val="single" w:sz="6" w:space="0" w:color="auto"/>
              <w:left w:val="single" w:sz="6" w:space="0" w:color="auto"/>
              <w:bottom w:val="single" w:sz="6" w:space="0" w:color="auto"/>
              <w:right w:val="single" w:sz="6" w:space="0" w:color="auto"/>
            </w:tcBorders>
          </w:tcPr>
          <w:p w14:paraId="65B446E4" w14:textId="77777777" w:rsidR="00FC529F" w:rsidRDefault="00FC529F" w:rsidP="00E74648">
            <w:pPr>
              <w:rPr>
                <w:sz w:val="20"/>
              </w:rPr>
            </w:pPr>
            <w:r>
              <w:rPr>
                <w:sz w:val="20"/>
              </w:rPr>
              <w:t>05/02/2015</w:t>
            </w:r>
          </w:p>
        </w:tc>
        <w:tc>
          <w:tcPr>
            <w:tcW w:w="1951" w:type="dxa"/>
            <w:tcBorders>
              <w:top w:val="single" w:sz="6" w:space="0" w:color="auto"/>
              <w:left w:val="single" w:sz="6" w:space="0" w:color="auto"/>
              <w:bottom w:val="single" w:sz="6" w:space="0" w:color="auto"/>
              <w:right w:val="single" w:sz="6" w:space="0" w:color="auto"/>
            </w:tcBorders>
          </w:tcPr>
          <w:p w14:paraId="50108F70" w14:textId="77777777" w:rsidR="00FC529F" w:rsidRDefault="00FC529F" w:rsidP="00C74979">
            <w:pPr>
              <w:jc w:val="left"/>
              <w:rPr>
                <w:sz w:val="20"/>
              </w:rPr>
            </w:pPr>
            <w:r>
              <w:rPr>
                <w:sz w:val="20"/>
              </w:rPr>
              <w:t>Vinoth S</w:t>
            </w:r>
          </w:p>
        </w:tc>
        <w:tc>
          <w:tcPr>
            <w:tcW w:w="3669" w:type="dxa"/>
            <w:tcBorders>
              <w:top w:val="single" w:sz="6" w:space="0" w:color="auto"/>
              <w:left w:val="single" w:sz="6" w:space="0" w:color="auto"/>
              <w:bottom w:val="single" w:sz="6" w:space="0" w:color="auto"/>
              <w:right w:val="single" w:sz="6" w:space="0" w:color="auto"/>
            </w:tcBorders>
          </w:tcPr>
          <w:p w14:paraId="265BAA22" w14:textId="77777777" w:rsidR="00FC529F" w:rsidRDefault="007742AA" w:rsidP="007742AA">
            <w:pPr>
              <w:rPr>
                <w:sz w:val="20"/>
              </w:rPr>
            </w:pPr>
            <w:r>
              <w:rPr>
                <w:sz w:val="20"/>
              </w:rPr>
              <w:t xml:space="preserve">Added MDM Business rules section and </w:t>
            </w:r>
            <w:r w:rsidR="00FC529F">
              <w:rPr>
                <w:sz w:val="20"/>
              </w:rPr>
              <w:t xml:space="preserve">Updated the </w:t>
            </w:r>
            <w:r>
              <w:rPr>
                <w:sz w:val="20"/>
              </w:rPr>
              <w:t>technical aspects and</w:t>
            </w:r>
            <w:r w:rsidR="00FC529F">
              <w:rPr>
                <w:sz w:val="20"/>
              </w:rPr>
              <w:t xml:space="preserve"> base lined it for Homeserve Architects review.</w:t>
            </w:r>
          </w:p>
        </w:tc>
      </w:tr>
      <w:tr w:rsidR="00954D45" w:rsidRPr="001917D5" w14:paraId="4EAFBCE7" w14:textId="77777777" w:rsidTr="00F27599">
        <w:tc>
          <w:tcPr>
            <w:tcW w:w="1058" w:type="dxa"/>
            <w:tcBorders>
              <w:top w:val="single" w:sz="6" w:space="0" w:color="auto"/>
              <w:left w:val="single" w:sz="6" w:space="0" w:color="auto"/>
              <w:bottom w:val="single" w:sz="6" w:space="0" w:color="auto"/>
              <w:right w:val="single" w:sz="6" w:space="0" w:color="auto"/>
            </w:tcBorders>
          </w:tcPr>
          <w:p w14:paraId="397E5ECE" w14:textId="77777777" w:rsidR="00954D45" w:rsidRDefault="00954D45" w:rsidP="00715970">
            <w:pPr>
              <w:rPr>
                <w:sz w:val="20"/>
              </w:rPr>
            </w:pPr>
            <w:r>
              <w:rPr>
                <w:sz w:val="20"/>
              </w:rPr>
              <w:t>0.6</w:t>
            </w:r>
          </w:p>
        </w:tc>
        <w:tc>
          <w:tcPr>
            <w:tcW w:w="1512" w:type="dxa"/>
            <w:tcBorders>
              <w:top w:val="single" w:sz="6" w:space="0" w:color="auto"/>
              <w:left w:val="single" w:sz="6" w:space="0" w:color="auto"/>
              <w:bottom w:val="single" w:sz="6" w:space="0" w:color="auto"/>
              <w:right w:val="single" w:sz="6" w:space="0" w:color="auto"/>
            </w:tcBorders>
          </w:tcPr>
          <w:p w14:paraId="4007C6FF" w14:textId="77777777" w:rsidR="00954D45" w:rsidRDefault="00954D45" w:rsidP="00E74648">
            <w:pPr>
              <w:rPr>
                <w:sz w:val="20"/>
              </w:rPr>
            </w:pPr>
            <w:r>
              <w:rPr>
                <w:sz w:val="20"/>
              </w:rPr>
              <w:t>09/02/2015</w:t>
            </w:r>
          </w:p>
        </w:tc>
        <w:tc>
          <w:tcPr>
            <w:tcW w:w="1951" w:type="dxa"/>
            <w:tcBorders>
              <w:top w:val="single" w:sz="6" w:space="0" w:color="auto"/>
              <w:left w:val="single" w:sz="6" w:space="0" w:color="auto"/>
              <w:bottom w:val="single" w:sz="6" w:space="0" w:color="auto"/>
              <w:right w:val="single" w:sz="6" w:space="0" w:color="auto"/>
            </w:tcBorders>
          </w:tcPr>
          <w:p w14:paraId="056A0D64" w14:textId="77777777" w:rsidR="00954D45" w:rsidRDefault="00954D45" w:rsidP="00C74979">
            <w:pPr>
              <w:jc w:val="left"/>
              <w:rPr>
                <w:sz w:val="20"/>
              </w:rPr>
            </w:pPr>
            <w:r>
              <w:rPr>
                <w:sz w:val="20"/>
              </w:rPr>
              <w:t>Vinoth S</w:t>
            </w:r>
          </w:p>
        </w:tc>
        <w:tc>
          <w:tcPr>
            <w:tcW w:w="3669" w:type="dxa"/>
            <w:tcBorders>
              <w:top w:val="single" w:sz="6" w:space="0" w:color="auto"/>
              <w:left w:val="single" w:sz="6" w:space="0" w:color="auto"/>
              <w:bottom w:val="single" w:sz="6" w:space="0" w:color="auto"/>
              <w:right w:val="single" w:sz="6" w:space="0" w:color="auto"/>
            </w:tcBorders>
          </w:tcPr>
          <w:p w14:paraId="50906641" w14:textId="77777777" w:rsidR="00954D45" w:rsidRDefault="00786411" w:rsidP="007742AA">
            <w:pPr>
              <w:rPr>
                <w:sz w:val="20"/>
              </w:rPr>
            </w:pPr>
            <w:r>
              <w:rPr>
                <w:sz w:val="20"/>
              </w:rPr>
              <w:t>Updated latest mapping specification in Section 4.12</w:t>
            </w:r>
          </w:p>
        </w:tc>
      </w:tr>
      <w:tr w:rsidR="00FE4E96" w:rsidRPr="001917D5" w14:paraId="21591F1D" w14:textId="77777777" w:rsidTr="00F27599">
        <w:tc>
          <w:tcPr>
            <w:tcW w:w="1058" w:type="dxa"/>
            <w:tcBorders>
              <w:top w:val="single" w:sz="6" w:space="0" w:color="auto"/>
              <w:left w:val="single" w:sz="6" w:space="0" w:color="auto"/>
              <w:bottom w:val="single" w:sz="6" w:space="0" w:color="auto"/>
              <w:right w:val="single" w:sz="6" w:space="0" w:color="auto"/>
            </w:tcBorders>
          </w:tcPr>
          <w:p w14:paraId="46EEDC55" w14:textId="77777777" w:rsidR="00FE4E96" w:rsidRDefault="00FE4E96" w:rsidP="00715970">
            <w:pPr>
              <w:rPr>
                <w:sz w:val="20"/>
              </w:rPr>
            </w:pPr>
            <w:r>
              <w:rPr>
                <w:sz w:val="20"/>
              </w:rPr>
              <w:t>1.0</w:t>
            </w:r>
          </w:p>
        </w:tc>
        <w:tc>
          <w:tcPr>
            <w:tcW w:w="1512" w:type="dxa"/>
            <w:tcBorders>
              <w:top w:val="single" w:sz="6" w:space="0" w:color="auto"/>
              <w:left w:val="single" w:sz="6" w:space="0" w:color="auto"/>
              <w:bottom w:val="single" w:sz="6" w:space="0" w:color="auto"/>
              <w:right w:val="single" w:sz="6" w:space="0" w:color="auto"/>
            </w:tcBorders>
          </w:tcPr>
          <w:p w14:paraId="548790BB" w14:textId="77777777" w:rsidR="00FE4E96" w:rsidRDefault="00FE4E96" w:rsidP="00E74648">
            <w:pPr>
              <w:rPr>
                <w:sz w:val="20"/>
              </w:rPr>
            </w:pPr>
            <w:r>
              <w:rPr>
                <w:sz w:val="20"/>
              </w:rPr>
              <w:t>18/02</w:t>
            </w:r>
            <w:r w:rsidRPr="002367DF">
              <w:rPr>
                <w:sz w:val="20"/>
              </w:rPr>
              <w:t>/201</w:t>
            </w:r>
            <w:r>
              <w:rPr>
                <w:sz w:val="20"/>
              </w:rPr>
              <w:t>5</w:t>
            </w:r>
          </w:p>
        </w:tc>
        <w:tc>
          <w:tcPr>
            <w:tcW w:w="1951" w:type="dxa"/>
            <w:tcBorders>
              <w:top w:val="single" w:sz="6" w:space="0" w:color="auto"/>
              <w:left w:val="single" w:sz="6" w:space="0" w:color="auto"/>
              <w:bottom w:val="single" w:sz="6" w:space="0" w:color="auto"/>
              <w:right w:val="single" w:sz="6" w:space="0" w:color="auto"/>
            </w:tcBorders>
          </w:tcPr>
          <w:p w14:paraId="6FC82654" w14:textId="77777777" w:rsidR="00FE4E96" w:rsidRDefault="00FE4E96" w:rsidP="00C74979">
            <w:pPr>
              <w:jc w:val="left"/>
              <w:rPr>
                <w:sz w:val="20"/>
              </w:rPr>
            </w:pPr>
            <w:r>
              <w:rPr>
                <w:sz w:val="20"/>
              </w:rPr>
              <w:t>Vinoth S</w:t>
            </w:r>
          </w:p>
        </w:tc>
        <w:tc>
          <w:tcPr>
            <w:tcW w:w="3669" w:type="dxa"/>
            <w:tcBorders>
              <w:top w:val="single" w:sz="6" w:space="0" w:color="auto"/>
              <w:left w:val="single" w:sz="6" w:space="0" w:color="auto"/>
              <w:bottom w:val="single" w:sz="6" w:space="0" w:color="auto"/>
              <w:right w:val="single" w:sz="6" w:space="0" w:color="auto"/>
            </w:tcBorders>
          </w:tcPr>
          <w:p w14:paraId="6C7360E5" w14:textId="77777777" w:rsidR="00FE4E96" w:rsidRDefault="00FE4E96" w:rsidP="007742AA">
            <w:pPr>
              <w:rPr>
                <w:sz w:val="20"/>
              </w:rPr>
            </w:pPr>
            <w:r>
              <w:rPr>
                <w:sz w:val="20"/>
              </w:rPr>
              <w:t>Approved by HomeServe TDA</w:t>
            </w:r>
          </w:p>
        </w:tc>
      </w:tr>
      <w:tr w:rsidR="001D13A1" w:rsidRPr="001917D5" w14:paraId="5690C17C" w14:textId="77777777" w:rsidTr="00F27599">
        <w:tc>
          <w:tcPr>
            <w:tcW w:w="1058" w:type="dxa"/>
            <w:tcBorders>
              <w:top w:val="single" w:sz="6" w:space="0" w:color="auto"/>
              <w:left w:val="single" w:sz="6" w:space="0" w:color="auto"/>
              <w:bottom w:val="single" w:sz="6" w:space="0" w:color="auto"/>
              <w:right w:val="single" w:sz="6" w:space="0" w:color="auto"/>
            </w:tcBorders>
          </w:tcPr>
          <w:p w14:paraId="730B60FE" w14:textId="77777777" w:rsidR="001D13A1" w:rsidRDefault="001D13A1" w:rsidP="00715970">
            <w:pPr>
              <w:rPr>
                <w:sz w:val="20"/>
              </w:rPr>
            </w:pPr>
            <w:r>
              <w:rPr>
                <w:sz w:val="20"/>
              </w:rPr>
              <w:t>1.1</w:t>
            </w:r>
          </w:p>
        </w:tc>
        <w:tc>
          <w:tcPr>
            <w:tcW w:w="1512" w:type="dxa"/>
            <w:tcBorders>
              <w:top w:val="single" w:sz="6" w:space="0" w:color="auto"/>
              <w:left w:val="single" w:sz="6" w:space="0" w:color="auto"/>
              <w:bottom w:val="single" w:sz="6" w:space="0" w:color="auto"/>
              <w:right w:val="single" w:sz="6" w:space="0" w:color="auto"/>
            </w:tcBorders>
          </w:tcPr>
          <w:p w14:paraId="1694D8BA" w14:textId="77777777" w:rsidR="001D13A1" w:rsidRDefault="007B4838" w:rsidP="007B4838">
            <w:pPr>
              <w:rPr>
                <w:sz w:val="20"/>
              </w:rPr>
            </w:pPr>
            <w:r>
              <w:rPr>
                <w:sz w:val="20"/>
              </w:rPr>
              <w:t>11</w:t>
            </w:r>
            <w:r w:rsidR="001D13A1">
              <w:rPr>
                <w:sz w:val="20"/>
              </w:rPr>
              <w:t>06/2015</w:t>
            </w:r>
          </w:p>
        </w:tc>
        <w:tc>
          <w:tcPr>
            <w:tcW w:w="1951" w:type="dxa"/>
            <w:tcBorders>
              <w:top w:val="single" w:sz="6" w:space="0" w:color="auto"/>
              <w:left w:val="single" w:sz="6" w:space="0" w:color="auto"/>
              <w:bottom w:val="single" w:sz="6" w:space="0" w:color="auto"/>
              <w:right w:val="single" w:sz="6" w:space="0" w:color="auto"/>
            </w:tcBorders>
          </w:tcPr>
          <w:p w14:paraId="674B1323" w14:textId="77777777" w:rsidR="001D13A1" w:rsidRDefault="001D13A1" w:rsidP="00C74979">
            <w:pPr>
              <w:jc w:val="left"/>
              <w:rPr>
                <w:sz w:val="20"/>
              </w:rPr>
            </w:pPr>
            <w:r>
              <w:rPr>
                <w:sz w:val="20"/>
              </w:rPr>
              <w:t>Ranjith</w:t>
            </w:r>
          </w:p>
        </w:tc>
        <w:tc>
          <w:tcPr>
            <w:tcW w:w="3669" w:type="dxa"/>
            <w:tcBorders>
              <w:top w:val="single" w:sz="6" w:space="0" w:color="auto"/>
              <w:left w:val="single" w:sz="6" w:space="0" w:color="auto"/>
              <w:bottom w:val="single" w:sz="6" w:space="0" w:color="auto"/>
              <w:right w:val="single" w:sz="6" w:space="0" w:color="auto"/>
            </w:tcBorders>
          </w:tcPr>
          <w:p w14:paraId="462A0F10" w14:textId="77777777" w:rsidR="001D13A1" w:rsidRDefault="001D13A1" w:rsidP="007742AA">
            <w:pPr>
              <w:rPr>
                <w:sz w:val="20"/>
              </w:rPr>
            </w:pPr>
            <w:r>
              <w:rPr>
                <w:sz w:val="20"/>
              </w:rPr>
              <w:t>Updated the document as per R4 requirement</w:t>
            </w:r>
          </w:p>
        </w:tc>
      </w:tr>
      <w:tr w:rsidR="008E6C05" w:rsidRPr="001917D5" w14:paraId="1ABD0038" w14:textId="77777777" w:rsidTr="00F27599">
        <w:tc>
          <w:tcPr>
            <w:tcW w:w="1058" w:type="dxa"/>
            <w:tcBorders>
              <w:top w:val="single" w:sz="6" w:space="0" w:color="auto"/>
              <w:left w:val="single" w:sz="6" w:space="0" w:color="auto"/>
              <w:bottom w:val="single" w:sz="6" w:space="0" w:color="auto"/>
              <w:right w:val="single" w:sz="6" w:space="0" w:color="auto"/>
            </w:tcBorders>
          </w:tcPr>
          <w:p w14:paraId="319042AA" w14:textId="29A5B5D2" w:rsidR="008E6C05" w:rsidRDefault="00BD1A53" w:rsidP="00715970">
            <w:pPr>
              <w:rPr>
                <w:sz w:val="20"/>
              </w:rPr>
            </w:pPr>
            <w:r>
              <w:rPr>
                <w:sz w:val="20"/>
              </w:rPr>
              <w:t>1.2</w:t>
            </w:r>
          </w:p>
        </w:tc>
        <w:tc>
          <w:tcPr>
            <w:tcW w:w="1512" w:type="dxa"/>
            <w:tcBorders>
              <w:top w:val="single" w:sz="6" w:space="0" w:color="auto"/>
              <w:left w:val="single" w:sz="6" w:space="0" w:color="auto"/>
              <w:bottom w:val="single" w:sz="6" w:space="0" w:color="auto"/>
              <w:right w:val="single" w:sz="6" w:space="0" w:color="auto"/>
            </w:tcBorders>
          </w:tcPr>
          <w:p w14:paraId="065A333A" w14:textId="3162E90A" w:rsidR="008E6C05" w:rsidRPr="00B60316" w:rsidRDefault="00BD1A53" w:rsidP="007B4838">
            <w:pPr>
              <w:rPr>
                <w:sz w:val="20"/>
              </w:rPr>
            </w:pPr>
            <w:r w:rsidRPr="00B60316">
              <w:rPr>
                <w:sz w:val="20"/>
              </w:rPr>
              <w:t>05/01/2016</w:t>
            </w:r>
          </w:p>
        </w:tc>
        <w:tc>
          <w:tcPr>
            <w:tcW w:w="1951" w:type="dxa"/>
            <w:tcBorders>
              <w:top w:val="single" w:sz="6" w:space="0" w:color="auto"/>
              <w:left w:val="single" w:sz="6" w:space="0" w:color="auto"/>
              <w:bottom w:val="single" w:sz="6" w:space="0" w:color="auto"/>
              <w:right w:val="single" w:sz="6" w:space="0" w:color="auto"/>
            </w:tcBorders>
          </w:tcPr>
          <w:p w14:paraId="4D6BE5C7" w14:textId="3A92F76E" w:rsidR="008E6C05" w:rsidRPr="00B60316" w:rsidRDefault="00BD1A53" w:rsidP="00C74979">
            <w:pPr>
              <w:jc w:val="left"/>
              <w:rPr>
                <w:sz w:val="20"/>
              </w:rPr>
            </w:pPr>
            <w:r w:rsidRPr="00B60316">
              <w:rPr>
                <w:sz w:val="20"/>
              </w:rPr>
              <w:t>Prasanna</w:t>
            </w:r>
          </w:p>
        </w:tc>
        <w:tc>
          <w:tcPr>
            <w:tcW w:w="3669" w:type="dxa"/>
            <w:tcBorders>
              <w:top w:val="single" w:sz="6" w:space="0" w:color="auto"/>
              <w:left w:val="single" w:sz="6" w:space="0" w:color="auto"/>
              <w:bottom w:val="single" w:sz="6" w:space="0" w:color="auto"/>
              <w:right w:val="single" w:sz="6" w:space="0" w:color="auto"/>
            </w:tcBorders>
          </w:tcPr>
          <w:p w14:paraId="3F5AD57D" w14:textId="79707D99" w:rsidR="008E6C05" w:rsidRPr="00B60316" w:rsidRDefault="00493D04" w:rsidP="00493D04">
            <w:pPr>
              <w:rPr>
                <w:sz w:val="20"/>
              </w:rPr>
            </w:pPr>
            <w:r w:rsidRPr="00B60316">
              <w:rPr>
                <w:sz w:val="20"/>
              </w:rPr>
              <w:t>Updated the document as per R4 retrofitting design changes.</w:t>
            </w:r>
          </w:p>
        </w:tc>
      </w:tr>
      <w:tr w:rsidR="00B60316" w:rsidRPr="001917D5" w14:paraId="2FB55F2D" w14:textId="77777777" w:rsidTr="00F27599">
        <w:tc>
          <w:tcPr>
            <w:tcW w:w="1058" w:type="dxa"/>
            <w:tcBorders>
              <w:top w:val="single" w:sz="6" w:space="0" w:color="auto"/>
              <w:left w:val="single" w:sz="6" w:space="0" w:color="auto"/>
              <w:bottom w:val="single" w:sz="6" w:space="0" w:color="auto"/>
              <w:right w:val="single" w:sz="6" w:space="0" w:color="auto"/>
            </w:tcBorders>
          </w:tcPr>
          <w:p w14:paraId="73F27389" w14:textId="6CD110F4" w:rsidR="00B60316" w:rsidRPr="00B60316" w:rsidRDefault="00B60316" w:rsidP="00715970">
            <w:pPr>
              <w:rPr>
                <w:sz w:val="20"/>
                <w:highlight w:val="yellow"/>
              </w:rPr>
            </w:pPr>
            <w:r w:rsidRPr="00B60316">
              <w:rPr>
                <w:sz w:val="20"/>
                <w:highlight w:val="yellow"/>
              </w:rPr>
              <w:t>1.3</w:t>
            </w:r>
          </w:p>
        </w:tc>
        <w:tc>
          <w:tcPr>
            <w:tcW w:w="1512" w:type="dxa"/>
            <w:tcBorders>
              <w:top w:val="single" w:sz="6" w:space="0" w:color="auto"/>
              <w:left w:val="single" w:sz="6" w:space="0" w:color="auto"/>
              <w:bottom w:val="single" w:sz="6" w:space="0" w:color="auto"/>
              <w:right w:val="single" w:sz="6" w:space="0" w:color="auto"/>
            </w:tcBorders>
          </w:tcPr>
          <w:p w14:paraId="374739D8" w14:textId="2B8463FE" w:rsidR="00B60316" w:rsidRPr="00B60316" w:rsidRDefault="00B60316" w:rsidP="007B4838">
            <w:pPr>
              <w:rPr>
                <w:sz w:val="20"/>
                <w:highlight w:val="yellow"/>
              </w:rPr>
            </w:pPr>
            <w:r w:rsidRPr="00B60316">
              <w:rPr>
                <w:sz w:val="20"/>
                <w:highlight w:val="yellow"/>
              </w:rPr>
              <w:t>26/10/2016</w:t>
            </w:r>
          </w:p>
        </w:tc>
        <w:tc>
          <w:tcPr>
            <w:tcW w:w="1951" w:type="dxa"/>
            <w:tcBorders>
              <w:top w:val="single" w:sz="6" w:space="0" w:color="auto"/>
              <w:left w:val="single" w:sz="6" w:space="0" w:color="auto"/>
              <w:bottom w:val="single" w:sz="6" w:space="0" w:color="auto"/>
              <w:right w:val="single" w:sz="6" w:space="0" w:color="auto"/>
            </w:tcBorders>
          </w:tcPr>
          <w:p w14:paraId="4282DCAD" w14:textId="10FCCAC9" w:rsidR="00B60316" w:rsidRPr="00B60316" w:rsidRDefault="00B60316" w:rsidP="00C74979">
            <w:pPr>
              <w:jc w:val="left"/>
              <w:rPr>
                <w:sz w:val="20"/>
                <w:highlight w:val="yellow"/>
              </w:rPr>
            </w:pPr>
            <w:r w:rsidRPr="00B60316">
              <w:rPr>
                <w:sz w:val="20"/>
                <w:highlight w:val="yellow"/>
              </w:rPr>
              <w:t>Chethana</w:t>
            </w:r>
          </w:p>
        </w:tc>
        <w:tc>
          <w:tcPr>
            <w:tcW w:w="3669" w:type="dxa"/>
            <w:tcBorders>
              <w:top w:val="single" w:sz="6" w:space="0" w:color="auto"/>
              <w:left w:val="single" w:sz="6" w:space="0" w:color="auto"/>
              <w:bottom w:val="single" w:sz="6" w:space="0" w:color="auto"/>
              <w:right w:val="single" w:sz="6" w:space="0" w:color="auto"/>
            </w:tcBorders>
          </w:tcPr>
          <w:p w14:paraId="31589E15" w14:textId="5864722A" w:rsidR="00B60316" w:rsidRPr="00B60316" w:rsidRDefault="00B60316" w:rsidP="00B60316">
            <w:pPr>
              <w:rPr>
                <w:sz w:val="20"/>
              </w:rPr>
            </w:pPr>
            <w:r w:rsidRPr="00B60316">
              <w:rPr>
                <w:sz w:val="20"/>
                <w:highlight w:val="yellow"/>
              </w:rPr>
              <w:t>Updated the document as per R6 requirement</w:t>
            </w:r>
          </w:p>
        </w:tc>
      </w:tr>
      <w:tr w:rsidR="00CD5B48" w:rsidRPr="001917D5" w14:paraId="34BA1D03" w14:textId="77777777" w:rsidTr="00F27599">
        <w:trPr>
          <w:ins w:id="18" w:author="Rajesh Srinivasulu" w:date="2016-12-15T14:50:00Z"/>
        </w:trPr>
        <w:tc>
          <w:tcPr>
            <w:tcW w:w="1058" w:type="dxa"/>
            <w:tcBorders>
              <w:top w:val="single" w:sz="6" w:space="0" w:color="auto"/>
              <w:left w:val="single" w:sz="6" w:space="0" w:color="auto"/>
              <w:bottom w:val="single" w:sz="6" w:space="0" w:color="auto"/>
              <w:right w:val="single" w:sz="6" w:space="0" w:color="auto"/>
            </w:tcBorders>
          </w:tcPr>
          <w:p w14:paraId="34F09458" w14:textId="456D5AB5" w:rsidR="00CD5B48" w:rsidRPr="00B60316" w:rsidRDefault="00B7464A" w:rsidP="00715970">
            <w:pPr>
              <w:rPr>
                <w:ins w:id="19" w:author="Rajesh Srinivasulu" w:date="2016-12-15T14:50:00Z"/>
                <w:sz w:val="20"/>
                <w:highlight w:val="yellow"/>
              </w:rPr>
            </w:pPr>
            <w:ins w:id="20" w:author="Rajesh Srinivasulu" w:date="2016-12-15T14:50:00Z">
              <w:r>
                <w:rPr>
                  <w:sz w:val="20"/>
                  <w:highlight w:val="yellow"/>
                </w:rPr>
                <w:t>1.4</w:t>
              </w:r>
            </w:ins>
          </w:p>
        </w:tc>
        <w:tc>
          <w:tcPr>
            <w:tcW w:w="1512" w:type="dxa"/>
            <w:tcBorders>
              <w:top w:val="single" w:sz="6" w:space="0" w:color="auto"/>
              <w:left w:val="single" w:sz="6" w:space="0" w:color="auto"/>
              <w:bottom w:val="single" w:sz="6" w:space="0" w:color="auto"/>
              <w:right w:val="single" w:sz="6" w:space="0" w:color="auto"/>
            </w:tcBorders>
          </w:tcPr>
          <w:p w14:paraId="0C77B1DD" w14:textId="0F3DA5FA" w:rsidR="00CD5B48" w:rsidRPr="00B60316" w:rsidRDefault="00B7464A" w:rsidP="007B4838">
            <w:pPr>
              <w:rPr>
                <w:ins w:id="21" w:author="Rajesh Srinivasulu" w:date="2016-12-15T14:50:00Z"/>
                <w:sz w:val="20"/>
                <w:highlight w:val="yellow"/>
              </w:rPr>
            </w:pPr>
            <w:ins w:id="22" w:author="Rajesh Srinivasulu" w:date="2016-12-15T14:50:00Z">
              <w:r>
                <w:rPr>
                  <w:sz w:val="20"/>
                  <w:highlight w:val="yellow"/>
                </w:rPr>
                <w:t>08/12/2016</w:t>
              </w:r>
            </w:ins>
          </w:p>
        </w:tc>
        <w:tc>
          <w:tcPr>
            <w:tcW w:w="1951" w:type="dxa"/>
            <w:tcBorders>
              <w:top w:val="single" w:sz="6" w:space="0" w:color="auto"/>
              <w:left w:val="single" w:sz="6" w:space="0" w:color="auto"/>
              <w:bottom w:val="single" w:sz="6" w:space="0" w:color="auto"/>
              <w:right w:val="single" w:sz="6" w:space="0" w:color="auto"/>
            </w:tcBorders>
          </w:tcPr>
          <w:p w14:paraId="66EF201C" w14:textId="4B152197" w:rsidR="00CD5B48" w:rsidRPr="00B60316" w:rsidRDefault="00B7464A" w:rsidP="00C74979">
            <w:pPr>
              <w:jc w:val="left"/>
              <w:rPr>
                <w:ins w:id="23" w:author="Rajesh Srinivasulu" w:date="2016-12-15T14:50:00Z"/>
                <w:sz w:val="20"/>
                <w:highlight w:val="yellow"/>
              </w:rPr>
            </w:pPr>
            <w:ins w:id="24" w:author="Rajesh Srinivasulu" w:date="2016-12-15T14:50:00Z">
              <w:r>
                <w:rPr>
                  <w:sz w:val="20"/>
                  <w:highlight w:val="yellow"/>
                </w:rPr>
                <w:t>Rajesh Srinivasulu</w:t>
              </w:r>
            </w:ins>
          </w:p>
        </w:tc>
        <w:tc>
          <w:tcPr>
            <w:tcW w:w="3669" w:type="dxa"/>
            <w:tcBorders>
              <w:top w:val="single" w:sz="6" w:space="0" w:color="auto"/>
              <w:left w:val="single" w:sz="6" w:space="0" w:color="auto"/>
              <w:bottom w:val="single" w:sz="6" w:space="0" w:color="auto"/>
              <w:right w:val="single" w:sz="6" w:space="0" w:color="auto"/>
            </w:tcBorders>
          </w:tcPr>
          <w:p w14:paraId="7EAFAE2E" w14:textId="418ECA54" w:rsidR="00CD5B48" w:rsidRPr="00B60316" w:rsidRDefault="000B74E3" w:rsidP="00B60316">
            <w:pPr>
              <w:rPr>
                <w:ins w:id="25" w:author="Rajesh Srinivasulu" w:date="2016-12-15T14:50:00Z"/>
                <w:sz w:val="20"/>
                <w:highlight w:val="yellow"/>
              </w:rPr>
            </w:pPr>
            <w:ins w:id="26" w:author="Rajesh Srinivasulu" w:date="2016-12-15T14:51:00Z">
              <w:r>
                <w:rPr>
                  <w:sz w:val="20"/>
                  <w:highlight w:val="yellow"/>
                </w:rPr>
                <w:t xml:space="preserve">Incorporated changes for CR241 as part of R6.4 (BBDM release). </w:t>
              </w:r>
            </w:ins>
            <w:ins w:id="27" w:author="Rajesh Srinivasulu" w:date="2016-12-15T15:30:00Z">
              <w:r w:rsidR="0030399E" w:rsidRPr="0030399E">
                <w:rPr>
                  <w:sz w:val="20"/>
                  <w:highlight w:val="yellow"/>
                  <w:rPrChange w:id="28" w:author="Rajesh Srinivasulu" w:date="2016-12-15T15:30:00Z">
                    <w:rPr>
                      <w:sz w:val="20"/>
                    </w:rPr>
                  </w:rPrChange>
                </w:rPr>
                <w:t>Refer the sections 2.1, 2.4, 2.5, 4.2, 6.7 for updates.</w:t>
              </w:r>
            </w:ins>
          </w:p>
        </w:tc>
      </w:tr>
      <w:tr w:rsidR="00045878" w:rsidRPr="001917D5" w14:paraId="17A43D5D" w14:textId="77777777" w:rsidTr="00F27599">
        <w:tc>
          <w:tcPr>
            <w:tcW w:w="1058" w:type="dxa"/>
            <w:tcBorders>
              <w:top w:val="single" w:sz="6" w:space="0" w:color="auto"/>
              <w:left w:val="single" w:sz="6" w:space="0" w:color="auto"/>
              <w:bottom w:val="single" w:sz="6" w:space="0" w:color="auto"/>
              <w:right w:val="single" w:sz="6" w:space="0" w:color="auto"/>
            </w:tcBorders>
          </w:tcPr>
          <w:p w14:paraId="68A2C647" w14:textId="12D2E25E" w:rsidR="00045878" w:rsidRDefault="00045878" w:rsidP="00715970">
            <w:pPr>
              <w:rPr>
                <w:sz w:val="20"/>
                <w:highlight w:val="yellow"/>
              </w:rPr>
            </w:pPr>
            <w:r>
              <w:rPr>
                <w:sz w:val="20"/>
                <w:highlight w:val="yellow"/>
              </w:rPr>
              <w:t>1.5</w:t>
            </w:r>
          </w:p>
        </w:tc>
        <w:tc>
          <w:tcPr>
            <w:tcW w:w="1512" w:type="dxa"/>
            <w:tcBorders>
              <w:top w:val="single" w:sz="6" w:space="0" w:color="auto"/>
              <w:left w:val="single" w:sz="6" w:space="0" w:color="auto"/>
              <w:bottom w:val="single" w:sz="6" w:space="0" w:color="auto"/>
              <w:right w:val="single" w:sz="6" w:space="0" w:color="auto"/>
            </w:tcBorders>
          </w:tcPr>
          <w:p w14:paraId="479D8C00" w14:textId="77488D91" w:rsidR="00045878" w:rsidRDefault="0007167E" w:rsidP="007B4838">
            <w:pPr>
              <w:rPr>
                <w:sz w:val="20"/>
                <w:highlight w:val="yellow"/>
              </w:rPr>
            </w:pPr>
            <w:r>
              <w:rPr>
                <w:sz w:val="20"/>
                <w:highlight w:val="yellow"/>
              </w:rPr>
              <w:t>19/12/2016</w:t>
            </w:r>
          </w:p>
        </w:tc>
        <w:tc>
          <w:tcPr>
            <w:tcW w:w="1951" w:type="dxa"/>
            <w:tcBorders>
              <w:top w:val="single" w:sz="6" w:space="0" w:color="auto"/>
              <w:left w:val="single" w:sz="6" w:space="0" w:color="auto"/>
              <w:bottom w:val="single" w:sz="6" w:space="0" w:color="auto"/>
              <w:right w:val="single" w:sz="6" w:space="0" w:color="auto"/>
            </w:tcBorders>
          </w:tcPr>
          <w:p w14:paraId="0210BFA9" w14:textId="5547431F" w:rsidR="00045878" w:rsidRDefault="00E81B0C" w:rsidP="00C74979">
            <w:pPr>
              <w:jc w:val="left"/>
              <w:rPr>
                <w:sz w:val="20"/>
                <w:highlight w:val="yellow"/>
              </w:rPr>
            </w:pPr>
            <w:r>
              <w:rPr>
                <w:sz w:val="20"/>
                <w:highlight w:val="yellow"/>
              </w:rPr>
              <w:t>Rajesh Srinivasulu</w:t>
            </w:r>
          </w:p>
        </w:tc>
        <w:tc>
          <w:tcPr>
            <w:tcW w:w="3669" w:type="dxa"/>
            <w:tcBorders>
              <w:top w:val="single" w:sz="6" w:space="0" w:color="auto"/>
              <w:left w:val="single" w:sz="6" w:space="0" w:color="auto"/>
              <w:bottom w:val="single" w:sz="6" w:space="0" w:color="auto"/>
              <w:right w:val="single" w:sz="6" w:space="0" w:color="auto"/>
            </w:tcBorders>
          </w:tcPr>
          <w:p w14:paraId="6B4D60A2" w14:textId="77777777" w:rsidR="00045878" w:rsidRDefault="00E81B0C" w:rsidP="00B60316">
            <w:pPr>
              <w:rPr>
                <w:sz w:val="20"/>
                <w:highlight w:val="yellow"/>
              </w:rPr>
            </w:pPr>
            <w:r>
              <w:rPr>
                <w:sz w:val="20"/>
                <w:highlight w:val="yellow"/>
              </w:rPr>
              <w:t>Incorporated review comments from Mark Buck for CR241.</w:t>
            </w:r>
            <w:r w:rsidR="00C07D4C">
              <w:rPr>
                <w:sz w:val="20"/>
                <w:highlight w:val="yellow"/>
              </w:rPr>
              <w:t xml:space="preserve"> </w:t>
            </w:r>
          </w:p>
          <w:p w14:paraId="579559D6" w14:textId="65C6C57A" w:rsidR="00C07D4C" w:rsidRDefault="00C07D4C" w:rsidP="00B60316">
            <w:pPr>
              <w:rPr>
                <w:sz w:val="20"/>
                <w:highlight w:val="yellow"/>
              </w:rPr>
            </w:pPr>
            <w:r>
              <w:rPr>
                <w:sz w:val="20"/>
                <w:highlight w:val="yellow"/>
              </w:rPr>
              <w:t>Refer section 2.5</w:t>
            </w:r>
            <w:r w:rsidR="00736545">
              <w:rPr>
                <w:sz w:val="20"/>
                <w:highlight w:val="yellow"/>
              </w:rPr>
              <w:t xml:space="preserve"> for update</w:t>
            </w:r>
            <w:r w:rsidR="003E59EA">
              <w:rPr>
                <w:sz w:val="20"/>
                <w:highlight w:val="yellow"/>
              </w:rPr>
              <w:t>.</w:t>
            </w:r>
          </w:p>
        </w:tc>
      </w:tr>
    </w:tbl>
    <w:p w14:paraId="0A5BA8BD" w14:textId="12811E97" w:rsidR="009B11F2" w:rsidRPr="00513C50" w:rsidRDefault="009B11F2" w:rsidP="00255BE1">
      <w:r w:rsidRPr="00513C50">
        <w:tab/>
      </w:r>
      <w:r w:rsidRPr="00513C50">
        <w:tab/>
      </w:r>
      <w:r w:rsidRPr="00513C50">
        <w:tab/>
      </w:r>
    </w:p>
    <w:p w14:paraId="79650358" w14:textId="77777777" w:rsidR="009B11F2" w:rsidRDefault="009B11F2" w:rsidP="00255BE1">
      <w:pPr>
        <w:rPr>
          <w:sz w:val="20"/>
        </w:rPr>
      </w:pPr>
      <w:r w:rsidRPr="00386855">
        <w:rPr>
          <w:b/>
          <w:sz w:val="20"/>
        </w:rPr>
        <w:t>Note:</w:t>
      </w:r>
      <w:r w:rsidRPr="00386855">
        <w:rPr>
          <w:sz w:val="20"/>
        </w:rPr>
        <w:t xml:space="preserve"> These documents are strictly for specific Virtusa</w:t>
      </w:r>
      <w:r w:rsidR="00472CA9" w:rsidRPr="00386855">
        <w:rPr>
          <w:sz w:val="20"/>
        </w:rPr>
        <w:t>/Home</w:t>
      </w:r>
      <w:r w:rsidR="007F6776" w:rsidRPr="00386855">
        <w:rPr>
          <w:sz w:val="20"/>
        </w:rPr>
        <w:t>S</w:t>
      </w:r>
      <w:r w:rsidR="00472CA9" w:rsidRPr="00386855">
        <w:rPr>
          <w:sz w:val="20"/>
        </w:rPr>
        <w:t>erve</w:t>
      </w:r>
      <w:r w:rsidRPr="00386855">
        <w:rPr>
          <w:sz w:val="20"/>
        </w:rPr>
        <w:t xml:space="preserve"> use only. They shall not be shared with an external party other than </w:t>
      </w:r>
      <w:r w:rsidR="00472CA9" w:rsidRPr="00386855">
        <w:rPr>
          <w:sz w:val="20"/>
        </w:rPr>
        <w:t>HomeServe</w:t>
      </w:r>
      <w:r w:rsidRPr="00386855">
        <w:rPr>
          <w:sz w:val="20"/>
        </w:rPr>
        <w:t xml:space="preserve">. These documents should always be kept securely and employees shall use reasonable care protecting these documents from unauthorized use or disclosure to a third party. This category also covers client intellectual property where Virtusa has a non-disclosure agreement with </w:t>
      </w:r>
      <w:r w:rsidR="00472CA9" w:rsidRPr="00386855">
        <w:rPr>
          <w:sz w:val="20"/>
        </w:rPr>
        <w:t>HomeServe</w:t>
      </w:r>
      <w:r w:rsidRPr="00386855">
        <w:rPr>
          <w:sz w:val="20"/>
        </w:rPr>
        <w:t>.</w:t>
      </w:r>
    </w:p>
    <w:p w14:paraId="333E3903" w14:textId="77777777" w:rsidR="0064668A" w:rsidRDefault="0064668A" w:rsidP="00255BE1">
      <w:pPr>
        <w:rPr>
          <w:sz w:val="20"/>
        </w:rPr>
      </w:pPr>
    </w:p>
    <w:p w14:paraId="751DED3F" w14:textId="77777777" w:rsidR="0064668A" w:rsidRDefault="0064668A" w:rsidP="00255BE1">
      <w:pPr>
        <w:rPr>
          <w:sz w:val="20"/>
        </w:rPr>
      </w:pPr>
    </w:p>
    <w:p w14:paraId="18237CD4" w14:textId="77777777" w:rsidR="0064668A" w:rsidRDefault="0064668A" w:rsidP="00255BE1">
      <w:pPr>
        <w:rPr>
          <w:sz w:val="20"/>
        </w:rPr>
      </w:pPr>
    </w:p>
    <w:p w14:paraId="24789D12" w14:textId="77777777" w:rsidR="0064668A" w:rsidRDefault="0064668A" w:rsidP="00255BE1">
      <w:pPr>
        <w:rPr>
          <w:sz w:val="20"/>
        </w:rPr>
      </w:pPr>
    </w:p>
    <w:p w14:paraId="422E7D07" w14:textId="77777777" w:rsidR="0064668A" w:rsidRDefault="0064668A" w:rsidP="00255BE1">
      <w:pPr>
        <w:rPr>
          <w:sz w:val="20"/>
        </w:rPr>
      </w:pPr>
    </w:p>
    <w:p w14:paraId="0C7F45F2" w14:textId="77777777" w:rsidR="0064668A" w:rsidRDefault="0064668A" w:rsidP="00255BE1">
      <w:pPr>
        <w:rPr>
          <w:sz w:val="20"/>
        </w:rPr>
      </w:pPr>
    </w:p>
    <w:p w14:paraId="09AB0492" w14:textId="77777777" w:rsidR="0064668A" w:rsidRDefault="0064668A" w:rsidP="00255BE1">
      <w:pPr>
        <w:rPr>
          <w:sz w:val="20"/>
        </w:rPr>
      </w:pPr>
    </w:p>
    <w:p w14:paraId="00DB1C9A" w14:textId="77777777" w:rsidR="0064668A" w:rsidRDefault="0064668A" w:rsidP="00255BE1">
      <w:pPr>
        <w:rPr>
          <w:sz w:val="20"/>
        </w:rPr>
      </w:pPr>
    </w:p>
    <w:p w14:paraId="70E4DEF7" w14:textId="77777777" w:rsidR="0064668A" w:rsidRDefault="0064668A" w:rsidP="00255BE1">
      <w:pPr>
        <w:rPr>
          <w:sz w:val="20"/>
        </w:rPr>
      </w:pPr>
    </w:p>
    <w:p w14:paraId="174A8B37" w14:textId="77777777" w:rsidR="0064668A" w:rsidRDefault="0064668A" w:rsidP="00255BE1">
      <w:pPr>
        <w:rPr>
          <w:sz w:val="20"/>
        </w:rPr>
      </w:pPr>
    </w:p>
    <w:p w14:paraId="21CB8823" w14:textId="77777777" w:rsidR="0064668A" w:rsidRDefault="0064668A" w:rsidP="00255BE1">
      <w:pPr>
        <w:rPr>
          <w:sz w:val="20"/>
        </w:rPr>
      </w:pPr>
    </w:p>
    <w:p w14:paraId="18326150" w14:textId="77777777" w:rsidR="0064668A" w:rsidRDefault="0064668A" w:rsidP="00255BE1">
      <w:pPr>
        <w:rPr>
          <w:sz w:val="20"/>
        </w:rPr>
      </w:pPr>
    </w:p>
    <w:p w14:paraId="5FCBEF2F" w14:textId="77777777" w:rsidR="0064668A" w:rsidRDefault="0064668A" w:rsidP="00255BE1">
      <w:pPr>
        <w:rPr>
          <w:sz w:val="20"/>
        </w:rPr>
      </w:pPr>
    </w:p>
    <w:p w14:paraId="2DA3D5F6" w14:textId="77777777" w:rsidR="0064668A" w:rsidRDefault="0064668A" w:rsidP="00255BE1">
      <w:pPr>
        <w:rPr>
          <w:sz w:val="20"/>
        </w:rPr>
      </w:pPr>
    </w:p>
    <w:p w14:paraId="015409D3" w14:textId="77777777" w:rsidR="0064668A" w:rsidRDefault="0064668A" w:rsidP="00255BE1">
      <w:pPr>
        <w:rPr>
          <w:sz w:val="20"/>
        </w:rPr>
      </w:pPr>
    </w:p>
    <w:p w14:paraId="100993C2" w14:textId="77777777" w:rsidR="0064668A" w:rsidRDefault="0064668A" w:rsidP="00255BE1">
      <w:pPr>
        <w:rPr>
          <w:sz w:val="20"/>
        </w:rPr>
      </w:pPr>
    </w:p>
    <w:p w14:paraId="5A76447B" w14:textId="77777777" w:rsidR="0064668A" w:rsidRPr="00386855" w:rsidRDefault="0064668A" w:rsidP="00255BE1">
      <w:pPr>
        <w:rPr>
          <w:sz w:val="20"/>
        </w:rPr>
      </w:pPr>
    </w:p>
    <w:p w14:paraId="062E0136" w14:textId="77777777" w:rsidR="00773594" w:rsidRPr="00513C50" w:rsidRDefault="00773594" w:rsidP="00255BE1">
      <w:pPr>
        <w:rPr>
          <w:b/>
        </w:rPr>
      </w:pPr>
      <w:bookmarkStart w:id="29" w:name="_Toc328148575"/>
    </w:p>
    <w:p w14:paraId="2DF11A3C" w14:textId="77777777" w:rsidR="009B11F2" w:rsidRPr="00513C50" w:rsidRDefault="009B11F2" w:rsidP="00255BE1">
      <w:pPr>
        <w:rPr>
          <w:b/>
        </w:rPr>
      </w:pPr>
      <w:r w:rsidRPr="00513C50">
        <w:rPr>
          <w:b/>
        </w:rPr>
        <w:t>Document Approval</w:t>
      </w:r>
      <w:bookmarkEnd w:id="29"/>
    </w:p>
    <w:p w14:paraId="15882A52" w14:textId="77777777" w:rsidR="009B11F2" w:rsidRPr="00386855" w:rsidRDefault="009B11F2" w:rsidP="009B11F2">
      <w:pPr>
        <w:rPr>
          <w:sz w:val="20"/>
        </w:rPr>
      </w:pPr>
      <w:r w:rsidRPr="00386855">
        <w:rPr>
          <w:sz w:val="20"/>
        </w:rPr>
        <w:t xml:space="preserve">Virtusa Corporation and </w:t>
      </w:r>
      <w:r w:rsidR="00472CA9" w:rsidRPr="00386855">
        <w:rPr>
          <w:sz w:val="20"/>
        </w:rPr>
        <w:t>HomeServe</w:t>
      </w:r>
      <w:r w:rsidRPr="00386855">
        <w:rPr>
          <w:sz w:val="20"/>
        </w:rPr>
        <w:t xml:space="preserve"> have reviewed this document and hereby agree that the contents herein are accurate. Any changes to this document must be communicated in writing and signed-off by both parties. </w:t>
      </w:r>
    </w:p>
    <w:p w14:paraId="23CC39F2" w14:textId="77777777" w:rsidR="009B11F2" w:rsidRPr="00513C50" w:rsidRDefault="009B11F2" w:rsidP="009B11F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20"/>
        <w:gridCol w:w="4140"/>
      </w:tblGrid>
      <w:tr w:rsidR="009B11F2" w:rsidRPr="00386855" w14:paraId="057959B0" w14:textId="77777777" w:rsidTr="00E948F6">
        <w:trPr>
          <w:trHeight w:val="305"/>
        </w:trPr>
        <w:tc>
          <w:tcPr>
            <w:tcW w:w="4320" w:type="dxa"/>
            <w:tcMar>
              <w:top w:w="29" w:type="dxa"/>
              <w:left w:w="115" w:type="dxa"/>
              <w:bottom w:w="29" w:type="dxa"/>
              <w:right w:w="115" w:type="dxa"/>
            </w:tcMar>
          </w:tcPr>
          <w:p w14:paraId="6CD7CE8E" w14:textId="77777777" w:rsidR="009B11F2" w:rsidRPr="00386855" w:rsidRDefault="009B11F2" w:rsidP="00255BE1">
            <w:pPr>
              <w:rPr>
                <w:sz w:val="20"/>
              </w:rPr>
            </w:pPr>
            <w:r w:rsidRPr="00386855">
              <w:rPr>
                <w:sz w:val="20"/>
              </w:rPr>
              <w:t>Signature</w:t>
            </w:r>
          </w:p>
        </w:tc>
        <w:tc>
          <w:tcPr>
            <w:tcW w:w="4140" w:type="dxa"/>
            <w:tcMar>
              <w:top w:w="29" w:type="dxa"/>
              <w:left w:w="115" w:type="dxa"/>
              <w:bottom w:w="29" w:type="dxa"/>
              <w:right w:w="115" w:type="dxa"/>
            </w:tcMar>
          </w:tcPr>
          <w:p w14:paraId="2E1C0F07" w14:textId="77777777" w:rsidR="009B11F2" w:rsidRPr="00386855" w:rsidRDefault="009B11F2" w:rsidP="00255BE1">
            <w:pPr>
              <w:rPr>
                <w:sz w:val="20"/>
              </w:rPr>
            </w:pPr>
            <w:r w:rsidRPr="00386855">
              <w:rPr>
                <w:sz w:val="20"/>
              </w:rPr>
              <w:t>Signature</w:t>
            </w:r>
          </w:p>
        </w:tc>
      </w:tr>
      <w:tr w:rsidR="009B11F2" w:rsidRPr="00386855" w14:paraId="1057CB54" w14:textId="77777777" w:rsidTr="00E948F6">
        <w:trPr>
          <w:trHeight w:val="305"/>
        </w:trPr>
        <w:tc>
          <w:tcPr>
            <w:tcW w:w="4320" w:type="dxa"/>
            <w:tcMar>
              <w:top w:w="29" w:type="dxa"/>
              <w:left w:w="115" w:type="dxa"/>
              <w:bottom w:w="29" w:type="dxa"/>
              <w:right w:w="115" w:type="dxa"/>
            </w:tcMar>
          </w:tcPr>
          <w:p w14:paraId="1B7255C2" w14:textId="77777777" w:rsidR="009B11F2" w:rsidRPr="00386855" w:rsidRDefault="009B11F2" w:rsidP="00255BE1">
            <w:pPr>
              <w:rPr>
                <w:sz w:val="20"/>
              </w:rPr>
            </w:pPr>
            <w:r w:rsidRPr="00386855">
              <w:rPr>
                <w:sz w:val="20"/>
              </w:rPr>
              <w:t xml:space="preserve">Date: </w:t>
            </w:r>
          </w:p>
        </w:tc>
        <w:tc>
          <w:tcPr>
            <w:tcW w:w="4140" w:type="dxa"/>
            <w:tcMar>
              <w:top w:w="29" w:type="dxa"/>
              <w:left w:w="115" w:type="dxa"/>
              <w:bottom w:w="29" w:type="dxa"/>
              <w:right w:w="115" w:type="dxa"/>
            </w:tcMar>
          </w:tcPr>
          <w:p w14:paraId="0C50BC63" w14:textId="77777777" w:rsidR="009B11F2" w:rsidRPr="00386855" w:rsidRDefault="009B11F2" w:rsidP="00255BE1">
            <w:pPr>
              <w:rPr>
                <w:sz w:val="20"/>
              </w:rPr>
            </w:pPr>
            <w:r w:rsidRPr="00386855">
              <w:rPr>
                <w:sz w:val="20"/>
              </w:rPr>
              <w:t xml:space="preserve">Date: </w:t>
            </w:r>
          </w:p>
        </w:tc>
      </w:tr>
      <w:tr w:rsidR="009B11F2" w:rsidRPr="00386855" w14:paraId="4189636F" w14:textId="77777777" w:rsidTr="00E948F6">
        <w:trPr>
          <w:trHeight w:val="305"/>
        </w:trPr>
        <w:tc>
          <w:tcPr>
            <w:tcW w:w="4320" w:type="dxa"/>
            <w:tcMar>
              <w:top w:w="29" w:type="dxa"/>
              <w:left w:w="115" w:type="dxa"/>
              <w:bottom w:w="29" w:type="dxa"/>
              <w:right w:w="115" w:type="dxa"/>
            </w:tcMar>
          </w:tcPr>
          <w:p w14:paraId="1320132F" w14:textId="77777777" w:rsidR="009B11F2" w:rsidRPr="00386855" w:rsidRDefault="009B11F2" w:rsidP="00255BE1">
            <w:pPr>
              <w:rPr>
                <w:sz w:val="20"/>
              </w:rPr>
            </w:pPr>
            <w:r w:rsidRPr="00386855">
              <w:rPr>
                <w:sz w:val="20"/>
              </w:rPr>
              <w:t xml:space="preserve">Name: </w:t>
            </w:r>
          </w:p>
        </w:tc>
        <w:tc>
          <w:tcPr>
            <w:tcW w:w="4140" w:type="dxa"/>
            <w:tcMar>
              <w:top w:w="29" w:type="dxa"/>
              <w:left w:w="115" w:type="dxa"/>
              <w:bottom w:w="29" w:type="dxa"/>
              <w:right w:w="115" w:type="dxa"/>
            </w:tcMar>
          </w:tcPr>
          <w:p w14:paraId="508CB85B" w14:textId="77777777" w:rsidR="009B11F2" w:rsidRPr="00386855" w:rsidRDefault="009B11F2" w:rsidP="00255BE1">
            <w:pPr>
              <w:rPr>
                <w:sz w:val="20"/>
              </w:rPr>
            </w:pPr>
            <w:r w:rsidRPr="00386855">
              <w:rPr>
                <w:sz w:val="20"/>
              </w:rPr>
              <w:t xml:space="preserve">Name: </w:t>
            </w:r>
          </w:p>
        </w:tc>
      </w:tr>
      <w:tr w:rsidR="009B11F2" w:rsidRPr="00386855" w14:paraId="29965B6E" w14:textId="77777777" w:rsidTr="00E948F6">
        <w:trPr>
          <w:trHeight w:val="305"/>
        </w:trPr>
        <w:tc>
          <w:tcPr>
            <w:tcW w:w="4320" w:type="dxa"/>
            <w:tcMar>
              <w:top w:w="29" w:type="dxa"/>
              <w:left w:w="115" w:type="dxa"/>
              <w:bottom w:w="29" w:type="dxa"/>
              <w:right w:w="115" w:type="dxa"/>
            </w:tcMar>
          </w:tcPr>
          <w:p w14:paraId="4EB87423" w14:textId="77777777" w:rsidR="009B11F2" w:rsidRPr="00386855" w:rsidRDefault="009B11F2" w:rsidP="00255BE1">
            <w:pPr>
              <w:rPr>
                <w:sz w:val="20"/>
              </w:rPr>
            </w:pPr>
            <w:r w:rsidRPr="00386855">
              <w:rPr>
                <w:sz w:val="20"/>
              </w:rPr>
              <w:t xml:space="preserve">Client:: </w:t>
            </w:r>
            <w:r w:rsidR="007F6776" w:rsidRPr="00386855">
              <w:rPr>
                <w:sz w:val="20"/>
              </w:rPr>
              <w:t>HomeServe</w:t>
            </w:r>
          </w:p>
        </w:tc>
        <w:tc>
          <w:tcPr>
            <w:tcW w:w="4140" w:type="dxa"/>
            <w:tcMar>
              <w:top w:w="29" w:type="dxa"/>
              <w:left w:w="115" w:type="dxa"/>
              <w:bottom w:w="29" w:type="dxa"/>
              <w:right w:w="115" w:type="dxa"/>
            </w:tcMar>
          </w:tcPr>
          <w:p w14:paraId="154C4240" w14:textId="77777777" w:rsidR="009B11F2" w:rsidRPr="00386855" w:rsidRDefault="009B11F2" w:rsidP="00255BE1">
            <w:pPr>
              <w:rPr>
                <w:sz w:val="20"/>
              </w:rPr>
            </w:pPr>
            <w:r w:rsidRPr="00386855">
              <w:rPr>
                <w:sz w:val="20"/>
              </w:rPr>
              <w:t>Virtusa Corporation</w:t>
            </w:r>
          </w:p>
        </w:tc>
      </w:tr>
      <w:tr w:rsidR="007F6776" w:rsidRPr="00513C50" w14:paraId="6A6D2FE5" w14:textId="77777777" w:rsidTr="00E948F6">
        <w:trPr>
          <w:trHeight w:val="305"/>
        </w:trPr>
        <w:tc>
          <w:tcPr>
            <w:tcW w:w="4320" w:type="dxa"/>
            <w:tcMar>
              <w:top w:w="29" w:type="dxa"/>
              <w:left w:w="115" w:type="dxa"/>
              <w:bottom w:w="29" w:type="dxa"/>
              <w:right w:w="115" w:type="dxa"/>
            </w:tcMar>
          </w:tcPr>
          <w:p w14:paraId="083E5E0F" w14:textId="77777777" w:rsidR="007F6776" w:rsidRDefault="007F6776" w:rsidP="00255BE1">
            <w:r>
              <w:t>Address:</w:t>
            </w:r>
          </w:p>
          <w:p w14:paraId="5BAB29C8" w14:textId="77777777" w:rsidR="001E2380" w:rsidRDefault="001E2380" w:rsidP="00D9150E">
            <w:pPr>
              <w:pStyle w:val="ReturnAddress"/>
              <w:framePr w:w="0" w:hRule="auto" w:wrap="auto" w:vAnchor="margin" w:hAnchor="text" w:xAlign="left" w:yAlign="inline"/>
              <w:rPr>
                <w:color w:val="222222"/>
                <w:sz w:val="20"/>
                <w:shd w:val="clear" w:color="auto" w:fill="FFFFFF"/>
              </w:rPr>
            </w:pPr>
            <w:r>
              <w:rPr>
                <w:color w:val="222222"/>
                <w:sz w:val="20"/>
                <w:shd w:val="clear" w:color="auto" w:fill="FFFFFF"/>
              </w:rPr>
              <w:t>Cable Drive,</w:t>
            </w:r>
          </w:p>
          <w:p w14:paraId="506ED0AC" w14:textId="77777777" w:rsidR="001E2380" w:rsidRDefault="001E2380" w:rsidP="00D9150E">
            <w:pPr>
              <w:pStyle w:val="ReturnAddress"/>
              <w:framePr w:w="0" w:hRule="auto" w:wrap="auto" w:vAnchor="margin" w:hAnchor="text" w:xAlign="left" w:yAlign="inline"/>
              <w:rPr>
                <w:color w:val="222222"/>
                <w:sz w:val="20"/>
                <w:shd w:val="clear" w:color="auto" w:fill="FFFFFF"/>
              </w:rPr>
            </w:pPr>
            <w:r>
              <w:rPr>
                <w:color w:val="222222"/>
                <w:sz w:val="20"/>
                <w:shd w:val="clear" w:color="auto" w:fill="FFFFFF"/>
              </w:rPr>
              <w:t xml:space="preserve">Walsall, </w:t>
            </w:r>
          </w:p>
          <w:p w14:paraId="4648295B" w14:textId="77777777" w:rsidR="001E2380" w:rsidRDefault="001E2380" w:rsidP="00D9150E">
            <w:pPr>
              <w:pStyle w:val="ReturnAddress"/>
              <w:framePr w:w="0" w:hRule="auto" w:wrap="auto" w:vAnchor="margin" w:hAnchor="text" w:xAlign="left" w:yAlign="inline"/>
              <w:rPr>
                <w:color w:val="222222"/>
                <w:sz w:val="20"/>
                <w:shd w:val="clear" w:color="auto" w:fill="FFFFFF"/>
              </w:rPr>
            </w:pPr>
            <w:r>
              <w:rPr>
                <w:color w:val="222222"/>
                <w:sz w:val="20"/>
                <w:shd w:val="clear" w:color="auto" w:fill="FFFFFF"/>
              </w:rPr>
              <w:t xml:space="preserve">West Midlands </w:t>
            </w:r>
          </w:p>
          <w:p w14:paraId="59675DDA" w14:textId="77777777" w:rsidR="001E2380" w:rsidRDefault="001E2380" w:rsidP="00D9150E">
            <w:pPr>
              <w:pStyle w:val="ReturnAddress"/>
              <w:framePr w:w="0" w:hRule="auto" w:wrap="auto" w:vAnchor="margin" w:hAnchor="text" w:xAlign="left" w:yAlign="inline"/>
            </w:pPr>
            <w:r>
              <w:rPr>
                <w:color w:val="222222"/>
                <w:sz w:val="20"/>
                <w:shd w:val="clear" w:color="auto" w:fill="FFFFFF"/>
              </w:rPr>
              <w:t>WS2 7BN</w:t>
            </w:r>
          </w:p>
          <w:p w14:paraId="6D884D35" w14:textId="77777777" w:rsidR="00D9150E" w:rsidRPr="00513C50" w:rsidRDefault="00D9150E" w:rsidP="00D9150E">
            <w:pPr>
              <w:pStyle w:val="ReturnAddress"/>
              <w:framePr w:w="0" w:hRule="auto" w:wrap="auto" w:vAnchor="margin" w:hAnchor="text" w:xAlign="left" w:yAlign="inline"/>
            </w:pPr>
          </w:p>
        </w:tc>
        <w:tc>
          <w:tcPr>
            <w:tcW w:w="4140" w:type="dxa"/>
            <w:tcMar>
              <w:top w:w="29" w:type="dxa"/>
              <w:left w:w="115" w:type="dxa"/>
              <w:bottom w:w="29" w:type="dxa"/>
              <w:right w:w="115" w:type="dxa"/>
            </w:tcMar>
          </w:tcPr>
          <w:p w14:paraId="2106E25E" w14:textId="77777777" w:rsidR="007F6776" w:rsidRPr="00E50926" w:rsidRDefault="007F6776" w:rsidP="00255BE1">
            <w:pPr>
              <w:rPr>
                <w:sz w:val="20"/>
              </w:rPr>
            </w:pPr>
            <w:r w:rsidRPr="00E50926">
              <w:t>Address:</w:t>
            </w:r>
          </w:p>
          <w:p w14:paraId="2026EA38" w14:textId="77777777" w:rsidR="0064668A" w:rsidRPr="00324996" w:rsidRDefault="0064668A" w:rsidP="0064668A">
            <w:pPr>
              <w:pStyle w:val="ReturnAddress"/>
              <w:framePr w:w="0" w:hRule="auto" w:wrap="auto" w:vAnchor="margin" w:hAnchor="text" w:xAlign="left" w:yAlign="inline"/>
              <w:jc w:val="left"/>
              <w:rPr>
                <w:color w:val="222222"/>
                <w:sz w:val="20"/>
                <w:shd w:val="clear" w:color="auto" w:fill="FFFFFF"/>
              </w:rPr>
            </w:pPr>
            <w:r w:rsidRPr="00324996">
              <w:rPr>
                <w:color w:val="222222"/>
                <w:sz w:val="20"/>
                <w:shd w:val="clear" w:color="auto" w:fill="FFFFFF"/>
              </w:rPr>
              <w:t>Virtusa (UK) Ltd</w:t>
            </w:r>
          </w:p>
          <w:p w14:paraId="0FF4376B" w14:textId="77777777" w:rsidR="0064668A" w:rsidRPr="00324996" w:rsidRDefault="0064668A" w:rsidP="0064668A">
            <w:pPr>
              <w:pStyle w:val="ReturnAddress"/>
              <w:framePr w:w="0" w:hRule="auto" w:wrap="auto" w:vAnchor="margin" w:hAnchor="text" w:xAlign="left" w:yAlign="inline"/>
              <w:jc w:val="left"/>
              <w:rPr>
                <w:color w:val="222222"/>
                <w:sz w:val="20"/>
                <w:shd w:val="clear" w:color="auto" w:fill="FFFFFF"/>
              </w:rPr>
            </w:pPr>
            <w:r w:rsidRPr="00324996">
              <w:rPr>
                <w:color w:val="222222"/>
                <w:sz w:val="20"/>
                <w:shd w:val="clear" w:color="auto" w:fill="FFFFFF"/>
              </w:rPr>
              <w:t>Level 8</w:t>
            </w:r>
          </w:p>
          <w:p w14:paraId="26FECBE1" w14:textId="77777777" w:rsidR="0064668A" w:rsidRPr="00324996" w:rsidRDefault="0064668A" w:rsidP="0064668A">
            <w:pPr>
              <w:pStyle w:val="ReturnAddress"/>
              <w:framePr w:w="0" w:hRule="auto" w:wrap="auto" w:vAnchor="margin" w:hAnchor="text" w:xAlign="left" w:yAlign="inline"/>
              <w:jc w:val="left"/>
              <w:rPr>
                <w:color w:val="222222"/>
                <w:sz w:val="20"/>
                <w:shd w:val="clear" w:color="auto" w:fill="FFFFFF"/>
              </w:rPr>
            </w:pPr>
            <w:r w:rsidRPr="00324996">
              <w:rPr>
                <w:color w:val="222222"/>
                <w:sz w:val="20"/>
                <w:shd w:val="clear" w:color="auto" w:fill="FFFFFF"/>
              </w:rPr>
              <w:t>26 Finsbury Square</w:t>
            </w:r>
            <w:r w:rsidRPr="00324996">
              <w:rPr>
                <w:color w:val="222222"/>
                <w:sz w:val="20"/>
                <w:shd w:val="clear" w:color="auto" w:fill="FFFFFF"/>
              </w:rPr>
              <w:br/>
              <w:t>London</w:t>
            </w:r>
            <w:r w:rsidRPr="00324996">
              <w:rPr>
                <w:color w:val="222222"/>
                <w:sz w:val="20"/>
                <w:shd w:val="clear" w:color="auto" w:fill="FFFFFF"/>
              </w:rPr>
              <w:br/>
              <w:t>EC2A 1D</w:t>
            </w:r>
          </w:p>
          <w:p w14:paraId="17E03F92" w14:textId="77777777" w:rsidR="0064668A" w:rsidRPr="00324996" w:rsidRDefault="0064668A" w:rsidP="0064668A">
            <w:pPr>
              <w:pStyle w:val="ReturnAddress"/>
              <w:framePr w:w="0" w:hRule="auto" w:wrap="auto" w:vAnchor="margin" w:hAnchor="text" w:xAlign="left" w:yAlign="inline"/>
              <w:jc w:val="left"/>
              <w:rPr>
                <w:color w:val="222222"/>
                <w:sz w:val="20"/>
                <w:shd w:val="clear" w:color="auto" w:fill="FFFFFF"/>
              </w:rPr>
            </w:pPr>
            <w:r w:rsidRPr="00324996">
              <w:rPr>
                <w:color w:val="222222"/>
                <w:sz w:val="20"/>
                <w:shd w:val="clear" w:color="auto" w:fill="FFFFFF"/>
              </w:rPr>
              <w:t xml:space="preserve">E-mail : </w:t>
            </w:r>
            <w:hyperlink r:id="rId17" w:history="1">
              <w:r w:rsidRPr="00324996">
                <w:rPr>
                  <w:color w:val="222222"/>
                  <w:sz w:val="20"/>
                  <w:shd w:val="clear" w:color="auto" w:fill="FFFFFF"/>
                </w:rPr>
                <w:t>info@virtusa.com</w:t>
              </w:r>
            </w:hyperlink>
          </w:p>
          <w:p w14:paraId="10F38CCC" w14:textId="77777777" w:rsidR="00016D64" w:rsidRPr="00513C50" w:rsidRDefault="0064668A" w:rsidP="0064668A">
            <w:pPr>
              <w:pStyle w:val="ReturnAddress"/>
              <w:framePr w:w="0" w:hRule="auto" w:wrap="auto" w:vAnchor="margin" w:hAnchor="text" w:xAlign="left" w:yAlign="inline"/>
            </w:pPr>
            <w:r w:rsidRPr="00324996">
              <w:rPr>
                <w:color w:val="222222"/>
                <w:sz w:val="20"/>
                <w:shd w:val="clear" w:color="auto" w:fill="FFFFFF"/>
              </w:rPr>
              <w:t xml:space="preserve">URL  : </w:t>
            </w:r>
            <w:hyperlink r:id="rId18" w:history="1">
              <w:r w:rsidRPr="00324996">
                <w:rPr>
                  <w:color w:val="222222"/>
                  <w:sz w:val="20"/>
                  <w:shd w:val="clear" w:color="auto" w:fill="FFFFFF"/>
                </w:rPr>
                <w:t>www.virtusa.com</w:t>
              </w:r>
            </w:hyperlink>
          </w:p>
        </w:tc>
      </w:tr>
    </w:tbl>
    <w:p w14:paraId="79D35076" w14:textId="77777777" w:rsidR="009B11F2" w:rsidRPr="00513C50" w:rsidRDefault="009B11F2" w:rsidP="009B11F2"/>
    <w:p w14:paraId="3AC2AAC4" w14:textId="77777777" w:rsidR="000B43AF" w:rsidRDefault="000B43AF" w:rsidP="00183149"/>
    <w:p w14:paraId="591DEA42" w14:textId="77777777" w:rsidR="000B43AF" w:rsidRPr="000B43AF" w:rsidRDefault="000B43AF" w:rsidP="000B43AF"/>
    <w:p w14:paraId="6BB0C3A2" w14:textId="77777777" w:rsidR="000B43AF" w:rsidRPr="000B43AF" w:rsidRDefault="000B43AF" w:rsidP="000B43AF"/>
    <w:p w14:paraId="774E2000" w14:textId="77777777" w:rsidR="000B43AF" w:rsidRPr="000B43AF" w:rsidRDefault="000B43AF" w:rsidP="000B43AF"/>
    <w:p w14:paraId="0B2E8D79" w14:textId="77777777" w:rsidR="000B43AF" w:rsidRPr="000B43AF" w:rsidRDefault="000B43AF" w:rsidP="000B43AF"/>
    <w:p w14:paraId="13F61CF9" w14:textId="77777777" w:rsidR="000B43AF" w:rsidRPr="000B43AF" w:rsidRDefault="000B43AF" w:rsidP="000B43AF"/>
    <w:p w14:paraId="63C230E8" w14:textId="77777777" w:rsidR="000B43AF" w:rsidRPr="000B43AF" w:rsidRDefault="000B43AF" w:rsidP="000B43AF"/>
    <w:p w14:paraId="2BDB13D1" w14:textId="77777777" w:rsidR="000B43AF" w:rsidRPr="000B43AF" w:rsidRDefault="000B43AF" w:rsidP="000B43AF"/>
    <w:p w14:paraId="0E94031C" w14:textId="77777777" w:rsidR="000B43AF" w:rsidRPr="000B43AF" w:rsidRDefault="000B43AF" w:rsidP="000B43AF"/>
    <w:p w14:paraId="5F47F5E7" w14:textId="77777777" w:rsidR="000B43AF" w:rsidRPr="000B43AF" w:rsidRDefault="000B43AF" w:rsidP="000B43AF"/>
    <w:p w14:paraId="66B1899D" w14:textId="77777777" w:rsidR="000B43AF" w:rsidRPr="000B43AF" w:rsidRDefault="000B43AF" w:rsidP="000B43AF"/>
    <w:p w14:paraId="43F93F0D" w14:textId="77777777" w:rsidR="000B43AF" w:rsidRPr="000B43AF" w:rsidRDefault="000B43AF" w:rsidP="000B43AF"/>
    <w:p w14:paraId="4BF4A898" w14:textId="77777777" w:rsidR="000B43AF" w:rsidRPr="000B43AF" w:rsidRDefault="000B43AF" w:rsidP="000B43AF">
      <w:pPr>
        <w:tabs>
          <w:tab w:val="left" w:pos="6694"/>
        </w:tabs>
      </w:pPr>
      <w:r>
        <w:tab/>
      </w:r>
    </w:p>
    <w:p w14:paraId="03F4A504" w14:textId="77777777" w:rsidR="009B11F2" w:rsidRPr="000B43AF" w:rsidRDefault="000B43AF" w:rsidP="000B43AF">
      <w:pPr>
        <w:tabs>
          <w:tab w:val="left" w:pos="6694"/>
        </w:tabs>
        <w:sectPr w:rsidR="009B11F2" w:rsidRPr="000B43AF" w:rsidSect="008E1C4C">
          <w:headerReference w:type="default" r:id="rId19"/>
          <w:footerReference w:type="default" r:id="rId20"/>
          <w:pgSz w:w="12240" w:h="15840"/>
          <w:pgMar w:top="1440" w:right="1800" w:bottom="1440" w:left="1800" w:header="720" w:footer="720" w:gutter="0"/>
          <w:pgNumType w:start="2"/>
          <w:cols w:space="720"/>
          <w:docGrid w:linePitch="360"/>
        </w:sectPr>
      </w:pPr>
      <w:r>
        <w:lastRenderedPageBreak/>
        <w:tab/>
      </w:r>
    </w:p>
    <w:p w14:paraId="5B6B3D1A" w14:textId="77777777" w:rsidR="002610BC" w:rsidRDefault="002610BC" w:rsidP="00C72E3D">
      <w:pPr>
        <w:pStyle w:val="Heading1"/>
        <w:pageBreakBefore/>
        <w:numPr>
          <w:ilvl w:val="0"/>
          <w:numId w:val="3"/>
        </w:numPr>
        <w:ind w:left="431" w:hanging="431"/>
        <w:jc w:val="left"/>
      </w:pPr>
      <w:bookmarkStart w:id="30" w:name="_Toc465253346"/>
      <w:r w:rsidRPr="00513C50">
        <w:lastRenderedPageBreak/>
        <w:t>Introduction</w:t>
      </w:r>
      <w:bookmarkEnd w:id="13"/>
      <w:bookmarkEnd w:id="14"/>
      <w:bookmarkEnd w:id="30"/>
    </w:p>
    <w:p w14:paraId="3C14068E" w14:textId="77777777" w:rsidR="00CD4A4E" w:rsidRPr="00B60316" w:rsidRDefault="00CD4A4E">
      <w:pPr>
        <w:pStyle w:val="Heading2"/>
        <w:tabs>
          <w:tab w:val="clear" w:pos="576"/>
        </w:tabs>
        <w:ind w:left="720" w:hanging="720"/>
      </w:pPr>
      <w:bookmarkStart w:id="31" w:name="_Toc465253347"/>
      <w:r w:rsidRPr="00B60316">
        <w:t>MDM Platform Overview</w:t>
      </w:r>
      <w:bookmarkEnd w:id="31"/>
    </w:p>
    <w:p w14:paraId="674C55F1" w14:textId="77777777" w:rsidR="006A2DBF" w:rsidRDefault="006A2DBF" w:rsidP="006A2DBF"/>
    <w:p w14:paraId="7689EF04" w14:textId="77777777" w:rsidR="00E357B0" w:rsidRDefault="00E357B0" w:rsidP="00E357B0">
      <w:pPr>
        <w:rPr>
          <w:sz w:val="20"/>
        </w:rPr>
      </w:pPr>
      <w:r>
        <w:rPr>
          <w:sz w:val="20"/>
        </w:rPr>
        <w:t xml:space="preserve">Master Data Management (MDM) </w:t>
      </w:r>
      <w:r w:rsidRPr="00975B70">
        <w:rPr>
          <w:sz w:val="20"/>
        </w:rPr>
        <w:t>comprises the processes, governance, policies, standards and tools that consistently define and manage the critical data of an organization to provide a single point of reference</w:t>
      </w:r>
      <w:r>
        <w:rPr>
          <w:sz w:val="20"/>
        </w:rPr>
        <w:t xml:space="preserve">. </w:t>
      </w:r>
    </w:p>
    <w:p w14:paraId="24A35EF2" w14:textId="77777777" w:rsidR="00E357B0" w:rsidRDefault="00E357B0" w:rsidP="00E357B0">
      <w:pPr>
        <w:rPr>
          <w:sz w:val="20"/>
        </w:rPr>
      </w:pPr>
    </w:p>
    <w:p w14:paraId="2A7E325F" w14:textId="77777777" w:rsidR="00E357B0" w:rsidRDefault="00E357B0" w:rsidP="00E357B0">
      <w:pPr>
        <w:rPr>
          <w:sz w:val="20"/>
        </w:rPr>
      </w:pPr>
      <w:r>
        <w:rPr>
          <w:sz w:val="20"/>
        </w:rPr>
        <w:t>In Homeserve, the strategic platform needs a MDM system to consolidate the customer/prospect information from various source systems for operational and marketing use. The following diagram outlines the overall MDM Platform architecture.</w:t>
      </w:r>
    </w:p>
    <w:p w14:paraId="465F32CA" w14:textId="77777777" w:rsidR="00B403C2" w:rsidRDefault="00B403C2" w:rsidP="006A2DBF">
      <w:pPr>
        <w:rPr>
          <w:sz w:val="20"/>
        </w:rPr>
      </w:pPr>
    </w:p>
    <w:p w14:paraId="4D2C45C6" w14:textId="73192785" w:rsidR="00B403C2" w:rsidRDefault="007D3393" w:rsidP="006A2DBF">
      <w:pPr>
        <w:rPr>
          <w:sz w:val="20"/>
        </w:rPr>
      </w:pPr>
      <w:r>
        <w:object w:dxaOrig="12661" w:dyaOrig="7231" w14:anchorId="7BD40E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46.75pt" o:ole="">
            <v:imagedata r:id="rId21" o:title=""/>
          </v:shape>
          <o:OLEObject Type="Embed" ProgID="Visio.Drawing.15" ShapeID="_x0000_i1025" DrawAspect="Content" ObjectID="_1549268277" r:id="rId22"/>
        </w:object>
      </w:r>
    </w:p>
    <w:p w14:paraId="367DA754" w14:textId="77777777" w:rsidR="00CB206C" w:rsidRDefault="00CB206C" w:rsidP="00CD4A4E"/>
    <w:p w14:paraId="2D87A8D6" w14:textId="639F4FC6" w:rsidR="00AD59AA" w:rsidRPr="00B60316" w:rsidRDefault="00AD59AA" w:rsidP="007B4838">
      <w:pPr>
        <w:tabs>
          <w:tab w:val="left" w:pos="2910"/>
        </w:tabs>
        <w:rPr>
          <w:b/>
          <w:sz w:val="20"/>
        </w:rPr>
      </w:pPr>
      <w:r w:rsidRPr="00B60316">
        <w:rPr>
          <w:b/>
          <w:sz w:val="20"/>
        </w:rPr>
        <w:t>Ensura Bach Integration:</w:t>
      </w:r>
    </w:p>
    <w:p w14:paraId="4864F1DC" w14:textId="77777777" w:rsidR="00AD59AA" w:rsidRPr="00B60316" w:rsidRDefault="00AD59AA" w:rsidP="007B4838">
      <w:pPr>
        <w:tabs>
          <w:tab w:val="left" w:pos="2910"/>
        </w:tabs>
        <w:rPr>
          <w:sz w:val="20"/>
        </w:rPr>
      </w:pPr>
    </w:p>
    <w:p w14:paraId="0D8918A9" w14:textId="77777777" w:rsidR="007B4838" w:rsidRPr="00B60316" w:rsidRDefault="007B4838" w:rsidP="007B4838">
      <w:pPr>
        <w:tabs>
          <w:tab w:val="left" w:pos="2910"/>
        </w:tabs>
        <w:rPr>
          <w:sz w:val="20"/>
        </w:rPr>
      </w:pPr>
      <w:r w:rsidRPr="00B60316">
        <w:rPr>
          <w:sz w:val="20"/>
        </w:rPr>
        <w:t xml:space="preserve">Ensura source system will send the files (Customer/Address/Policy/Decode). Through batch these files will be loaded into Staging area and then Data validation/Cleansing/Address validation apply on data, after that matching and survivorship golden record will generate and data will be loaded into corresponding MDM tables. </w:t>
      </w:r>
    </w:p>
    <w:p w14:paraId="71C44A60" w14:textId="77777777" w:rsidR="00AD59AA" w:rsidRPr="00B60316" w:rsidRDefault="00AD59AA" w:rsidP="007B4838">
      <w:pPr>
        <w:tabs>
          <w:tab w:val="left" w:pos="2910"/>
        </w:tabs>
        <w:rPr>
          <w:sz w:val="20"/>
        </w:rPr>
      </w:pPr>
    </w:p>
    <w:p w14:paraId="126630DA" w14:textId="0841221A" w:rsidR="00AD59AA" w:rsidRPr="00B60316" w:rsidRDefault="00AD59AA" w:rsidP="007B4838">
      <w:pPr>
        <w:tabs>
          <w:tab w:val="left" w:pos="2910"/>
        </w:tabs>
        <w:rPr>
          <w:b/>
          <w:sz w:val="20"/>
        </w:rPr>
      </w:pPr>
      <w:r w:rsidRPr="00B60316">
        <w:rPr>
          <w:b/>
          <w:sz w:val="20"/>
        </w:rPr>
        <w:t>Ensura Real-Time Integration:</w:t>
      </w:r>
    </w:p>
    <w:p w14:paraId="756CC4ED" w14:textId="77777777" w:rsidR="00AD59AA" w:rsidRPr="00B60316" w:rsidRDefault="00AD59AA" w:rsidP="007B4838">
      <w:pPr>
        <w:tabs>
          <w:tab w:val="left" w:pos="2910"/>
        </w:tabs>
        <w:rPr>
          <w:sz w:val="20"/>
        </w:rPr>
      </w:pPr>
    </w:p>
    <w:p w14:paraId="5BDD6024" w14:textId="6E0F1126" w:rsidR="00AD59AA" w:rsidRDefault="00AD59AA" w:rsidP="00AD59AA">
      <w:pPr>
        <w:tabs>
          <w:tab w:val="left" w:pos="2910"/>
        </w:tabs>
        <w:rPr>
          <w:sz w:val="20"/>
        </w:rPr>
      </w:pPr>
      <w:r w:rsidRPr="00B60316">
        <w:rPr>
          <w:sz w:val="20"/>
        </w:rPr>
        <w:t xml:space="preserve">In Release 4 Ensura uses MDM “CreateParty”  and “UpdateParty“ realtime services </w:t>
      </w:r>
      <w:r w:rsidR="00391710" w:rsidRPr="00B60316">
        <w:rPr>
          <w:sz w:val="20"/>
        </w:rPr>
        <w:t>to</w:t>
      </w:r>
      <w:r w:rsidRPr="00B60316">
        <w:rPr>
          <w:sz w:val="20"/>
        </w:rPr>
        <w:t xml:space="preserve"> send Customer, Address, Policy and Asset details to MDM </w:t>
      </w:r>
      <w:r w:rsidR="00391710" w:rsidRPr="00B60316">
        <w:rPr>
          <w:sz w:val="20"/>
        </w:rPr>
        <w:t>via</w:t>
      </w:r>
      <w:r w:rsidRPr="00B60316">
        <w:rPr>
          <w:sz w:val="20"/>
        </w:rPr>
        <w:t xml:space="preserve"> SOAP requests. </w:t>
      </w:r>
      <w:r w:rsidR="004C5079" w:rsidRPr="00B60316">
        <w:rPr>
          <w:sz w:val="20"/>
        </w:rPr>
        <w:t>MDM Services captures these r</w:t>
      </w:r>
      <w:r w:rsidRPr="00B60316">
        <w:rPr>
          <w:sz w:val="20"/>
        </w:rPr>
        <w:t xml:space="preserve">equests </w:t>
      </w:r>
      <w:r w:rsidR="004C5079" w:rsidRPr="00B60316">
        <w:rPr>
          <w:sz w:val="20"/>
        </w:rPr>
        <w:t>and loads the data</w:t>
      </w:r>
      <w:r w:rsidRPr="00B60316">
        <w:rPr>
          <w:sz w:val="20"/>
        </w:rPr>
        <w:t xml:space="preserve"> into Staging area and then Data validation/Cleansing/Address validation (Capscan Realtime) apply on data, after that matching and survivorship golden record will generate and data will be loaded into corresponding MDM tables.</w:t>
      </w:r>
      <w:r>
        <w:rPr>
          <w:sz w:val="20"/>
        </w:rPr>
        <w:t xml:space="preserve"> </w:t>
      </w:r>
    </w:p>
    <w:p w14:paraId="5F83C862" w14:textId="77777777" w:rsidR="00183149" w:rsidRDefault="00183149" w:rsidP="007B4838">
      <w:pPr>
        <w:tabs>
          <w:tab w:val="left" w:pos="2910"/>
        </w:tabs>
        <w:rPr>
          <w:sz w:val="20"/>
        </w:rPr>
      </w:pPr>
    </w:p>
    <w:p w14:paraId="5DAB5242" w14:textId="77777777" w:rsidR="00183149" w:rsidRDefault="00183149" w:rsidP="007B4838">
      <w:pPr>
        <w:tabs>
          <w:tab w:val="left" w:pos="2910"/>
        </w:tabs>
        <w:rPr>
          <w:sz w:val="20"/>
        </w:rPr>
      </w:pPr>
    </w:p>
    <w:p w14:paraId="107F9515" w14:textId="77777777" w:rsidR="00183149" w:rsidRPr="00183149" w:rsidRDefault="00183149" w:rsidP="007B4838">
      <w:pPr>
        <w:tabs>
          <w:tab w:val="left" w:pos="2910"/>
        </w:tabs>
        <w:rPr>
          <w:sz w:val="20"/>
        </w:rPr>
      </w:pPr>
      <w:r>
        <w:rPr>
          <w:sz w:val="20"/>
        </w:rPr>
        <w:t>Source systems PEGA/</w:t>
      </w:r>
      <w:r w:rsidRPr="00D055E7">
        <w:rPr>
          <w:sz w:val="20"/>
        </w:rPr>
        <w:t>Ensura</w:t>
      </w:r>
      <w:r>
        <w:rPr>
          <w:sz w:val="20"/>
        </w:rPr>
        <w:t xml:space="preserve"> are integrated with MDM in real-time as part of Unity Release 4. MDM real time services details will be covered in Real time Design document.</w:t>
      </w:r>
    </w:p>
    <w:p w14:paraId="0986F7B6" w14:textId="77777777" w:rsidR="00E357B0" w:rsidRDefault="00E357B0" w:rsidP="00CD4A4E"/>
    <w:p w14:paraId="19D9B39F" w14:textId="77777777" w:rsidR="002610BC" w:rsidRPr="00B60316" w:rsidRDefault="00DC61A4">
      <w:pPr>
        <w:pStyle w:val="Heading2"/>
        <w:tabs>
          <w:tab w:val="clear" w:pos="576"/>
        </w:tabs>
        <w:ind w:left="720" w:hanging="720"/>
      </w:pPr>
      <w:bookmarkStart w:id="32" w:name="_Toc465253348"/>
      <w:r w:rsidRPr="00B60316">
        <w:t>Objective</w:t>
      </w:r>
      <w:bookmarkEnd w:id="32"/>
    </w:p>
    <w:p w14:paraId="4FCC9E92" w14:textId="77777777" w:rsidR="0029077C" w:rsidRPr="00B60316" w:rsidRDefault="0029077C" w:rsidP="00695428">
      <w:pPr>
        <w:rPr>
          <w:color w:val="000000" w:themeColor="text1"/>
          <w:sz w:val="20"/>
        </w:rPr>
      </w:pPr>
    </w:p>
    <w:p w14:paraId="77EC2FA3" w14:textId="5311D1BE" w:rsidR="007E2376" w:rsidRPr="00B60316" w:rsidRDefault="007E2376" w:rsidP="007E2376">
      <w:pPr>
        <w:rPr>
          <w:sz w:val="20"/>
        </w:rPr>
      </w:pPr>
      <w:r w:rsidRPr="00B60316">
        <w:rPr>
          <w:sz w:val="20"/>
        </w:rPr>
        <w:t xml:space="preserve">The scope of this </w:t>
      </w:r>
      <w:r w:rsidR="000128B9" w:rsidRPr="00B60316">
        <w:rPr>
          <w:sz w:val="20"/>
        </w:rPr>
        <w:t>Technical D</w:t>
      </w:r>
      <w:r w:rsidRPr="00B60316">
        <w:rPr>
          <w:sz w:val="20"/>
        </w:rPr>
        <w:t>esign is to cover</w:t>
      </w:r>
      <w:r w:rsidR="00160584" w:rsidRPr="00B60316">
        <w:rPr>
          <w:sz w:val="20"/>
        </w:rPr>
        <w:t xml:space="preserve"> </w:t>
      </w:r>
      <w:r w:rsidR="007B184F" w:rsidRPr="00B60316">
        <w:rPr>
          <w:sz w:val="20"/>
        </w:rPr>
        <w:t xml:space="preserve">batch </w:t>
      </w:r>
      <w:r w:rsidR="00966C2A" w:rsidRPr="00B60316">
        <w:rPr>
          <w:sz w:val="20"/>
        </w:rPr>
        <w:t>and realtime integration</w:t>
      </w:r>
      <w:r w:rsidR="00160584" w:rsidRPr="00B60316">
        <w:rPr>
          <w:sz w:val="20"/>
        </w:rPr>
        <w:t xml:space="preserve"> of Ensura system (Core customer details) with MDM Platform.</w:t>
      </w:r>
    </w:p>
    <w:p w14:paraId="3AEC6FEF" w14:textId="77777777" w:rsidR="007E2376" w:rsidRPr="00B60316" w:rsidRDefault="007E2376" w:rsidP="007E2376">
      <w:pPr>
        <w:rPr>
          <w:sz w:val="20"/>
        </w:rPr>
      </w:pPr>
      <w:r w:rsidRPr="00B60316">
        <w:rPr>
          <w:sz w:val="20"/>
        </w:rPr>
        <w:t xml:space="preserve">The key objectives of this </w:t>
      </w:r>
      <w:r w:rsidR="00160584" w:rsidRPr="00B60316">
        <w:rPr>
          <w:sz w:val="20"/>
        </w:rPr>
        <w:t>Technical D</w:t>
      </w:r>
      <w:r w:rsidRPr="00B60316">
        <w:rPr>
          <w:sz w:val="20"/>
        </w:rPr>
        <w:t>esign a</w:t>
      </w:r>
      <w:r w:rsidR="00160584" w:rsidRPr="00B60316">
        <w:rPr>
          <w:sz w:val="20"/>
        </w:rPr>
        <w:t>re to cover the following items:</w:t>
      </w:r>
    </w:p>
    <w:p w14:paraId="1B8EF712" w14:textId="77777777" w:rsidR="00F075B6" w:rsidRPr="00B60316" w:rsidRDefault="00F075B6" w:rsidP="007E2376">
      <w:pPr>
        <w:rPr>
          <w:sz w:val="20"/>
        </w:rPr>
      </w:pPr>
    </w:p>
    <w:p w14:paraId="56A93FCF" w14:textId="77777777" w:rsidR="007B184F" w:rsidRPr="00B60316" w:rsidRDefault="007B184F" w:rsidP="008F00A0">
      <w:pPr>
        <w:pStyle w:val="ListParagraph"/>
        <w:numPr>
          <w:ilvl w:val="0"/>
          <w:numId w:val="6"/>
        </w:numPr>
        <w:rPr>
          <w:sz w:val="20"/>
        </w:rPr>
      </w:pPr>
      <w:r w:rsidRPr="00B60316">
        <w:rPr>
          <w:sz w:val="20"/>
        </w:rPr>
        <w:t>Business rules (Cleansing/Matching/Survivorship) used to ensure MDM data quality.</w:t>
      </w:r>
    </w:p>
    <w:p w14:paraId="3601D2F9" w14:textId="77777777" w:rsidR="007B184F" w:rsidRPr="00B60316" w:rsidRDefault="007B184F" w:rsidP="008F00A0">
      <w:pPr>
        <w:pStyle w:val="ListParagraph"/>
        <w:numPr>
          <w:ilvl w:val="0"/>
          <w:numId w:val="6"/>
        </w:numPr>
        <w:rPr>
          <w:sz w:val="20"/>
        </w:rPr>
      </w:pPr>
      <w:r w:rsidRPr="00B60316">
        <w:rPr>
          <w:sz w:val="20"/>
        </w:rPr>
        <w:t>MDM Data model changes to integrate the Ensura data</w:t>
      </w:r>
    </w:p>
    <w:p w14:paraId="7F076E13" w14:textId="77777777" w:rsidR="008B0AF4" w:rsidRDefault="008B0AF4" w:rsidP="008F00A0">
      <w:pPr>
        <w:pStyle w:val="ListParagraph"/>
        <w:numPr>
          <w:ilvl w:val="0"/>
          <w:numId w:val="6"/>
        </w:numPr>
        <w:rPr>
          <w:sz w:val="20"/>
        </w:rPr>
      </w:pPr>
      <w:r w:rsidRPr="00B60316">
        <w:rPr>
          <w:sz w:val="20"/>
        </w:rPr>
        <w:t>Details about</w:t>
      </w:r>
      <w:r>
        <w:rPr>
          <w:sz w:val="20"/>
        </w:rPr>
        <w:t xml:space="preserve"> the Technical components – Data Cleansing and Standardization (Email, Telephone, Address and Customer Name), Matching (De-duplication) and Survivorship module to support the construction phase.</w:t>
      </w:r>
    </w:p>
    <w:p w14:paraId="5B16C404" w14:textId="77777777" w:rsidR="008711C4" w:rsidRDefault="008711C4" w:rsidP="008F00A0">
      <w:pPr>
        <w:pStyle w:val="ListParagraph"/>
        <w:numPr>
          <w:ilvl w:val="0"/>
          <w:numId w:val="6"/>
        </w:numPr>
        <w:rPr>
          <w:sz w:val="20"/>
        </w:rPr>
      </w:pPr>
      <w:r>
        <w:rPr>
          <w:sz w:val="20"/>
        </w:rPr>
        <w:t>Mapping specifications for all technical components</w:t>
      </w:r>
    </w:p>
    <w:p w14:paraId="136AA3B3" w14:textId="77777777" w:rsidR="008711C4" w:rsidRDefault="008711C4" w:rsidP="008F00A0">
      <w:pPr>
        <w:pStyle w:val="ListParagraph"/>
        <w:numPr>
          <w:ilvl w:val="0"/>
          <w:numId w:val="6"/>
        </w:numPr>
        <w:rPr>
          <w:sz w:val="20"/>
        </w:rPr>
      </w:pPr>
      <w:r>
        <w:rPr>
          <w:sz w:val="20"/>
        </w:rPr>
        <w:t xml:space="preserve">Non-functional design </w:t>
      </w:r>
    </w:p>
    <w:p w14:paraId="7D16C01F" w14:textId="77777777" w:rsidR="007E2376" w:rsidRPr="007E2376" w:rsidRDefault="007E2376" w:rsidP="007E2376">
      <w:pPr>
        <w:rPr>
          <w:sz w:val="20"/>
        </w:rPr>
      </w:pPr>
    </w:p>
    <w:p w14:paraId="6CD56B02" w14:textId="77777777" w:rsidR="000A4B10" w:rsidRPr="0035691C" w:rsidRDefault="007E2376" w:rsidP="0035691C">
      <w:pPr>
        <w:rPr>
          <w:color w:val="000000" w:themeColor="text1"/>
          <w:sz w:val="20"/>
        </w:rPr>
      </w:pPr>
      <w:r w:rsidRPr="0035691C">
        <w:rPr>
          <w:sz w:val="20"/>
        </w:rPr>
        <w:t xml:space="preserve">This </w:t>
      </w:r>
      <w:r w:rsidR="000128B9">
        <w:rPr>
          <w:sz w:val="20"/>
        </w:rPr>
        <w:t>Technical D</w:t>
      </w:r>
      <w:r w:rsidRPr="0035691C">
        <w:rPr>
          <w:sz w:val="20"/>
        </w:rPr>
        <w:t xml:space="preserve">esign </w:t>
      </w:r>
      <w:r w:rsidRPr="0035691C">
        <w:rPr>
          <w:color w:val="000000" w:themeColor="text1"/>
          <w:sz w:val="20"/>
        </w:rPr>
        <w:t>will be subject to review and will subsequently be used as the basis of lo</w:t>
      </w:r>
      <w:r w:rsidR="008B0AF4">
        <w:rPr>
          <w:color w:val="000000" w:themeColor="text1"/>
          <w:sz w:val="20"/>
        </w:rPr>
        <w:t>w level design (if required) during construction phase</w:t>
      </w:r>
      <w:r w:rsidR="00F477CC">
        <w:rPr>
          <w:color w:val="000000" w:themeColor="text1"/>
          <w:sz w:val="20"/>
        </w:rPr>
        <w:t>.</w:t>
      </w:r>
    </w:p>
    <w:p w14:paraId="52770E68" w14:textId="77777777" w:rsidR="00726B25" w:rsidRPr="00682876" w:rsidRDefault="00726B25" w:rsidP="00726B25">
      <w:pPr>
        <w:pStyle w:val="Heading2"/>
        <w:numPr>
          <w:ilvl w:val="1"/>
          <w:numId w:val="1"/>
        </w:numPr>
        <w:spacing w:after="240"/>
      </w:pPr>
      <w:bookmarkStart w:id="33" w:name="_Toc176168489"/>
      <w:bookmarkStart w:id="34" w:name="_Toc348624058"/>
      <w:bookmarkStart w:id="35" w:name="_Toc465253349"/>
      <w:r w:rsidRPr="00682876">
        <w:t>Distribution List</w:t>
      </w:r>
      <w:bookmarkEnd w:id="33"/>
      <w:bookmarkEnd w:id="34"/>
      <w:bookmarkEnd w:id="35"/>
    </w:p>
    <w:p w14:paraId="3C708E2A" w14:textId="77777777" w:rsidR="00726B25" w:rsidRPr="00682876" w:rsidRDefault="00726B25" w:rsidP="00726B25">
      <w:pPr>
        <w:pStyle w:val="SubHeading"/>
        <w:spacing w:before="0" w:after="120"/>
        <w:jc w:val="both"/>
        <w:rPr>
          <w:rFonts w:ascii="Arial" w:hAnsi="Arial" w:cs="Arial"/>
        </w:rPr>
      </w:pPr>
      <w:r w:rsidRPr="00682876">
        <w:rPr>
          <w:rFonts w:ascii="Arial" w:hAnsi="Arial" w:cs="Arial"/>
        </w:rPr>
        <w:t>Approval List</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224"/>
        <w:gridCol w:w="2511"/>
        <w:gridCol w:w="3889"/>
      </w:tblGrid>
      <w:tr w:rsidR="00726B25" w:rsidRPr="00682876" w14:paraId="1CF44693" w14:textId="77777777" w:rsidTr="00AA3DD1">
        <w:tc>
          <w:tcPr>
            <w:tcW w:w="1289" w:type="pct"/>
            <w:shd w:val="solid" w:color="BFBFBF" w:themeColor="background1" w:themeShade="BF" w:fill="BFBFBF" w:themeFill="background1" w:themeFillShade="BF"/>
          </w:tcPr>
          <w:p w14:paraId="450AA7B1" w14:textId="77777777" w:rsidR="00726B25" w:rsidRPr="00682876" w:rsidRDefault="00726B25" w:rsidP="000B7599">
            <w:pPr>
              <w:rPr>
                <w:b/>
              </w:rPr>
            </w:pPr>
            <w:r w:rsidRPr="00682876">
              <w:rPr>
                <w:b/>
              </w:rPr>
              <w:t>Name</w:t>
            </w:r>
          </w:p>
        </w:tc>
        <w:tc>
          <w:tcPr>
            <w:tcW w:w="1456" w:type="pct"/>
            <w:shd w:val="solid" w:color="BFBFBF" w:themeColor="background1" w:themeShade="BF" w:fill="BFBFBF" w:themeFill="background1" w:themeFillShade="BF"/>
          </w:tcPr>
          <w:p w14:paraId="44D00140" w14:textId="77777777" w:rsidR="00726B25" w:rsidRPr="00682876" w:rsidRDefault="00174C52" w:rsidP="000B7599">
            <w:pPr>
              <w:rPr>
                <w:b/>
              </w:rPr>
            </w:pPr>
            <w:r w:rsidRPr="00682876">
              <w:rPr>
                <w:b/>
              </w:rPr>
              <w:t>Organization</w:t>
            </w:r>
          </w:p>
        </w:tc>
        <w:tc>
          <w:tcPr>
            <w:tcW w:w="2255" w:type="pct"/>
            <w:shd w:val="solid" w:color="BFBFBF" w:themeColor="background1" w:themeShade="BF" w:fill="BFBFBF" w:themeFill="background1" w:themeFillShade="BF"/>
          </w:tcPr>
          <w:p w14:paraId="7ACCC6D1" w14:textId="77777777" w:rsidR="00726B25" w:rsidRPr="00682876" w:rsidRDefault="00726B25" w:rsidP="000B7599">
            <w:pPr>
              <w:rPr>
                <w:b/>
              </w:rPr>
            </w:pPr>
            <w:r w:rsidRPr="00682876">
              <w:rPr>
                <w:b/>
              </w:rPr>
              <w:t>Role</w:t>
            </w:r>
          </w:p>
        </w:tc>
      </w:tr>
      <w:tr w:rsidR="00726B25" w:rsidRPr="00160FD8" w14:paraId="737E9AA6" w14:textId="77777777" w:rsidTr="00AA3DD1">
        <w:trPr>
          <w:trHeight w:val="99"/>
        </w:trPr>
        <w:tc>
          <w:tcPr>
            <w:tcW w:w="1289" w:type="pct"/>
          </w:tcPr>
          <w:p w14:paraId="6244389C" w14:textId="77777777" w:rsidR="00726B25" w:rsidRPr="00160FD8" w:rsidRDefault="008E1F77" w:rsidP="00CF5D13">
            <w:pPr>
              <w:rPr>
                <w:sz w:val="20"/>
              </w:rPr>
            </w:pPr>
            <w:r>
              <w:rPr>
                <w:sz w:val="20"/>
              </w:rPr>
              <w:t>Mark Buck</w:t>
            </w:r>
          </w:p>
        </w:tc>
        <w:tc>
          <w:tcPr>
            <w:tcW w:w="1456" w:type="pct"/>
          </w:tcPr>
          <w:p w14:paraId="6E3CB640" w14:textId="77777777" w:rsidR="00726B25" w:rsidRPr="00160FD8" w:rsidRDefault="008E1F77" w:rsidP="000B7599">
            <w:pPr>
              <w:rPr>
                <w:sz w:val="20"/>
              </w:rPr>
            </w:pPr>
            <w:r>
              <w:rPr>
                <w:sz w:val="20"/>
              </w:rPr>
              <w:t>Homeserve</w:t>
            </w:r>
          </w:p>
        </w:tc>
        <w:tc>
          <w:tcPr>
            <w:tcW w:w="2255" w:type="pct"/>
          </w:tcPr>
          <w:p w14:paraId="2A289F93" w14:textId="77777777" w:rsidR="00726B25" w:rsidRPr="00160FD8" w:rsidRDefault="008E1F77" w:rsidP="000B7599">
            <w:pPr>
              <w:rPr>
                <w:sz w:val="20"/>
              </w:rPr>
            </w:pPr>
            <w:r>
              <w:rPr>
                <w:sz w:val="20"/>
              </w:rPr>
              <w:t>Integration Architect</w:t>
            </w:r>
          </w:p>
        </w:tc>
      </w:tr>
      <w:tr w:rsidR="00726B25" w:rsidRPr="00160FD8" w14:paraId="61AE7BDD" w14:textId="77777777" w:rsidTr="00AA3DD1">
        <w:trPr>
          <w:trHeight w:val="99"/>
        </w:trPr>
        <w:tc>
          <w:tcPr>
            <w:tcW w:w="1289" w:type="pct"/>
          </w:tcPr>
          <w:p w14:paraId="5AFFC0BF" w14:textId="77777777" w:rsidR="00726B25" w:rsidRPr="00160FD8" w:rsidRDefault="00726B25" w:rsidP="00160FD8">
            <w:pPr>
              <w:pStyle w:val="ListBullet"/>
              <w:numPr>
                <w:ilvl w:val="0"/>
                <w:numId w:val="0"/>
              </w:numPr>
              <w:ind w:left="360" w:hanging="360"/>
              <w:rPr>
                <w:sz w:val="20"/>
              </w:rPr>
            </w:pPr>
          </w:p>
        </w:tc>
        <w:tc>
          <w:tcPr>
            <w:tcW w:w="1456" w:type="pct"/>
          </w:tcPr>
          <w:p w14:paraId="209255B3" w14:textId="77777777" w:rsidR="00726B25" w:rsidRPr="00160FD8" w:rsidRDefault="00726B25" w:rsidP="000B7599">
            <w:pPr>
              <w:rPr>
                <w:sz w:val="20"/>
              </w:rPr>
            </w:pPr>
          </w:p>
        </w:tc>
        <w:tc>
          <w:tcPr>
            <w:tcW w:w="2255" w:type="pct"/>
          </w:tcPr>
          <w:p w14:paraId="28EE869A" w14:textId="77777777" w:rsidR="00726B25" w:rsidRPr="00160FD8" w:rsidRDefault="00726B25" w:rsidP="000B7599">
            <w:pPr>
              <w:rPr>
                <w:sz w:val="20"/>
              </w:rPr>
            </w:pPr>
          </w:p>
        </w:tc>
      </w:tr>
      <w:tr w:rsidR="00832520" w:rsidRPr="00160FD8" w14:paraId="4E8BD979" w14:textId="77777777" w:rsidTr="00AA3DD1">
        <w:trPr>
          <w:trHeight w:val="99"/>
        </w:trPr>
        <w:tc>
          <w:tcPr>
            <w:tcW w:w="1289" w:type="pct"/>
          </w:tcPr>
          <w:p w14:paraId="7DD2B6C8" w14:textId="77777777" w:rsidR="00832520" w:rsidRPr="00160FD8" w:rsidRDefault="00832520" w:rsidP="00C642E3">
            <w:pPr>
              <w:pStyle w:val="ListBullet"/>
              <w:numPr>
                <w:ilvl w:val="0"/>
                <w:numId w:val="0"/>
              </w:numPr>
              <w:ind w:left="360" w:hanging="360"/>
              <w:rPr>
                <w:sz w:val="20"/>
              </w:rPr>
            </w:pPr>
          </w:p>
        </w:tc>
        <w:tc>
          <w:tcPr>
            <w:tcW w:w="1456" w:type="pct"/>
          </w:tcPr>
          <w:p w14:paraId="17BB0D45" w14:textId="77777777" w:rsidR="00832520" w:rsidRPr="00160FD8" w:rsidRDefault="00832520" w:rsidP="00C642E3">
            <w:pPr>
              <w:rPr>
                <w:sz w:val="20"/>
              </w:rPr>
            </w:pPr>
          </w:p>
        </w:tc>
        <w:tc>
          <w:tcPr>
            <w:tcW w:w="2255" w:type="pct"/>
          </w:tcPr>
          <w:p w14:paraId="7DF8D838" w14:textId="77777777" w:rsidR="00832520" w:rsidRPr="00160FD8" w:rsidRDefault="00832520" w:rsidP="00C642E3">
            <w:pPr>
              <w:tabs>
                <w:tab w:val="left" w:pos="2160"/>
              </w:tabs>
              <w:rPr>
                <w:sz w:val="20"/>
              </w:rPr>
            </w:pPr>
          </w:p>
        </w:tc>
      </w:tr>
      <w:tr w:rsidR="00832520" w:rsidRPr="00160FD8" w14:paraId="7495D345" w14:textId="77777777" w:rsidTr="00AA3DD1">
        <w:trPr>
          <w:trHeight w:val="99"/>
        </w:trPr>
        <w:tc>
          <w:tcPr>
            <w:tcW w:w="1289" w:type="pct"/>
          </w:tcPr>
          <w:p w14:paraId="6622DDFB" w14:textId="77777777" w:rsidR="00832520" w:rsidRPr="00160FD8" w:rsidRDefault="00832520" w:rsidP="00625162">
            <w:pPr>
              <w:pStyle w:val="ListBullet"/>
              <w:numPr>
                <w:ilvl w:val="0"/>
                <w:numId w:val="0"/>
              </w:numPr>
              <w:ind w:left="360" w:hanging="360"/>
              <w:rPr>
                <w:sz w:val="20"/>
              </w:rPr>
            </w:pPr>
          </w:p>
        </w:tc>
        <w:tc>
          <w:tcPr>
            <w:tcW w:w="1456" w:type="pct"/>
          </w:tcPr>
          <w:p w14:paraId="62AADD05" w14:textId="77777777" w:rsidR="00832520" w:rsidRPr="00160FD8" w:rsidRDefault="00832520" w:rsidP="000B7599">
            <w:pPr>
              <w:rPr>
                <w:sz w:val="20"/>
              </w:rPr>
            </w:pPr>
          </w:p>
        </w:tc>
        <w:tc>
          <w:tcPr>
            <w:tcW w:w="2255" w:type="pct"/>
          </w:tcPr>
          <w:p w14:paraId="4FEDE5CD" w14:textId="77777777" w:rsidR="00832520" w:rsidRPr="00160FD8" w:rsidRDefault="00832520" w:rsidP="00CD3970">
            <w:pPr>
              <w:tabs>
                <w:tab w:val="left" w:pos="2160"/>
              </w:tabs>
              <w:rPr>
                <w:sz w:val="20"/>
              </w:rPr>
            </w:pPr>
          </w:p>
        </w:tc>
      </w:tr>
    </w:tbl>
    <w:p w14:paraId="32D6EA30" w14:textId="77777777" w:rsidR="00726B25" w:rsidRPr="00682876" w:rsidRDefault="00726B25" w:rsidP="00726B25"/>
    <w:p w14:paraId="79E31178" w14:textId="77777777" w:rsidR="00726B25" w:rsidRPr="00E50926" w:rsidRDefault="00726B25" w:rsidP="00726B25">
      <w:pPr>
        <w:pStyle w:val="SubHeading"/>
        <w:spacing w:before="0" w:after="120"/>
        <w:jc w:val="both"/>
        <w:rPr>
          <w:rFonts w:ascii="Arial" w:hAnsi="Arial" w:cs="Arial"/>
        </w:rPr>
      </w:pPr>
      <w:r w:rsidRPr="00E50926">
        <w:rPr>
          <w:rFonts w:ascii="Arial" w:hAnsi="Arial" w:cs="Arial"/>
        </w:rPr>
        <w:t>Discussion / Review List</w:t>
      </w:r>
    </w:p>
    <w:p w14:paraId="1722273A" w14:textId="77777777" w:rsidR="00726B25" w:rsidRPr="00E50926" w:rsidRDefault="00726B25" w:rsidP="00726B25">
      <w:pPr>
        <w:rPr>
          <w:sz w:val="20"/>
        </w:rPr>
      </w:pPr>
      <w:r w:rsidRPr="00E50926">
        <w:rPr>
          <w:sz w:val="20"/>
        </w:rPr>
        <w:t xml:space="preserve">In addition to those on the approval list above comments will be sought from the following people/groups. </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537"/>
        <w:gridCol w:w="2206"/>
        <w:gridCol w:w="3881"/>
      </w:tblGrid>
      <w:tr w:rsidR="00726B25" w:rsidRPr="00682876" w14:paraId="5C88A6E6" w14:textId="77777777" w:rsidTr="00AA3DD1">
        <w:tc>
          <w:tcPr>
            <w:tcW w:w="1471" w:type="pct"/>
            <w:shd w:val="solid" w:color="BFBFBF" w:themeColor="background1" w:themeShade="BF" w:fill="FFFFFF"/>
          </w:tcPr>
          <w:p w14:paraId="14478EA6" w14:textId="77777777" w:rsidR="00726B25" w:rsidRPr="00682876" w:rsidRDefault="00E50926" w:rsidP="000B7599">
            <w:pPr>
              <w:rPr>
                <w:b/>
              </w:rPr>
            </w:pPr>
            <w:r>
              <w:rPr>
                <w:b/>
              </w:rPr>
              <w:t>Name</w:t>
            </w:r>
          </w:p>
        </w:tc>
        <w:tc>
          <w:tcPr>
            <w:tcW w:w="1279" w:type="pct"/>
            <w:shd w:val="solid" w:color="BFBFBF" w:themeColor="background1" w:themeShade="BF" w:fill="FFFFFF"/>
          </w:tcPr>
          <w:p w14:paraId="18384116" w14:textId="77777777" w:rsidR="00726B25" w:rsidRPr="00682876" w:rsidRDefault="00DA5364" w:rsidP="000B7599">
            <w:pPr>
              <w:rPr>
                <w:b/>
              </w:rPr>
            </w:pPr>
            <w:r w:rsidRPr="00682876">
              <w:rPr>
                <w:b/>
              </w:rPr>
              <w:t>Organization</w:t>
            </w:r>
          </w:p>
        </w:tc>
        <w:tc>
          <w:tcPr>
            <w:tcW w:w="2250" w:type="pct"/>
            <w:shd w:val="solid" w:color="BFBFBF" w:themeColor="background1" w:themeShade="BF" w:fill="FFFFFF"/>
          </w:tcPr>
          <w:p w14:paraId="4125A71C" w14:textId="77777777" w:rsidR="00726B25" w:rsidRPr="00682876" w:rsidRDefault="00726B25" w:rsidP="000B7599">
            <w:pPr>
              <w:rPr>
                <w:b/>
              </w:rPr>
            </w:pPr>
            <w:r w:rsidRPr="00682876">
              <w:rPr>
                <w:b/>
              </w:rPr>
              <w:t>Role</w:t>
            </w:r>
          </w:p>
        </w:tc>
      </w:tr>
      <w:tr w:rsidR="008E1F77" w:rsidRPr="008219AC" w14:paraId="465F1847" w14:textId="77777777" w:rsidTr="00AA3DD1">
        <w:tc>
          <w:tcPr>
            <w:tcW w:w="1471" w:type="pct"/>
          </w:tcPr>
          <w:p w14:paraId="0177BB92" w14:textId="77777777" w:rsidR="008E1F77" w:rsidRPr="008219AC" w:rsidRDefault="008E1F77" w:rsidP="008E1F77">
            <w:pPr>
              <w:jc w:val="left"/>
              <w:rPr>
                <w:sz w:val="20"/>
              </w:rPr>
            </w:pPr>
            <w:r>
              <w:rPr>
                <w:sz w:val="20"/>
              </w:rPr>
              <w:t>Naveen Mula</w:t>
            </w:r>
          </w:p>
        </w:tc>
        <w:tc>
          <w:tcPr>
            <w:tcW w:w="1279" w:type="pct"/>
          </w:tcPr>
          <w:p w14:paraId="696386BC" w14:textId="77777777" w:rsidR="008E1F77" w:rsidRPr="008219AC" w:rsidDel="00DA74A3" w:rsidRDefault="008E1F77" w:rsidP="008E1F77">
            <w:pPr>
              <w:jc w:val="left"/>
              <w:rPr>
                <w:sz w:val="20"/>
              </w:rPr>
            </w:pPr>
            <w:r>
              <w:rPr>
                <w:sz w:val="20"/>
              </w:rPr>
              <w:t>Virtusa</w:t>
            </w:r>
          </w:p>
        </w:tc>
        <w:tc>
          <w:tcPr>
            <w:tcW w:w="2250" w:type="pct"/>
          </w:tcPr>
          <w:p w14:paraId="2A34CB11" w14:textId="77777777" w:rsidR="008E1F77" w:rsidRPr="008219AC" w:rsidRDefault="008E1F77" w:rsidP="008E1F77">
            <w:pPr>
              <w:jc w:val="left"/>
              <w:rPr>
                <w:sz w:val="20"/>
              </w:rPr>
            </w:pPr>
            <w:r>
              <w:rPr>
                <w:sz w:val="20"/>
              </w:rPr>
              <w:t>Lead Architect</w:t>
            </w:r>
          </w:p>
        </w:tc>
      </w:tr>
      <w:tr w:rsidR="008E1F77" w:rsidRPr="008219AC" w14:paraId="77971E3B" w14:textId="77777777" w:rsidTr="00AA3DD1">
        <w:tc>
          <w:tcPr>
            <w:tcW w:w="1471" w:type="pct"/>
          </w:tcPr>
          <w:p w14:paraId="4933321C" w14:textId="77777777" w:rsidR="008E1F77" w:rsidRPr="008219AC" w:rsidRDefault="008E1F77" w:rsidP="008E1F77">
            <w:pPr>
              <w:jc w:val="left"/>
              <w:rPr>
                <w:sz w:val="20"/>
              </w:rPr>
            </w:pPr>
            <w:r>
              <w:rPr>
                <w:sz w:val="20"/>
              </w:rPr>
              <w:t>Jasneet Singh</w:t>
            </w:r>
          </w:p>
        </w:tc>
        <w:tc>
          <w:tcPr>
            <w:tcW w:w="1279" w:type="pct"/>
          </w:tcPr>
          <w:p w14:paraId="4C163F9A" w14:textId="77777777" w:rsidR="008E1F77" w:rsidRPr="008219AC" w:rsidRDefault="008E1F77" w:rsidP="008E1F77">
            <w:pPr>
              <w:jc w:val="left"/>
              <w:rPr>
                <w:sz w:val="20"/>
              </w:rPr>
            </w:pPr>
            <w:r>
              <w:rPr>
                <w:sz w:val="20"/>
              </w:rPr>
              <w:t>Virtusa</w:t>
            </w:r>
          </w:p>
        </w:tc>
        <w:tc>
          <w:tcPr>
            <w:tcW w:w="2250" w:type="pct"/>
          </w:tcPr>
          <w:p w14:paraId="0C92D236" w14:textId="77777777" w:rsidR="008E1F77" w:rsidRPr="008219AC" w:rsidRDefault="008E1F77" w:rsidP="008E1F77">
            <w:pPr>
              <w:jc w:val="left"/>
              <w:rPr>
                <w:sz w:val="20"/>
              </w:rPr>
            </w:pPr>
            <w:r>
              <w:rPr>
                <w:sz w:val="20"/>
              </w:rPr>
              <w:t>Data Architect</w:t>
            </w:r>
          </w:p>
        </w:tc>
      </w:tr>
      <w:tr w:rsidR="008E1F77" w:rsidRPr="008219AC" w14:paraId="23D2B22F" w14:textId="77777777" w:rsidTr="00AA3DD1">
        <w:tc>
          <w:tcPr>
            <w:tcW w:w="1471" w:type="pct"/>
          </w:tcPr>
          <w:p w14:paraId="7B6FBB9C" w14:textId="77777777" w:rsidR="008E1F77" w:rsidRPr="008219AC" w:rsidRDefault="003F48F1" w:rsidP="008E1F77">
            <w:pPr>
              <w:jc w:val="left"/>
              <w:rPr>
                <w:sz w:val="20"/>
              </w:rPr>
            </w:pPr>
            <w:r>
              <w:rPr>
                <w:sz w:val="20"/>
              </w:rPr>
              <w:t>Alok Kumar Jha</w:t>
            </w:r>
          </w:p>
        </w:tc>
        <w:tc>
          <w:tcPr>
            <w:tcW w:w="1279" w:type="pct"/>
          </w:tcPr>
          <w:p w14:paraId="087D4B62" w14:textId="77777777" w:rsidR="008E1F77" w:rsidRPr="008219AC" w:rsidRDefault="003F48F1" w:rsidP="008E1F77">
            <w:pPr>
              <w:jc w:val="left"/>
              <w:rPr>
                <w:sz w:val="20"/>
              </w:rPr>
            </w:pPr>
            <w:r>
              <w:rPr>
                <w:sz w:val="20"/>
              </w:rPr>
              <w:t>Virtusa</w:t>
            </w:r>
          </w:p>
        </w:tc>
        <w:tc>
          <w:tcPr>
            <w:tcW w:w="2250" w:type="pct"/>
          </w:tcPr>
          <w:p w14:paraId="49C19DE2" w14:textId="77777777" w:rsidR="008E1F77" w:rsidRPr="008219AC" w:rsidRDefault="003F48F1" w:rsidP="008E1F77">
            <w:pPr>
              <w:jc w:val="left"/>
              <w:rPr>
                <w:sz w:val="20"/>
              </w:rPr>
            </w:pPr>
            <w:r>
              <w:rPr>
                <w:sz w:val="20"/>
              </w:rPr>
              <w:t>Offshore Architect</w:t>
            </w:r>
          </w:p>
        </w:tc>
      </w:tr>
      <w:tr w:rsidR="003F48F1" w:rsidRPr="008219AC" w14:paraId="3FDF0EC3" w14:textId="77777777" w:rsidTr="00AA3DD1">
        <w:tc>
          <w:tcPr>
            <w:tcW w:w="1471" w:type="pct"/>
          </w:tcPr>
          <w:p w14:paraId="650A68B3" w14:textId="77777777" w:rsidR="003F48F1" w:rsidRDefault="003F48F1" w:rsidP="008E1F77">
            <w:pPr>
              <w:jc w:val="left"/>
              <w:rPr>
                <w:sz w:val="20"/>
              </w:rPr>
            </w:pPr>
            <w:r>
              <w:rPr>
                <w:sz w:val="20"/>
              </w:rPr>
              <w:t>Vinoth</w:t>
            </w:r>
          </w:p>
        </w:tc>
        <w:tc>
          <w:tcPr>
            <w:tcW w:w="1279" w:type="pct"/>
          </w:tcPr>
          <w:p w14:paraId="5B5F7AA2" w14:textId="77777777" w:rsidR="003F48F1" w:rsidRDefault="003F48F1" w:rsidP="008E1F77">
            <w:pPr>
              <w:jc w:val="left"/>
              <w:rPr>
                <w:sz w:val="20"/>
              </w:rPr>
            </w:pPr>
            <w:r>
              <w:rPr>
                <w:sz w:val="20"/>
              </w:rPr>
              <w:t>Virtusa</w:t>
            </w:r>
          </w:p>
        </w:tc>
        <w:tc>
          <w:tcPr>
            <w:tcW w:w="2250" w:type="pct"/>
          </w:tcPr>
          <w:p w14:paraId="78F0905C" w14:textId="77777777" w:rsidR="003F48F1" w:rsidRPr="008219AC" w:rsidRDefault="003F48F1" w:rsidP="008E1F77">
            <w:pPr>
              <w:jc w:val="left"/>
              <w:rPr>
                <w:sz w:val="20"/>
              </w:rPr>
            </w:pPr>
            <w:r>
              <w:rPr>
                <w:sz w:val="20"/>
              </w:rPr>
              <w:t>Associate Architect</w:t>
            </w:r>
          </w:p>
        </w:tc>
      </w:tr>
    </w:tbl>
    <w:p w14:paraId="6B4613B2" w14:textId="77777777" w:rsidR="00AA3DD1" w:rsidRDefault="00AA3DD1" w:rsidP="00AA3DD1">
      <w:pPr>
        <w:pStyle w:val="SubHeading"/>
        <w:spacing w:before="0" w:after="120"/>
        <w:jc w:val="both"/>
        <w:rPr>
          <w:rFonts w:ascii="Arial" w:hAnsi="Arial" w:cs="Arial"/>
        </w:rPr>
      </w:pPr>
    </w:p>
    <w:p w14:paraId="7A6E9117" w14:textId="77777777" w:rsidR="00AA3DD1" w:rsidRPr="00E50926" w:rsidRDefault="00AA3DD1" w:rsidP="00AA3DD1">
      <w:pPr>
        <w:pStyle w:val="SubHeading"/>
        <w:spacing w:before="0" w:after="120"/>
        <w:jc w:val="both"/>
      </w:pPr>
      <w:r>
        <w:rPr>
          <w:rFonts w:ascii="Arial" w:hAnsi="Arial" w:cs="Arial"/>
        </w:rPr>
        <w:t>Governance</w:t>
      </w:r>
    </w:p>
    <w:tbl>
      <w:tblPr>
        <w:tblW w:w="874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230"/>
        <w:gridCol w:w="2000"/>
        <w:gridCol w:w="3518"/>
      </w:tblGrid>
      <w:tr w:rsidR="00AA3DD1" w:rsidRPr="00682876" w14:paraId="4C7C2274" w14:textId="77777777" w:rsidTr="00183149">
        <w:tc>
          <w:tcPr>
            <w:tcW w:w="3230" w:type="dxa"/>
            <w:shd w:val="solid" w:color="BFBFBF" w:themeColor="background1" w:themeShade="BF" w:fill="FFFFFF"/>
          </w:tcPr>
          <w:p w14:paraId="7EC12240" w14:textId="77777777" w:rsidR="00AA3DD1" w:rsidRPr="00682876" w:rsidRDefault="00AA3DD1" w:rsidP="00034C4D">
            <w:pPr>
              <w:rPr>
                <w:b/>
              </w:rPr>
            </w:pPr>
            <w:r>
              <w:rPr>
                <w:b/>
              </w:rPr>
              <w:t>Name</w:t>
            </w:r>
          </w:p>
        </w:tc>
        <w:tc>
          <w:tcPr>
            <w:tcW w:w="2000" w:type="dxa"/>
            <w:shd w:val="solid" w:color="BFBFBF" w:themeColor="background1" w:themeShade="BF" w:fill="FFFFFF"/>
          </w:tcPr>
          <w:p w14:paraId="524BFE0A" w14:textId="77777777" w:rsidR="00AA3DD1" w:rsidRPr="00682876" w:rsidRDefault="00AA3DD1" w:rsidP="00034C4D">
            <w:pPr>
              <w:rPr>
                <w:b/>
              </w:rPr>
            </w:pPr>
            <w:r>
              <w:rPr>
                <w:b/>
              </w:rPr>
              <w:t>Applicable?</w:t>
            </w:r>
          </w:p>
        </w:tc>
        <w:tc>
          <w:tcPr>
            <w:tcW w:w="3518" w:type="dxa"/>
            <w:shd w:val="solid" w:color="BFBFBF" w:themeColor="background1" w:themeShade="BF" w:fill="FFFFFF"/>
          </w:tcPr>
          <w:p w14:paraId="485DAB29" w14:textId="77777777" w:rsidR="00AA3DD1" w:rsidRPr="00682876" w:rsidRDefault="000A3408" w:rsidP="00034C4D">
            <w:pPr>
              <w:rPr>
                <w:b/>
              </w:rPr>
            </w:pPr>
            <w:r>
              <w:rPr>
                <w:b/>
              </w:rPr>
              <w:t>Approval Details</w:t>
            </w:r>
          </w:p>
        </w:tc>
      </w:tr>
      <w:tr w:rsidR="00AA3DD1" w:rsidRPr="008219AC" w14:paraId="58B4396E" w14:textId="77777777" w:rsidTr="00183149">
        <w:tc>
          <w:tcPr>
            <w:tcW w:w="3230" w:type="dxa"/>
          </w:tcPr>
          <w:p w14:paraId="51429ED2" w14:textId="77777777" w:rsidR="00AA3DD1" w:rsidRPr="008219AC" w:rsidRDefault="00AA3DD1" w:rsidP="00AA3DD1">
            <w:pPr>
              <w:jc w:val="left"/>
              <w:rPr>
                <w:sz w:val="20"/>
              </w:rPr>
            </w:pPr>
            <w:r>
              <w:rPr>
                <w:sz w:val="20"/>
              </w:rPr>
              <w:t>Technical Design Authority</w:t>
            </w:r>
            <w:r w:rsidR="00386855">
              <w:rPr>
                <w:sz w:val="20"/>
              </w:rPr>
              <w:t xml:space="preserve"> (TDA)</w:t>
            </w:r>
          </w:p>
        </w:tc>
        <w:tc>
          <w:tcPr>
            <w:tcW w:w="2000" w:type="dxa"/>
          </w:tcPr>
          <w:p w14:paraId="03D3C099" w14:textId="77777777" w:rsidR="00AA3DD1" w:rsidRPr="008219AC" w:rsidDel="00DA74A3" w:rsidRDefault="000E6314" w:rsidP="00715970">
            <w:pPr>
              <w:jc w:val="left"/>
              <w:rPr>
                <w:sz w:val="20"/>
              </w:rPr>
            </w:pPr>
            <w:r>
              <w:rPr>
                <w:sz w:val="20"/>
              </w:rPr>
              <w:t>Y</w:t>
            </w:r>
          </w:p>
        </w:tc>
        <w:tc>
          <w:tcPr>
            <w:tcW w:w="3518" w:type="dxa"/>
          </w:tcPr>
          <w:p w14:paraId="6D906D0B" w14:textId="77777777" w:rsidR="00AA3DD1" w:rsidRPr="008219AC" w:rsidRDefault="00AA3DD1" w:rsidP="00034C4D">
            <w:pPr>
              <w:jc w:val="left"/>
              <w:rPr>
                <w:sz w:val="20"/>
              </w:rPr>
            </w:pPr>
          </w:p>
        </w:tc>
      </w:tr>
      <w:tr w:rsidR="00AA3DD1" w:rsidRPr="008219AC" w14:paraId="61014553" w14:textId="77777777" w:rsidTr="00183149">
        <w:tc>
          <w:tcPr>
            <w:tcW w:w="3230" w:type="dxa"/>
          </w:tcPr>
          <w:p w14:paraId="150C034F" w14:textId="77777777" w:rsidR="00AA3DD1" w:rsidRPr="008219AC" w:rsidRDefault="00AA3DD1" w:rsidP="00034C4D">
            <w:pPr>
              <w:jc w:val="left"/>
              <w:rPr>
                <w:sz w:val="20"/>
              </w:rPr>
            </w:pPr>
            <w:r>
              <w:rPr>
                <w:sz w:val="20"/>
              </w:rPr>
              <w:t>Business Design Authority</w:t>
            </w:r>
            <w:r w:rsidR="00386855">
              <w:rPr>
                <w:sz w:val="20"/>
              </w:rPr>
              <w:t xml:space="preserve"> (BDA)</w:t>
            </w:r>
          </w:p>
        </w:tc>
        <w:tc>
          <w:tcPr>
            <w:tcW w:w="2000" w:type="dxa"/>
          </w:tcPr>
          <w:p w14:paraId="08E7B915" w14:textId="77777777" w:rsidR="002E51D4" w:rsidRPr="008219AC" w:rsidRDefault="00386855" w:rsidP="00034C4D">
            <w:pPr>
              <w:jc w:val="left"/>
              <w:rPr>
                <w:sz w:val="20"/>
              </w:rPr>
            </w:pPr>
            <w:r>
              <w:rPr>
                <w:sz w:val="20"/>
              </w:rPr>
              <w:t>Y</w:t>
            </w:r>
          </w:p>
        </w:tc>
        <w:tc>
          <w:tcPr>
            <w:tcW w:w="3518" w:type="dxa"/>
          </w:tcPr>
          <w:p w14:paraId="3CB403C4" w14:textId="77777777" w:rsidR="00AA3DD1" w:rsidRPr="008219AC" w:rsidRDefault="00591338" w:rsidP="00034C4D">
            <w:pPr>
              <w:jc w:val="left"/>
              <w:rPr>
                <w:sz w:val="20"/>
              </w:rPr>
            </w:pPr>
            <w:r>
              <w:rPr>
                <w:sz w:val="20"/>
              </w:rPr>
              <w:t xml:space="preserve">Only </w:t>
            </w:r>
            <w:r w:rsidR="00693E29">
              <w:rPr>
                <w:sz w:val="20"/>
              </w:rPr>
              <w:t>Section 2.1 (Ensura</w:t>
            </w:r>
            <w:r w:rsidR="00386855">
              <w:rPr>
                <w:sz w:val="20"/>
              </w:rPr>
              <w:t xml:space="preserve"> BRD) and 2.4.1 (MDM Business Rules)</w:t>
            </w:r>
          </w:p>
        </w:tc>
      </w:tr>
    </w:tbl>
    <w:p w14:paraId="08CD7A2A" w14:textId="77777777" w:rsidR="006B4ED0" w:rsidRPr="00B60316" w:rsidRDefault="006B4ED0" w:rsidP="0015470F">
      <w:pPr>
        <w:pStyle w:val="Heading2"/>
        <w:numPr>
          <w:ilvl w:val="1"/>
          <w:numId w:val="1"/>
        </w:numPr>
        <w:spacing w:after="240"/>
      </w:pPr>
      <w:bookmarkStart w:id="36" w:name="_Toc465253350"/>
      <w:r w:rsidRPr="00B60316">
        <w:lastRenderedPageBreak/>
        <w:t>Glossary</w:t>
      </w:r>
      <w:bookmarkEnd w:id="36"/>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00"/>
        <w:gridCol w:w="6430"/>
      </w:tblGrid>
      <w:tr w:rsidR="00BD2604" w:rsidRPr="00B60316" w14:paraId="34A2C6EA" w14:textId="77777777" w:rsidTr="001C164E">
        <w:tc>
          <w:tcPr>
            <w:tcW w:w="2300" w:type="dxa"/>
            <w:shd w:val="solid" w:color="BFBFBF" w:themeColor="background1" w:themeShade="BF" w:fill="FFFFFF"/>
          </w:tcPr>
          <w:p w14:paraId="4DD45E25" w14:textId="77777777" w:rsidR="00BD2604" w:rsidRPr="00B60316" w:rsidRDefault="00BD2604" w:rsidP="00E73645">
            <w:pPr>
              <w:rPr>
                <w:b/>
              </w:rPr>
            </w:pPr>
            <w:r w:rsidRPr="00B60316">
              <w:rPr>
                <w:b/>
              </w:rPr>
              <w:t>Term</w:t>
            </w:r>
          </w:p>
        </w:tc>
        <w:tc>
          <w:tcPr>
            <w:tcW w:w="6430" w:type="dxa"/>
            <w:shd w:val="solid" w:color="BFBFBF" w:themeColor="background1" w:themeShade="BF" w:fill="FFFFFF"/>
          </w:tcPr>
          <w:p w14:paraId="672C96D1" w14:textId="77777777" w:rsidR="00BD2604" w:rsidRPr="00B60316" w:rsidRDefault="00BD2604" w:rsidP="00E73645">
            <w:pPr>
              <w:rPr>
                <w:b/>
              </w:rPr>
            </w:pPr>
            <w:r w:rsidRPr="00B60316">
              <w:rPr>
                <w:b/>
              </w:rPr>
              <w:t>Definition</w:t>
            </w:r>
          </w:p>
        </w:tc>
      </w:tr>
      <w:tr w:rsidR="00BD2604" w:rsidRPr="00B60316" w14:paraId="117D8B4F" w14:textId="77777777" w:rsidTr="001C164E">
        <w:tc>
          <w:tcPr>
            <w:tcW w:w="2300" w:type="dxa"/>
          </w:tcPr>
          <w:p w14:paraId="63B5C391" w14:textId="77777777" w:rsidR="00BD2604" w:rsidRPr="00B60316" w:rsidRDefault="003E45F5" w:rsidP="00E73645">
            <w:pPr>
              <w:jc w:val="left"/>
              <w:rPr>
                <w:sz w:val="20"/>
              </w:rPr>
            </w:pPr>
            <w:r w:rsidRPr="00B60316">
              <w:rPr>
                <w:sz w:val="20"/>
              </w:rPr>
              <w:t>MDM</w:t>
            </w:r>
          </w:p>
        </w:tc>
        <w:tc>
          <w:tcPr>
            <w:tcW w:w="6430" w:type="dxa"/>
          </w:tcPr>
          <w:p w14:paraId="4F1C733B" w14:textId="77777777" w:rsidR="00BD2604" w:rsidRPr="00B60316" w:rsidDel="00DA74A3" w:rsidRDefault="003E45F5" w:rsidP="00E73645">
            <w:pPr>
              <w:jc w:val="left"/>
              <w:rPr>
                <w:sz w:val="20"/>
              </w:rPr>
            </w:pPr>
            <w:r w:rsidRPr="00B60316">
              <w:rPr>
                <w:sz w:val="20"/>
              </w:rPr>
              <w:t>Master Data Management</w:t>
            </w:r>
          </w:p>
        </w:tc>
      </w:tr>
      <w:tr w:rsidR="00BD2604" w:rsidRPr="00B60316" w14:paraId="6300D878" w14:textId="77777777" w:rsidTr="001C164E">
        <w:tc>
          <w:tcPr>
            <w:tcW w:w="2300" w:type="dxa"/>
          </w:tcPr>
          <w:p w14:paraId="18560641" w14:textId="77777777" w:rsidR="00BD2604" w:rsidRPr="00B60316" w:rsidRDefault="0023717E" w:rsidP="00E73645">
            <w:pPr>
              <w:jc w:val="left"/>
              <w:rPr>
                <w:sz w:val="20"/>
              </w:rPr>
            </w:pPr>
            <w:r w:rsidRPr="00B60316">
              <w:rPr>
                <w:sz w:val="20"/>
              </w:rPr>
              <w:t>ETL</w:t>
            </w:r>
          </w:p>
        </w:tc>
        <w:tc>
          <w:tcPr>
            <w:tcW w:w="6430" w:type="dxa"/>
          </w:tcPr>
          <w:p w14:paraId="373ABA10" w14:textId="77777777" w:rsidR="00BD2604" w:rsidRPr="00B60316" w:rsidRDefault="0023717E" w:rsidP="00E73645">
            <w:pPr>
              <w:jc w:val="left"/>
              <w:rPr>
                <w:sz w:val="20"/>
              </w:rPr>
            </w:pPr>
            <w:r w:rsidRPr="00B60316">
              <w:rPr>
                <w:sz w:val="20"/>
              </w:rPr>
              <w:t>Extraction Transformation and Load</w:t>
            </w:r>
          </w:p>
        </w:tc>
      </w:tr>
      <w:tr w:rsidR="00BD2604" w:rsidRPr="00B60316" w14:paraId="35C14E51" w14:textId="77777777" w:rsidTr="001C164E">
        <w:tc>
          <w:tcPr>
            <w:tcW w:w="2300" w:type="dxa"/>
          </w:tcPr>
          <w:p w14:paraId="327D5993" w14:textId="77777777" w:rsidR="00BD2604" w:rsidRPr="00B60316" w:rsidRDefault="00BD2CF8" w:rsidP="00E73645">
            <w:pPr>
              <w:jc w:val="left"/>
              <w:rPr>
                <w:sz w:val="20"/>
              </w:rPr>
            </w:pPr>
            <w:r w:rsidRPr="00B60316">
              <w:rPr>
                <w:sz w:val="20"/>
              </w:rPr>
              <w:t>XML</w:t>
            </w:r>
          </w:p>
        </w:tc>
        <w:tc>
          <w:tcPr>
            <w:tcW w:w="6430" w:type="dxa"/>
          </w:tcPr>
          <w:p w14:paraId="0DE2180C" w14:textId="77777777" w:rsidR="00BD2604" w:rsidRPr="00B60316" w:rsidRDefault="00BD2CF8" w:rsidP="00E73645">
            <w:pPr>
              <w:jc w:val="left"/>
              <w:rPr>
                <w:sz w:val="20"/>
              </w:rPr>
            </w:pPr>
            <w:r w:rsidRPr="00B60316">
              <w:rPr>
                <w:sz w:val="20"/>
              </w:rPr>
              <w:t>eXtended Markup Language</w:t>
            </w:r>
          </w:p>
        </w:tc>
      </w:tr>
      <w:tr w:rsidR="00BD2604" w:rsidRPr="00B60316" w14:paraId="41627F9C" w14:textId="77777777" w:rsidTr="001C164E">
        <w:tc>
          <w:tcPr>
            <w:tcW w:w="2300" w:type="dxa"/>
          </w:tcPr>
          <w:p w14:paraId="53E6379E" w14:textId="77777777" w:rsidR="00BD2604" w:rsidRPr="00B60316" w:rsidRDefault="00263C36" w:rsidP="00E73645">
            <w:pPr>
              <w:jc w:val="left"/>
              <w:rPr>
                <w:sz w:val="20"/>
              </w:rPr>
            </w:pPr>
            <w:r w:rsidRPr="00B60316">
              <w:rPr>
                <w:sz w:val="20"/>
              </w:rPr>
              <w:t>WSDL</w:t>
            </w:r>
          </w:p>
        </w:tc>
        <w:tc>
          <w:tcPr>
            <w:tcW w:w="6430" w:type="dxa"/>
          </w:tcPr>
          <w:p w14:paraId="41F07919" w14:textId="77777777" w:rsidR="00BD2604" w:rsidRPr="00B60316" w:rsidRDefault="00263C36" w:rsidP="00E73645">
            <w:pPr>
              <w:jc w:val="left"/>
              <w:rPr>
                <w:sz w:val="20"/>
              </w:rPr>
            </w:pPr>
            <w:r w:rsidRPr="00B60316">
              <w:rPr>
                <w:sz w:val="20"/>
              </w:rPr>
              <w:t>Web Services Description Language</w:t>
            </w:r>
          </w:p>
        </w:tc>
      </w:tr>
      <w:tr w:rsidR="002F24ED" w:rsidRPr="00B60316" w14:paraId="2F8E8AA2" w14:textId="77777777" w:rsidTr="001C164E">
        <w:tc>
          <w:tcPr>
            <w:tcW w:w="2300" w:type="dxa"/>
          </w:tcPr>
          <w:p w14:paraId="7AC6611B" w14:textId="77777777" w:rsidR="002F24ED" w:rsidRPr="00B60316" w:rsidRDefault="002F24ED" w:rsidP="00E73645">
            <w:pPr>
              <w:jc w:val="left"/>
              <w:rPr>
                <w:sz w:val="20"/>
              </w:rPr>
            </w:pPr>
            <w:r w:rsidRPr="00B60316">
              <w:rPr>
                <w:sz w:val="20"/>
              </w:rPr>
              <w:t>SAM</w:t>
            </w:r>
          </w:p>
        </w:tc>
        <w:tc>
          <w:tcPr>
            <w:tcW w:w="6430" w:type="dxa"/>
          </w:tcPr>
          <w:p w14:paraId="2788360E" w14:textId="77777777" w:rsidR="002F24ED" w:rsidRPr="00B60316" w:rsidRDefault="002F24ED" w:rsidP="00E73645">
            <w:pPr>
              <w:jc w:val="left"/>
              <w:rPr>
                <w:sz w:val="20"/>
              </w:rPr>
            </w:pPr>
            <w:r w:rsidRPr="00B60316">
              <w:rPr>
                <w:sz w:val="20"/>
              </w:rPr>
              <w:t>Service Activity Monitoring</w:t>
            </w:r>
          </w:p>
        </w:tc>
      </w:tr>
      <w:tr w:rsidR="002F24ED" w:rsidRPr="00B60316" w14:paraId="1F7BE733" w14:textId="77777777" w:rsidTr="001C164E">
        <w:tc>
          <w:tcPr>
            <w:tcW w:w="2300" w:type="dxa"/>
          </w:tcPr>
          <w:p w14:paraId="0A6930A3" w14:textId="77777777" w:rsidR="002F24ED" w:rsidRPr="00B60316" w:rsidRDefault="002F24ED" w:rsidP="00E73645">
            <w:pPr>
              <w:jc w:val="left"/>
              <w:rPr>
                <w:sz w:val="20"/>
              </w:rPr>
            </w:pPr>
            <w:r w:rsidRPr="00B60316">
              <w:rPr>
                <w:sz w:val="20"/>
              </w:rPr>
              <w:t>TAC</w:t>
            </w:r>
          </w:p>
        </w:tc>
        <w:tc>
          <w:tcPr>
            <w:tcW w:w="6430" w:type="dxa"/>
          </w:tcPr>
          <w:p w14:paraId="007B9125" w14:textId="77777777" w:rsidR="002F24ED" w:rsidRPr="00B60316" w:rsidRDefault="002F24ED" w:rsidP="00E73645">
            <w:pPr>
              <w:jc w:val="left"/>
              <w:rPr>
                <w:sz w:val="20"/>
              </w:rPr>
            </w:pPr>
            <w:r w:rsidRPr="00B60316">
              <w:rPr>
                <w:sz w:val="20"/>
              </w:rPr>
              <w:t>Talend Administrator Centre</w:t>
            </w:r>
          </w:p>
        </w:tc>
      </w:tr>
      <w:tr w:rsidR="00957E08" w:rsidRPr="00050318" w14:paraId="3A1D8FC6" w14:textId="77777777" w:rsidTr="001C164E">
        <w:tc>
          <w:tcPr>
            <w:tcW w:w="2300" w:type="dxa"/>
          </w:tcPr>
          <w:p w14:paraId="3D1917BD" w14:textId="1B216152" w:rsidR="00957E08" w:rsidRPr="00B60316" w:rsidRDefault="00957E08" w:rsidP="00E73645">
            <w:pPr>
              <w:jc w:val="left"/>
              <w:rPr>
                <w:sz w:val="20"/>
              </w:rPr>
            </w:pPr>
            <w:r w:rsidRPr="00B60316">
              <w:rPr>
                <w:sz w:val="20"/>
              </w:rPr>
              <w:t>NRT</w:t>
            </w:r>
          </w:p>
        </w:tc>
        <w:tc>
          <w:tcPr>
            <w:tcW w:w="6430" w:type="dxa"/>
          </w:tcPr>
          <w:p w14:paraId="06B0724C" w14:textId="6A9F37B7" w:rsidR="00957E08" w:rsidRPr="00B60316" w:rsidRDefault="00957E08" w:rsidP="00E73645">
            <w:pPr>
              <w:jc w:val="left"/>
              <w:rPr>
                <w:sz w:val="20"/>
              </w:rPr>
            </w:pPr>
            <w:r w:rsidRPr="00B60316">
              <w:rPr>
                <w:sz w:val="20"/>
              </w:rPr>
              <w:t>Near RealTime</w:t>
            </w:r>
          </w:p>
        </w:tc>
      </w:tr>
      <w:tr w:rsidR="005513F5" w:rsidRPr="00050318" w14:paraId="6CB51018" w14:textId="77777777" w:rsidTr="001C164E">
        <w:trPr>
          <w:ins w:id="37" w:author="Rajesh Srinivasulu" w:date="2016-12-15T14:51:00Z"/>
        </w:trPr>
        <w:tc>
          <w:tcPr>
            <w:tcW w:w="2300" w:type="dxa"/>
          </w:tcPr>
          <w:p w14:paraId="4DDB57A1" w14:textId="793767B8" w:rsidR="005513F5" w:rsidRPr="00B60316" w:rsidRDefault="005513F5" w:rsidP="00E73645">
            <w:pPr>
              <w:jc w:val="left"/>
              <w:rPr>
                <w:ins w:id="38" w:author="Rajesh Srinivasulu" w:date="2016-12-15T14:51:00Z"/>
                <w:sz w:val="20"/>
              </w:rPr>
            </w:pPr>
            <w:bookmarkStart w:id="39" w:name="_Toc465253351"/>
            <w:bookmarkStart w:id="40" w:name="_Toc477231997"/>
            <w:bookmarkStart w:id="41" w:name="_Toc140070021"/>
            <w:bookmarkStart w:id="42" w:name="_Toc140070098"/>
            <w:bookmarkStart w:id="43" w:name="_Toc140070175"/>
            <w:bookmarkStart w:id="44" w:name="_Toc140070252"/>
            <w:bookmarkStart w:id="45" w:name="_Toc140070329"/>
            <w:ins w:id="46" w:author="Rajesh Srinivasulu" w:date="2016-12-15T14:51:00Z">
              <w:r>
                <w:rPr>
                  <w:sz w:val="20"/>
                </w:rPr>
                <w:t>BBDM</w:t>
              </w:r>
            </w:ins>
          </w:p>
        </w:tc>
        <w:tc>
          <w:tcPr>
            <w:tcW w:w="6430" w:type="dxa"/>
          </w:tcPr>
          <w:p w14:paraId="72BD8C1C" w14:textId="5D92F98D" w:rsidR="005513F5" w:rsidRPr="00B60316" w:rsidRDefault="005513F5" w:rsidP="00E73645">
            <w:pPr>
              <w:jc w:val="left"/>
              <w:rPr>
                <w:ins w:id="47" w:author="Rajesh Srinivasulu" w:date="2016-12-15T14:51:00Z"/>
                <w:sz w:val="20"/>
              </w:rPr>
            </w:pPr>
            <w:ins w:id="48" w:author="Rajesh Srinivasulu" w:date="2016-12-15T14:51:00Z">
              <w:r>
                <w:rPr>
                  <w:sz w:val="20"/>
                </w:rPr>
                <w:t>Back Book Data Migration</w:t>
              </w:r>
            </w:ins>
          </w:p>
        </w:tc>
      </w:tr>
    </w:tbl>
    <w:p w14:paraId="6F615030" w14:textId="77777777" w:rsidR="00CB436E" w:rsidRDefault="00AA3DD1" w:rsidP="00E948F6">
      <w:pPr>
        <w:pStyle w:val="Heading1"/>
        <w:pageBreakBefore/>
        <w:numPr>
          <w:ilvl w:val="0"/>
          <w:numId w:val="3"/>
        </w:numPr>
        <w:ind w:left="431" w:hanging="431"/>
        <w:jc w:val="left"/>
      </w:pPr>
      <w:r>
        <w:lastRenderedPageBreak/>
        <w:t>Technical Design</w:t>
      </w:r>
      <w:bookmarkEnd w:id="39"/>
    </w:p>
    <w:p w14:paraId="034E43C7" w14:textId="77777777" w:rsidR="002471E6" w:rsidRPr="00B60316" w:rsidRDefault="00740BA0" w:rsidP="002471E6">
      <w:pPr>
        <w:pStyle w:val="Heading2"/>
        <w:numPr>
          <w:ilvl w:val="1"/>
          <w:numId w:val="3"/>
        </w:numPr>
      </w:pPr>
      <w:bookmarkStart w:id="49" w:name="_Toc465253352"/>
      <w:r w:rsidRPr="00B60316">
        <w:t>Requirements Overview</w:t>
      </w:r>
      <w:bookmarkEnd w:id="49"/>
    </w:p>
    <w:p w14:paraId="6C8AEE99" w14:textId="77777777" w:rsidR="009549A6" w:rsidRPr="00B60316" w:rsidRDefault="009549A6" w:rsidP="009549A6"/>
    <w:p w14:paraId="28F06476" w14:textId="77777777" w:rsidR="009549A6" w:rsidRPr="00B60316" w:rsidRDefault="009549A6" w:rsidP="008F00A0">
      <w:pPr>
        <w:pStyle w:val="ListParagraph"/>
        <w:numPr>
          <w:ilvl w:val="0"/>
          <w:numId w:val="10"/>
        </w:numPr>
        <w:rPr>
          <w:sz w:val="20"/>
        </w:rPr>
      </w:pPr>
      <w:r w:rsidRPr="00B60316">
        <w:rPr>
          <w:sz w:val="20"/>
        </w:rPr>
        <w:t>Integrate the core customer details</w:t>
      </w:r>
      <w:r w:rsidR="00183149" w:rsidRPr="00B60316">
        <w:rPr>
          <w:sz w:val="20"/>
        </w:rPr>
        <w:t xml:space="preserve"> for Auto Import and Auto Renewal</w:t>
      </w:r>
      <w:r w:rsidRPr="00B60316">
        <w:rPr>
          <w:sz w:val="20"/>
        </w:rPr>
        <w:t xml:space="preserve"> from Ensura to MDM</w:t>
      </w:r>
    </w:p>
    <w:p w14:paraId="294ADD9B" w14:textId="77777777" w:rsidR="009549A6" w:rsidRPr="00B60316" w:rsidRDefault="00637EB3" w:rsidP="008F00A0">
      <w:pPr>
        <w:pStyle w:val="ListParagraph"/>
        <w:numPr>
          <w:ilvl w:val="1"/>
          <w:numId w:val="10"/>
        </w:numPr>
        <w:rPr>
          <w:sz w:val="20"/>
        </w:rPr>
      </w:pPr>
      <w:r w:rsidRPr="00B60316">
        <w:rPr>
          <w:sz w:val="20"/>
        </w:rPr>
        <w:t>D</w:t>
      </w:r>
      <w:r w:rsidR="009549A6" w:rsidRPr="00B60316">
        <w:rPr>
          <w:sz w:val="20"/>
        </w:rPr>
        <w:t>ata load (active policy base and associated customer and address details)</w:t>
      </w:r>
    </w:p>
    <w:p w14:paraId="38245BE0" w14:textId="77777777" w:rsidR="009549A6" w:rsidRPr="00B60316" w:rsidRDefault="009549A6" w:rsidP="008F00A0">
      <w:pPr>
        <w:pStyle w:val="ListParagraph"/>
        <w:numPr>
          <w:ilvl w:val="1"/>
          <w:numId w:val="10"/>
        </w:numPr>
        <w:rPr>
          <w:sz w:val="20"/>
        </w:rPr>
      </w:pPr>
      <w:r w:rsidRPr="00B60316">
        <w:rPr>
          <w:sz w:val="20"/>
        </w:rPr>
        <w:t>Daily incremental data load (changed records from customer/address/policy</w:t>
      </w:r>
      <w:r w:rsidR="00637EB3" w:rsidRPr="00B60316">
        <w:rPr>
          <w:sz w:val="20"/>
        </w:rPr>
        <w:t>/ asset</w:t>
      </w:r>
      <w:r w:rsidR="00183149" w:rsidRPr="00B60316">
        <w:rPr>
          <w:sz w:val="20"/>
        </w:rPr>
        <w:t>s</w:t>
      </w:r>
      <w:r w:rsidRPr="00B60316">
        <w:rPr>
          <w:sz w:val="20"/>
        </w:rPr>
        <w:t>)</w:t>
      </w:r>
    </w:p>
    <w:p w14:paraId="65E56EAC" w14:textId="77777777" w:rsidR="00DE1703" w:rsidRPr="00B60316" w:rsidRDefault="00DE1703" w:rsidP="00DE1703">
      <w:pPr>
        <w:ind w:left="360"/>
        <w:rPr>
          <w:sz w:val="20"/>
        </w:rPr>
      </w:pPr>
    </w:p>
    <w:p w14:paraId="2DD3B592" w14:textId="77777777" w:rsidR="00DE1703" w:rsidRPr="00B60316" w:rsidRDefault="00DE1703" w:rsidP="00DE1703">
      <w:pPr>
        <w:ind w:left="360"/>
        <w:rPr>
          <w:sz w:val="20"/>
        </w:rPr>
      </w:pPr>
      <w:r w:rsidRPr="00B60316">
        <w:rPr>
          <w:sz w:val="20"/>
        </w:rPr>
        <w:t>Refer Appendix Section 6.1 - BRD covers the above requirements in detail.</w:t>
      </w:r>
    </w:p>
    <w:p w14:paraId="2DE969E6" w14:textId="77777777" w:rsidR="00DE1703" w:rsidRPr="00B60316" w:rsidRDefault="00DE1703" w:rsidP="00DE1703">
      <w:pPr>
        <w:ind w:left="360"/>
        <w:rPr>
          <w:sz w:val="20"/>
        </w:rPr>
      </w:pPr>
    </w:p>
    <w:p w14:paraId="6E905772" w14:textId="77777777" w:rsidR="00183149" w:rsidRPr="00B60316" w:rsidRDefault="00183149" w:rsidP="00183149">
      <w:pPr>
        <w:pStyle w:val="ListParagraph"/>
        <w:numPr>
          <w:ilvl w:val="0"/>
          <w:numId w:val="10"/>
        </w:numPr>
        <w:rPr>
          <w:sz w:val="20"/>
        </w:rPr>
      </w:pPr>
      <w:r w:rsidRPr="00B60316">
        <w:rPr>
          <w:sz w:val="20"/>
        </w:rPr>
        <w:t>One-off reconciliation for the new additional Entities/attributes in MDM</w:t>
      </w:r>
    </w:p>
    <w:p w14:paraId="3277A7C7" w14:textId="77777777" w:rsidR="000922AB" w:rsidRPr="00B60316" w:rsidRDefault="000922AB" w:rsidP="000922AB">
      <w:pPr>
        <w:pStyle w:val="ListParagraph"/>
        <w:ind w:left="1440"/>
        <w:rPr>
          <w:sz w:val="20"/>
        </w:rPr>
      </w:pPr>
    </w:p>
    <w:p w14:paraId="336C3E68" w14:textId="77777777" w:rsidR="002C6B26" w:rsidRPr="00B60316" w:rsidRDefault="002C6B26" w:rsidP="008F00A0">
      <w:pPr>
        <w:pStyle w:val="ListParagraph"/>
        <w:numPr>
          <w:ilvl w:val="0"/>
          <w:numId w:val="10"/>
        </w:numPr>
        <w:rPr>
          <w:sz w:val="20"/>
        </w:rPr>
      </w:pPr>
      <w:r w:rsidRPr="00B60316">
        <w:rPr>
          <w:sz w:val="20"/>
        </w:rPr>
        <w:t>Derived Requirement – Match Ensura customer details with customer details</w:t>
      </w:r>
      <w:r w:rsidR="00DE1703" w:rsidRPr="00B60316">
        <w:rPr>
          <w:sz w:val="20"/>
        </w:rPr>
        <w:t xml:space="preserve"> present in the MDM Repository</w:t>
      </w:r>
    </w:p>
    <w:p w14:paraId="72EDB484" w14:textId="77777777" w:rsidR="00966C2A" w:rsidRPr="00B60316" w:rsidRDefault="00966C2A" w:rsidP="00966C2A">
      <w:pPr>
        <w:pStyle w:val="ListParagraph"/>
        <w:rPr>
          <w:sz w:val="20"/>
        </w:rPr>
      </w:pPr>
    </w:p>
    <w:p w14:paraId="667007F2" w14:textId="7E0A12FE" w:rsidR="00966C2A" w:rsidRPr="00B60316" w:rsidRDefault="00966C2A" w:rsidP="008F00A0">
      <w:pPr>
        <w:pStyle w:val="ListParagraph"/>
        <w:numPr>
          <w:ilvl w:val="0"/>
          <w:numId w:val="10"/>
        </w:numPr>
        <w:rPr>
          <w:sz w:val="20"/>
        </w:rPr>
      </w:pPr>
      <w:r w:rsidRPr="00B60316">
        <w:rPr>
          <w:sz w:val="20"/>
        </w:rPr>
        <w:t>Ensura Realtime Integration Implementation.</w:t>
      </w:r>
      <w:r w:rsidR="00C52AF4" w:rsidRPr="00B60316">
        <w:rPr>
          <w:sz w:val="20"/>
        </w:rPr>
        <w:t xml:space="preserve"> This approach </w:t>
      </w:r>
      <w:r w:rsidRPr="00B60316">
        <w:rPr>
          <w:sz w:val="20"/>
        </w:rPr>
        <w:t xml:space="preserve">schedules a </w:t>
      </w:r>
      <w:r w:rsidR="00C52AF4" w:rsidRPr="00B60316">
        <w:rPr>
          <w:sz w:val="20"/>
        </w:rPr>
        <w:t>job/process</w:t>
      </w:r>
      <w:r w:rsidRPr="00B60316">
        <w:rPr>
          <w:sz w:val="20"/>
        </w:rPr>
        <w:t xml:space="preserve"> to load customer data coming from MDM Services for every 5min</w:t>
      </w:r>
      <w:r w:rsidR="00C52AF4" w:rsidRPr="00B60316">
        <w:rPr>
          <w:sz w:val="20"/>
        </w:rPr>
        <w:t>.</w:t>
      </w:r>
      <w:r w:rsidRPr="00B60316">
        <w:rPr>
          <w:sz w:val="20"/>
        </w:rPr>
        <w:t xml:space="preserve"> </w:t>
      </w:r>
    </w:p>
    <w:p w14:paraId="5AA2EFB3" w14:textId="77777777" w:rsidR="00DE1703" w:rsidRDefault="00DE1703" w:rsidP="00DE1703">
      <w:pPr>
        <w:ind w:left="360"/>
        <w:rPr>
          <w:sz w:val="20"/>
        </w:rPr>
      </w:pPr>
    </w:p>
    <w:p w14:paraId="67A9B4BF" w14:textId="77777777" w:rsidR="00717191" w:rsidRDefault="00717191" w:rsidP="00717191">
      <w:pPr>
        <w:pStyle w:val="TableText0"/>
        <w:rPr>
          <w:ins w:id="50" w:author="Rajesh Srinivasulu" w:date="2016-12-15T14:51:00Z"/>
          <w:bCs/>
          <w:color w:val="000000" w:themeColor="text1"/>
          <w:sz w:val="20"/>
          <w:lang w:val="en-US"/>
        </w:rPr>
      </w:pPr>
    </w:p>
    <w:p w14:paraId="7487FC51" w14:textId="77777777" w:rsidR="00717191" w:rsidRDefault="00717191" w:rsidP="00717191">
      <w:pPr>
        <w:rPr>
          <w:ins w:id="51" w:author="Rajesh Srinivasulu" w:date="2016-12-15T14:51:00Z"/>
          <w:b/>
          <w:color w:val="000000" w:themeColor="text1"/>
          <w:sz w:val="20"/>
        </w:rPr>
      </w:pPr>
      <w:ins w:id="52" w:author="Rajesh Srinivasulu" w:date="2016-12-15T14:51:00Z">
        <w:r w:rsidRPr="00995ED2">
          <w:rPr>
            <w:b/>
            <w:color w:val="000000" w:themeColor="text1"/>
            <w:sz w:val="20"/>
          </w:rPr>
          <w:t xml:space="preserve">Release 6, Sprint </w:t>
        </w:r>
        <w:r>
          <w:rPr>
            <w:b/>
            <w:color w:val="000000" w:themeColor="text1"/>
            <w:sz w:val="20"/>
          </w:rPr>
          <w:t>4</w:t>
        </w:r>
        <w:r w:rsidRPr="00995ED2">
          <w:rPr>
            <w:b/>
            <w:color w:val="000000" w:themeColor="text1"/>
            <w:sz w:val="20"/>
          </w:rPr>
          <w:t>:</w:t>
        </w:r>
      </w:ins>
    </w:p>
    <w:p w14:paraId="1FE7B613" w14:textId="77777777" w:rsidR="00717191" w:rsidRDefault="00717191" w:rsidP="00717191">
      <w:pPr>
        <w:rPr>
          <w:ins w:id="53" w:author="Rajesh Srinivasulu" w:date="2016-12-15T14:51:00Z"/>
          <w:b/>
          <w:color w:val="000000" w:themeColor="text1"/>
          <w:sz w:val="20"/>
        </w:rPr>
      </w:pPr>
    </w:p>
    <w:p w14:paraId="1740BA1E" w14:textId="77777777" w:rsidR="00717191" w:rsidRDefault="00717191" w:rsidP="00717191">
      <w:pPr>
        <w:rPr>
          <w:ins w:id="54" w:author="Rajesh Srinivasulu" w:date="2016-12-15T14:51:00Z"/>
          <w:color w:val="000000" w:themeColor="text1"/>
          <w:sz w:val="20"/>
        </w:rPr>
      </w:pPr>
      <w:ins w:id="55" w:author="Rajesh Srinivasulu" w:date="2016-12-15T14:51:00Z">
        <w:r>
          <w:rPr>
            <w:color w:val="000000" w:themeColor="text1"/>
            <w:sz w:val="20"/>
          </w:rPr>
          <w:t>Below changes done to the MDM Services as a part of BBDM CR241.</w:t>
        </w:r>
      </w:ins>
    </w:p>
    <w:p w14:paraId="2930C1C1" w14:textId="77777777" w:rsidR="00717191" w:rsidRDefault="00717191" w:rsidP="00717191">
      <w:pPr>
        <w:rPr>
          <w:ins w:id="56" w:author="Rajesh Srinivasulu" w:date="2016-12-15T14:51:00Z"/>
          <w:b/>
          <w:i/>
          <w:color w:val="000000" w:themeColor="text1"/>
          <w:sz w:val="20"/>
        </w:rPr>
      </w:pPr>
    </w:p>
    <w:p w14:paraId="4E85CD13" w14:textId="77777777" w:rsidR="00717191" w:rsidRDefault="00717191" w:rsidP="00717191">
      <w:pPr>
        <w:rPr>
          <w:ins w:id="57" w:author="Rajesh Srinivasulu" w:date="2016-12-15T14:51:00Z"/>
          <w:b/>
          <w:i/>
          <w:color w:val="000000" w:themeColor="text1"/>
          <w:sz w:val="20"/>
        </w:rPr>
      </w:pPr>
      <w:ins w:id="58" w:author="Rajesh Srinivasulu" w:date="2016-12-15T14:51:00Z">
        <w:r w:rsidRPr="00E132D3">
          <w:rPr>
            <w:b/>
            <w:i/>
            <w:color w:val="000000" w:themeColor="text1"/>
            <w:sz w:val="20"/>
          </w:rPr>
          <w:t>CR241 - Change Description:</w:t>
        </w:r>
      </w:ins>
    </w:p>
    <w:p w14:paraId="7E192212" w14:textId="77777777" w:rsidR="00717191" w:rsidRDefault="00717191" w:rsidP="00717191">
      <w:pPr>
        <w:rPr>
          <w:ins w:id="59" w:author="Rajesh Srinivasulu" w:date="2016-12-15T14:51:00Z"/>
          <w:b/>
          <w:i/>
          <w:color w:val="000000" w:themeColor="text1"/>
          <w:sz w:val="20"/>
        </w:rPr>
      </w:pPr>
    </w:p>
    <w:p w14:paraId="253D1A61" w14:textId="77777777" w:rsidR="00717191" w:rsidRDefault="00717191" w:rsidP="00717191">
      <w:pPr>
        <w:pStyle w:val="TableText0"/>
        <w:numPr>
          <w:ilvl w:val="0"/>
          <w:numId w:val="34"/>
        </w:numPr>
        <w:rPr>
          <w:ins w:id="60" w:author="Rajesh Srinivasulu" w:date="2016-12-15T14:51:00Z"/>
        </w:rPr>
      </w:pPr>
      <w:ins w:id="61" w:author="Rajesh Srinivasulu" w:date="2016-12-15T14:51:00Z">
        <w:r w:rsidRPr="0018431F">
          <w:rPr>
            <w:b/>
            <w:bCs/>
          </w:rPr>
          <w:t>Include MDM Party ID in the Create</w:t>
        </w:r>
        <w:r w:rsidRPr="0018431F">
          <w:rPr>
            <w:b/>
            <w:bCs/>
            <w:color w:val="FF0000"/>
          </w:rPr>
          <w:t xml:space="preserve"> </w:t>
        </w:r>
        <w:r w:rsidRPr="0018431F">
          <w:rPr>
            <w:b/>
            <w:bCs/>
          </w:rPr>
          <w:t>Party Service.</w:t>
        </w:r>
        <w:r>
          <w:t xml:space="preserve">  When data is passed to eServe, as part of the Data Migration Solution, it should include the MDM Party ID (if available; i.e. optionally) for the customer.  Once the Create Party Service has successfully created the record (as part of the Migration Execute Sale), it should pass the MDM Party ID back to MDM so to enable MDM to “link” the Ensura records with the eServe records in MDM. Irrespective of whether a Contract or Quote is created as part of the migration, solution should attempt to link Ensura and eServe records in MDM.</w:t>
        </w:r>
      </w:ins>
    </w:p>
    <w:p w14:paraId="71745A1A" w14:textId="77777777" w:rsidR="00717191" w:rsidRPr="00E132D3" w:rsidRDefault="00717191" w:rsidP="00717191">
      <w:pPr>
        <w:rPr>
          <w:ins w:id="62" w:author="Rajesh Srinivasulu" w:date="2016-12-15T14:51:00Z"/>
          <w:b/>
          <w:i/>
          <w:color w:val="000000" w:themeColor="text1"/>
          <w:sz w:val="20"/>
        </w:rPr>
      </w:pPr>
    </w:p>
    <w:p w14:paraId="17B1952E" w14:textId="77777777" w:rsidR="00717191" w:rsidRPr="00993296" w:rsidRDefault="00717191" w:rsidP="00717191">
      <w:pPr>
        <w:pStyle w:val="ListParagraph"/>
        <w:numPr>
          <w:ilvl w:val="0"/>
          <w:numId w:val="34"/>
        </w:numPr>
        <w:jc w:val="left"/>
        <w:rPr>
          <w:ins w:id="63" w:author="Rajesh Srinivasulu" w:date="2016-12-15T14:51:00Z"/>
          <w:color w:val="000000" w:themeColor="text1"/>
          <w:sz w:val="20"/>
        </w:rPr>
      </w:pPr>
      <w:ins w:id="64" w:author="Rajesh Srinivasulu" w:date="2016-12-15T14:51:00Z">
        <w:r w:rsidRPr="00E132D3">
          <w:rPr>
            <w:b/>
            <w:color w:val="000000" w:themeColor="text1"/>
            <w:sz w:val="20"/>
          </w:rPr>
          <w:t>Add Migration Flag in Party (Customer) and Contract entities in MDM and manage values for them rules based on the business rules</w:t>
        </w:r>
        <w:r w:rsidRPr="00993296">
          <w:rPr>
            <w:b/>
            <w:color w:val="000000" w:themeColor="text1"/>
            <w:sz w:val="20"/>
          </w:rPr>
          <w:t xml:space="preserve">. </w:t>
        </w:r>
        <w:r w:rsidRPr="00993296">
          <w:rPr>
            <w:color w:val="000000" w:themeColor="text1"/>
            <w:sz w:val="20"/>
          </w:rPr>
          <w:t>MDM</w:t>
        </w:r>
        <w:r w:rsidRPr="00655140">
          <w:rPr>
            <w:color w:val="000000" w:themeColor="text1"/>
            <w:sz w:val="20"/>
          </w:rPr>
          <w:t xml:space="preserve"> should</w:t>
        </w:r>
        <w:r w:rsidRPr="00E132D3">
          <w:rPr>
            <w:color w:val="000000" w:themeColor="text1"/>
            <w:sz w:val="20"/>
          </w:rPr>
          <w:t xml:space="preserve"> capture migration level markers</w:t>
        </w:r>
        <w:r w:rsidRPr="00993296">
          <w:rPr>
            <w:color w:val="000000" w:themeColor="text1"/>
            <w:sz w:val="20"/>
          </w:rPr>
          <w:t xml:space="preserve"> from Ensura system</w:t>
        </w:r>
        <w:r w:rsidRPr="00E132D3">
          <w:rPr>
            <w:color w:val="000000" w:themeColor="text1"/>
            <w:sz w:val="20"/>
          </w:rPr>
          <w:t xml:space="preserve"> for </w:t>
        </w:r>
        <w:r w:rsidRPr="00993296">
          <w:rPr>
            <w:color w:val="000000" w:themeColor="text1"/>
            <w:sz w:val="20"/>
          </w:rPr>
          <w:t xml:space="preserve">the </w:t>
        </w:r>
        <w:r w:rsidRPr="00E132D3">
          <w:rPr>
            <w:color w:val="000000" w:themeColor="text1"/>
            <w:sz w:val="20"/>
          </w:rPr>
          <w:t>contracts and customers which create a provision that can be used by external systems to determine where in the migration process a customer/policy is (from Ensura to eServe)</w:t>
        </w:r>
        <w:r>
          <w:rPr>
            <w:color w:val="000000" w:themeColor="text1"/>
            <w:sz w:val="20"/>
          </w:rPr>
          <w:t xml:space="preserve">. </w:t>
        </w:r>
      </w:ins>
    </w:p>
    <w:p w14:paraId="12B4B166" w14:textId="77777777" w:rsidR="00717191" w:rsidRDefault="00717191" w:rsidP="00717191">
      <w:pPr>
        <w:pStyle w:val="TableText0"/>
        <w:rPr>
          <w:ins w:id="65" w:author="Rajesh Srinivasulu" w:date="2016-12-15T14:51:00Z"/>
          <w:bCs/>
          <w:color w:val="000000" w:themeColor="text1"/>
          <w:sz w:val="20"/>
          <w:lang w:val="en-US"/>
        </w:rPr>
      </w:pPr>
    </w:p>
    <w:p w14:paraId="3906458F" w14:textId="4F0C7B74" w:rsidR="00717191" w:rsidRPr="00993296" w:rsidRDefault="00717191" w:rsidP="00717191">
      <w:pPr>
        <w:pStyle w:val="ListParagraph"/>
        <w:jc w:val="left"/>
        <w:rPr>
          <w:ins w:id="66" w:author="Rajesh Srinivasulu" w:date="2016-12-15T14:51:00Z"/>
          <w:color w:val="000000" w:themeColor="text1"/>
          <w:sz w:val="20"/>
        </w:rPr>
      </w:pPr>
      <w:ins w:id="67" w:author="Rajesh Srinivasulu" w:date="2016-12-15T14:51:00Z">
        <w:r>
          <w:rPr>
            <w:color w:val="000000" w:themeColor="text1"/>
            <w:sz w:val="20"/>
          </w:rPr>
          <w:t>Refe</w:t>
        </w:r>
        <w:r w:rsidR="00211F63">
          <w:rPr>
            <w:color w:val="000000" w:themeColor="text1"/>
            <w:sz w:val="20"/>
          </w:rPr>
          <w:t xml:space="preserve">r </w:t>
        </w:r>
      </w:ins>
      <w:ins w:id="68" w:author="Rajesh Srinivasulu" w:date="2016-12-15T15:31:00Z">
        <w:r w:rsidR="00D52EF9">
          <w:rPr>
            <w:color w:val="000000" w:themeColor="text1"/>
            <w:sz w:val="20"/>
          </w:rPr>
          <w:fldChar w:fldCharType="begin"/>
        </w:r>
        <w:r w:rsidR="00D52EF9">
          <w:rPr>
            <w:color w:val="000000" w:themeColor="text1"/>
            <w:sz w:val="20"/>
          </w:rPr>
          <w:instrText xml:space="preserve"> HYPERLINK  \l "_BBDM_CR241_related" </w:instrText>
        </w:r>
        <w:r w:rsidR="00D52EF9">
          <w:rPr>
            <w:color w:val="000000" w:themeColor="text1"/>
            <w:sz w:val="20"/>
          </w:rPr>
          <w:fldChar w:fldCharType="separate"/>
        </w:r>
        <w:r w:rsidR="00211F63" w:rsidRPr="00D52EF9">
          <w:rPr>
            <w:rStyle w:val="Hyperlink"/>
            <w:sz w:val="20"/>
          </w:rPr>
          <w:t>section 6.7</w:t>
        </w:r>
        <w:r w:rsidR="00D52EF9">
          <w:rPr>
            <w:color w:val="000000" w:themeColor="text1"/>
            <w:sz w:val="20"/>
          </w:rPr>
          <w:fldChar w:fldCharType="end"/>
        </w:r>
      </w:ins>
      <w:ins w:id="69" w:author="Rajesh Srinivasulu" w:date="2016-12-15T14:51:00Z">
        <w:r>
          <w:rPr>
            <w:color w:val="000000" w:themeColor="text1"/>
            <w:sz w:val="20"/>
          </w:rPr>
          <w:t xml:space="preserve"> for </w:t>
        </w:r>
      </w:ins>
      <w:ins w:id="70" w:author="Rajesh Srinivasulu" w:date="2016-12-15T15:31:00Z">
        <w:r w:rsidR="00211F63">
          <w:rPr>
            <w:color w:val="000000" w:themeColor="text1"/>
            <w:sz w:val="20"/>
          </w:rPr>
          <w:t>all the artifacts related to this CR.</w:t>
        </w:r>
      </w:ins>
    </w:p>
    <w:p w14:paraId="40A75EEF" w14:textId="77777777" w:rsidR="00717191" w:rsidRPr="00E132D3" w:rsidRDefault="00717191" w:rsidP="00717191">
      <w:pPr>
        <w:pStyle w:val="ListParagraph"/>
        <w:jc w:val="left"/>
        <w:rPr>
          <w:ins w:id="71" w:author="Rajesh Srinivasulu" w:date="2016-12-15T14:51:00Z"/>
          <w:bCs w:val="0"/>
          <w:color w:val="000000" w:themeColor="text1"/>
          <w:sz w:val="20"/>
        </w:rPr>
      </w:pPr>
    </w:p>
    <w:p w14:paraId="6FF1C473" w14:textId="06B5E630" w:rsidR="00717191" w:rsidRDefault="002C1C1E" w:rsidP="00717191">
      <w:pPr>
        <w:pStyle w:val="TableText0"/>
        <w:rPr>
          <w:ins w:id="72" w:author="Rajesh Srinivasulu" w:date="2016-12-15T14:51:00Z"/>
          <w:bCs/>
          <w:color w:val="000000" w:themeColor="text1"/>
          <w:sz w:val="20"/>
          <w:lang w:val="en-US"/>
        </w:rPr>
      </w:pPr>
      <w:ins w:id="73" w:author="Rajesh Srinivasulu" w:date="2016-12-19T00:22:00Z">
        <w:r>
          <w:rPr>
            <w:bCs/>
            <w:noProof/>
            <w:color w:val="000000" w:themeColor="text1"/>
            <w:sz w:val="20"/>
            <w:lang w:val="en-US"/>
          </w:rPr>
          <w:lastRenderedPageBreak/>
          <w:drawing>
            <wp:inline distT="0" distB="0" distL="0" distR="0" wp14:anchorId="429431A4" wp14:editId="72BAE37B">
              <wp:extent cx="5486400" cy="344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448050"/>
                      </a:xfrm>
                      <a:prstGeom prst="rect">
                        <a:avLst/>
                      </a:prstGeom>
                      <a:noFill/>
                      <a:ln>
                        <a:noFill/>
                      </a:ln>
                    </pic:spPr>
                  </pic:pic>
                </a:graphicData>
              </a:graphic>
            </wp:inline>
          </w:drawing>
        </w:r>
      </w:ins>
    </w:p>
    <w:p w14:paraId="290A5083" w14:textId="77777777" w:rsidR="00717191" w:rsidRDefault="00717191" w:rsidP="00717191">
      <w:pPr>
        <w:pStyle w:val="TableText0"/>
        <w:rPr>
          <w:ins w:id="74" w:author="Rajesh Srinivasulu" w:date="2016-12-15T14:51:00Z"/>
          <w:bCs/>
          <w:color w:val="000000" w:themeColor="text1"/>
          <w:sz w:val="20"/>
          <w:lang w:val="en-US"/>
        </w:rPr>
      </w:pPr>
    </w:p>
    <w:p w14:paraId="0BBF7840" w14:textId="77777777" w:rsidR="00717191" w:rsidRPr="00A57674" w:rsidRDefault="00717191" w:rsidP="00717191">
      <w:pPr>
        <w:pStyle w:val="TableText0"/>
        <w:rPr>
          <w:ins w:id="75" w:author="Rajesh Srinivasulu" w:date="2016-12-15T14:51:00Z"/>
          <w:bCs/>
          <w:color w:val="000000" w:themeColor="text1"/>
          <w:sz w:val="20"/>
          <w:lang w:val="en-US"/>
        </w:rPr>
      </w:pPr>
    </w:p>
    <w:p w14:paraId="4B74EDBD" w14:textId="77777777" w:rsidR="00717191" w:rsidRDefault="00717191" w:rsidP="00717191">
      <w:pPr>
        <w:pStyle w:val="TableText0"/>
        <w:rPr>
          <w:ins w:id="76" w:author="Rajesh Srinivasulu" w:date="2016-12-15T14:51:00Z"/>
          <w:bCs/>
          <w:color w:val="000000" w:themeColor="text1"/>
          <w:sz w:val="20"/>
          <w:lang w:val="en-US"/>
        </w:rPr>
      </w:pPr>
    </w:p>
    <w:p w14:paraId="5FD1583B" w14:textId="77777777" w:rsidR="00717191" w:rsidRDefault="00717191" w:rsidP="00717191">
      <w:pPr>
        <w:pStyle w:val="TableText0"/>
        <w:rPr>
          <w:ins w:id="77" w:author="Rajesh Srinivasulu" w:date="2016-12-15T14:51:00Z"/>
          <w:bCs/>
          <w:color w:val="000000" w:themeColor="text1"/>
          <w:sz w:val="20"/>
          <w:lang w:val="en-US"/>
        </w:rPr>
      </w:pPr>
    </w:p>
    <w:p w14:paraId="7D32B0D6" w14:textId="77777777" w:rsidR="00717191" w:rsidRDefault="00717191" w:rsidP="00717191">
      <w:pPr>
        <w:pStyle w:val="TableText0"/>
        <w:rPr>
          <w:ins w:id="78" w:author="Rajesh Srinivasulu" w:date="2016-12-15T14:51:00Z"/>
          <w:bCs/>
          <w:color w:val="000000" w:themeColor="text1"/>
          <w:sz w:val="20"/>
          <w:lang w:val="en-US"/>
        </w:rPr>
      </w:pPr>
    </w:p>
    <w:p w14:paraId="1CB7070B" w14:textId="77777777" w:rsidR="00717191" w:rsidRDefault="00717191" w:rsidP="00717191">
      <w:pPr>
        <w:pStyle w:val="TableText0"/>
        <w:rPr>
          <w:ins w:id="79" w:author="Rajesh Srinivasulu" w:date="2016-12-15T14:51:00Z"/>
          <w:bCs/>
          <w:color w:val="000000" w:themeColor="text1"/>
          <w:sz w:val="20"/>
          <w:lang w:val="en-US"/>
        </w:rPr>
      </w:pPr>
    </w:p>
    <w:p w14:paraId="57659E03" w14:textId="77777777" w:rsidR="00F74E85" w:rsidRDefault="00F74E85" w:rsidP="00DE1703">
      <w:pPr>
        <w:ind w:left="360"/>
        <w:rPr>
          <w:sz w:val="20"/>
        </w:rPr>
      </w:pPr>
    </w:p>
    <w:p w14:paraId="706BC1C3" w14:textId="77777777" w:rsidR="00F74E85" w:rsidRDefault="00F74E85" w:rsidP="00DE1703">
      <w:pPr>
        <w:ind w:left="360"/>
        <w:rPr>
          <w:sz w:val="20"/>
        </w:rPr>
      </w:pPr>
    </w:p>
    <w:p w14:paraId="6C2791CF" w14:textId="77777777" w:rsidR="00240791" w:rsidRDefault="00240791" w:rsidP="00DE1703">
      <w:pPr>
        <w:ind w:left="360"/>
        <w:rPr>
          <w:sz w:val="20"/>
        </w:rPr>
      </w:pPr>
    </w:p>
    <w:p w14:paraId="4511B540" w14:textId="77777777" w:rsidR="00240791" w:rsidRDefault="00240791" w:rsidP="00DE1703">
      <w:pPr>
        <w:ind w:left="360"/>
        <w:rPr>
          <w:sz w:val="20"/>
        </w:rPr>
      </w:pPr>
    </w:p>
    <w:p w14:paraId="53632640" w14:textId="77777777" w:rsidR="00240791" w:rsidRDefault="00240791" w:rsidP="00DE1703">
      <w:pPr>
        <w:ind w:left="360"/>
        <w:rPr>
          <w:sz w:val="20"/>
        </w:rPr>
      </w:pPr>
    </w:p>
    <w:p w14:paraId="1DBF4277" w14:textId="77777777" w:rsidR="00240791" w:rsidRDefault="00240791" w:rsidP="00DE1703">
      <w:pPr>
        <w:ind w:left="360"/>
        <w:rPr>
          <w:sz w:val="20"/>
        </w:rPr>
      </w:pPr>
    </w:p>
    <w:p w14:paraId="4D658135" w14:textId="77777777" w:rsidR="00240791" w:rsidRDefault="00240791" w:rsidP="00DE1703">
      <w:pPr>
        <w:ind w:left="360"/>
        <w:rPr>
          <w:sz w:val="20"/>
        </w:rPr>
      </w:pPr>
    </w:p>
    <w:p w14:paraId="4A1AAE03" w14:textId="77777777" w:rsidR="00240791" w:rsidRDefault="00240791" w:rsidP="00DE1703">
      <w:pPr>
        <w:ind w:left="360"/>
        <w:rPr>
          <w:sz w:val="20"/>
        </w:rPr>
      </w:pPr>
    </w:p>
    <w:p w14:paraId="7C92882C" w14:textId="77777777" w:rsidR="00240791" w:rsidRDefault="00240791" w:rsidP="00DE1703">
      <w:pPr>
        <w:ind w:left="360"/>
        <w:rPr>
          <w:sz w:val="20"/>
        </w:rPr>
      </w:pPr>
    </w:p>
    <w:p w14:paraId="1C7EED15" w14:textId="77777777" w:rsidR="00240791" w:rsidRDefault="00240791" w:rsidP="00DE1703">
      <w:pPr>
        <w:ind w:left="360"/>
        <w:rPr>
          <w:sz w:val="20"/>
        </w:rPr>
      </w:pPr>
    </w:p>
    <w:p w14:paraId="4C5A0416" w14:textId="77777777" w:rsidR="00240791" w:rsidRDefault="00240791" w:rsidP="00DE1703">
      <w:pPr>
        <w:ind w:left="360"/>
        <w:rPr>
          <w:sz w:val="20"/>
        </w:rPr>
      </w:pPr>
    </w:p>
    <w:p w14:paraId="345BA871" w14:textId="77777777" w:rsidR="00240791" w:rsidRDefault="00240791" w:rsidP="00DE1703">
      <w:pPr>
        <w:ind w:left="360"/>
        <w:rPr>
          <w:sz w:val="20"/>
        </w:rPr>
      </w:pPr>
    </w:p>
    <w:p w14:paraId="3B59D8D5" w14:textId="77777777" w:rsidR="00240791" w:rsidRDefault="00240791" w:rsidP="00DE1703">
      <w:pPr>
        <w:ind w:left="360"/>
        <w:rPr>
          <w:sz w:val="20"/>
        </w:rPr>
      </w:pPr>
    </w:p>
    <w:p w14:paraId="00E03ECC" w14:textId="77777777" w:rsidR="00240791" w:rsidRDefault="00240791" w:rsidP="00DE1703">
      <w:pPr>
        <w:ind w:left="360"/>
        <w:rPr>
          <w:sz w:val="20"/>
        </w:rPr>
      </w:pPr>
    </w:p>
    <w:p w14:paraId="35D5BC4D" w14:textId="77777777" w:rsidR="00240791" w:rsidRDefault="00240791" w:rsidP="00DE1703">
      <w:pPr>
        <w:ind w:left="360"/>
        <w:rPr>
          <w:sz w:val="20"/>
        </w:rPr>
      </w:pPr>
    </w:p>
    <w:p w14:paraId="63A5A58C" w14:textId="77777777" w:rsidR="00240791" w:rsidRDefault="00240791" w:rsidP="00DE1703">
      <w:pPr>
        <w:ind w:left="360"/>
        <w:rPr>
          <w:sz w:val="20"/>
        </w:rPr>
      </w:pPr>
    </w:p>
    <w:p w14:paraId="64CCCD6A" w14:textId="77777777" w:rsidR="00240791" w:rsidRDefault="00240791" w:rsidP="00DE1703">
      <w:pPr>
        <w:ind w:left="360"/>
        <w:rPr>
          <w:sz w:val="20"/>
        </w:rPr>
      </w:pPr>
    </w:p>
    <w:p w14:paraId="1FF14862" w14:textId="77777777" w:rsidR="00240791" w:rsidRDefault="00240791" w:rsidP="00DE1703">
      <w:pPr>
        <w:ind w:left="360"/>
        <w:rPr>
          <w:sz w:val="20"/>
        </w:rPr>
      </w:pPr>
    </w:p>
    <w:p w14:paraId="37D290A7" w14:textId="77777777" w:rsidR="00596D5A" w:rsidRPr="00B60316" w:rsidRDefault="00486E59" w:rsidP="00F54FAC">
      <w:pPr>
        <w:pStyle w:val="Heading2"/>
        <w:numPr>
          <w:ilvl w:val="1"/>
          <w:numId w:val="3"/>
        </w:numPr>
      </w:pPr>
      <w:bookmarkStart w:id="80" w:name="_Toc465253353"/>
      <w:r w:rsidRPr="00B60316">
        <w:lastRenderedPageBreak/>
        <w:t>High level Dataflow</w:t>
      </w:r>
      <w:bookmarkEnd w:id="80"/>
    </w:p>
    <w:p w14:paraId="24041C5A" w14:textId="77777777" w:rsidR="00130B89" w:rsidRDefault="00130B89" w:rsidP="008F45EE"/>
    <w:p w14:paraId="4CC07FB0" w14:textId="77777777" w:rsidR="00E8626B" w:rsidRDefault="00E8626B" w:rsidP="008F45EE">
      <w:pPr>
        <w:rPr>
          <w:sz w:val="20"/>
        </w:rPr>
      </w:pPr>
      <w:r w:rsidRPr="00E8626B">
        <w:rPr>
          <w:sz w:val="20"/>
        </w:rPr>
        <w:t xml:space="preserve">The following diagram provides high level data flow </w:t>
      </w:r>
      <w:r w:rsidR="00446B97">
        <w:rPr>
          <w:sz w:val="20"/>
        </w:rPr>
        <w:t>between Ensura and MDM database.</w:t>
      </w:r>
    </w:p>
    <w:p w14:paraId="17FEECB3" w14:textId="3B67691C" w:rsidR="007D3393" w:rsidRDefault="007D3393" w:rsidP="008F45EE">
      <w:pPr>
        <w:rPr>
          <w:sz w:val="20"/>
        </w:rPr>
      </w:pPr>
    </w:p>
    <w:p w14:paraId="29CB4D38" w14:textId="707FC11A" w:rsidR="007D3393" w:rsidRPr="00E8626B" w:rsidRDefault="00391710" w:rsidP="00391710">
      <w:pPr>
        <w:ind w:left="-1276"/>
        <w:rPr>
          <w:sz w:val="20"/>
        </w:rPr>
      </w:pPr>
      <w:r>
        <w:object w:dxaOrig="13186" w:dyaOrig="6420" w14:anchorId="3E403AAC">
          <v:shape id="_x0000_i1026" type="#_x0000_t75" style="width:553.5pt;height:270pt" o:ole="">
            <v:imagedata r:id="rId24" o:title=""/>
          </v:shape>
          <o:OLEObject Type="Embed" ProgID="Visio.Drawing.15" ShapeID="_x0000_i1026" DrawAspect="Content" ObjectID="_1549268278" r:id="rId25"/>
        </w:object>
      </w:r>
    </w:p>
    <w:p w14:paraId="6C1D7798" w14:textId="3EB745D6" w:rsidR="00A95016" w:rsidRDefault="00A95016" w:rsidP="00FA050E"/>
    <w:p w14:paraId="4181E892" w14:textId="77777777" w:rsidR="00535E75" w:rsidRPr="00DE1703" w:rsidRDefault="00535E75" w:rsidP="00DE1703">
      <w:pPr>
        <w:jc w:val="left"/>
        <w:rPr>
          <w:b/>
          <w:i/>
          <w:szCs w:val="24"/>
        </w:rPr>
      </w:pPr>
      <w:r>
        <w:rPr>
          <w:b/>
          <w:i/>
          <w:szCs w:val="24"/>
        </w:rPr>
        <w:t>High Level Process (Illustration Only)</w:t>
      </w:r>
      <w:r w:rsidRPr="00F410B7">
        <w:rPr>
          <w:b/>
          <w:i/>
          <w:szCs w:val="24"/>
        </w:rPr>
        <w:t xml:space="preserve">: </w:t>
      </w:r>
    </w:p>
    <w:p w14:paraId="348C2617" w14:textId="77777777" w:rsidR="00BF7E9C" w:rsidRPr="00B60316" w:rsidRDefault="00BF7E9C" w:rsidP="008F00A0">
      <w:pPr>
        <w:pStyle w:val="ListParagraph"/>
        <w:numPr>
          <w:ilvl w:val="0"/>
          <w:numId w:val="27"/>
        </w:numPr>
        <w:rPr>
          <w:color w:val="000000" w:themeColor="text1"/>
          <w:sz w:val="20"/>
        </w:rPr>
      </w:pPr>
      <w:r w:rsidRPr="00B60316">
        <w:rPr>
          <w:color w:val="000000" w:themeColor="text1"/>
          <w:sz w:val="20"/>
        </w:rPr>
        <w:t xml:space="preserve">In Batch Integration </w:t>
      </w:r>
      <w:r w:rsidR="00535E75" w:rsidRPr="00B60316">
        <w:rPr>
          <w:color w:val="000000" w:themeColor="text1"/>
          <w:sz w:val="20"/>
        </w:rPr>
        <w:t>Ensura will send the files (Customer, Address, Policy</w:t>
      </w:r>
      <w:r w:rsidR="003E61E4" w:rsidRPr="00B60316">
        <w:rPr>
          <w:color w:val="000000" w:themeColor="text1"/>
          <w:sz w:val="20"/>
        </w:rPr>
        <w:t>, Decode</w:t>
      </w:r>
      <w:r w:rsidR="00535E75" w:rsidRPr="00B60316">
        <w:rPr>
          <w:color w:val="000000" w:themeColor="text1"/>
          <w:sz w:val="20"/>
        </w:rPr>
        <w:t>) to staging tables thr</w:t>
      </w:r>
      <w:r w:rsidR="00DE1703" w:rsidRPr="00B60316">
        <w:rPr>
          <w:color w:val="000000" w:themeColor="text1"/>
          <w:sz w:val="20"/>
        </w:rPr>
        <w:t>ough daily Batch</w:t>
      </w:r>
      <w:r w:rsidR="00535E75" w:rsidRPr="00B60316">
        <w:rPr>
          <w:color w:val="000000" w:themeColor="text1"/>
          <w:sz w:val="20"/>
        </w:rPr>
        <w:t>.</w:t>
      </w:r>
    </w:p>
    <w:p w14:paraId="2FC407AD" w14:textId="2D357BA5" w:rsidR="00535E75" w:rsidRPr="00B60316" w:rsidRDefault="00BF7E9C" w:rsidP="008F00A0">
      <w:pPr>
        <w:pStyle w:val="ListParagraph"/>
        <w:numPr>
          <w:ilvl w:val="0"/>
          <w:numId w:val="27"/>
        </w:numPr>
        <w:rPr>
          <w:color w:val="000000" w:themeColor="text1"/>
          <w:sz w:val="20"/>
        </w:rPr>
      </w:pPr>
      <w:r w:rsidRPr="00B60316">
        <w:rPr>
          <w:color w:val="000000" w:themeColor="text1"/>
          <w:sz w:val="20"/>
        </w:rPr>
        <w:t>In NRT Integration Ensura will send customer</w:t>
      </w:r>
      <w:r w:rsidR="00391710" w:rsidRPr="00B60316">
        <w:rPr>
          <w:color w:val="000000" w:themeColor="text1"/>
          <w:sz w:val="20"/>
        </w:rPr>
        <w:t>,</w:t>
      </w:r>
      <w:r w:rsidRPr="00B60316">
        <w:rPr>
          <w:color w:val="000000" w:themeColor="text1"/>
          <w:sz w:val="20"/>
        </w:rPr>
        <w:t xml:space="preserve"> address</w:t>
      </w:r>
      <w:r w:rsidR="00391710" w:rsidRPr="00B60316">
        <w:rPr>
          <w:color w:val="000000" w:themeColor="text1"/>
          <w:sz w:val="20"/>
        </w:rPr>
        <w:t>, and</w:t>
      </w:r>
      <w:r w:rsidRPr="00B60316">
        <w:rPr>
          <w:color w:val="000000" w:themeColor="text1"/>
          <w:sz w:val="20"/>
        </w:rPr>
        <w:t xml:space="preserve"> policy information using </w:t>
      </w:r>
      <w:r w:rsidR="00391710" w:rsidRPr="00B60316">
        <w:rPr>
          <w:color w:val="000000" w:themeColor="text1"/>
          <w:sz w:val="20"/>
        </w:rPr>
        <w:t>real-time</w:t>
      </w:r>
      <w:r w:rsidRPr="00B60316">
        <w:rPr>
          <w:color w:val="000000" w:themeColor="text1"/>
          <w:sz w:val="20"/>
        </w:rPr>
        <w:t xml:space="preserve"> services and loads customer details into temporary tables from where NRT jobs will pick the data for further processing.</w:t>
      </w:r>
      <w:r w:rsidR="00535E75" w:rsidRPr="00B60316">
        <w:rPr>
          <w:color w:val="000000" w:themeColor="text1"/>
          <w:sz w:val="20"/>
        </w:rPr>
        <w:t xml:space="preserve"> </w:t>
      </w:r>
    </w:p>
    <w:p w14:paraId="0E673B23" w14:textId="6DACC4C1" w:rsidR="00535E75" w:rsidRPr="00B60316" w:rsidRDefault="003E61E4" w:rsidP="003E61E4">
      <w:pPr>
        <w:pStyle w:val="ListParagraph"/>
        <w:numPr>
          <w:ilvl w:val="0"/>
          <w:numId w:val="27"/>
        </w:numPr>
        <w:rPr>
          <w:color w:val="000000" w:themeColor="text1"/>
          <w:sz w:val="20"/>
        </w:rPr>
      </w:pPr>
      <w:r w:rsidRPr="00B60316">
        <w:rPr>
          <w:color w:val="000000" w:themeColor="text1"/>
          <w:sz w:val="20"/>
        </w:rPr>
        <w:t>Batch will run daily once</w:t>
      </w:r>
      <w:r w:rsidR="00BF7E9C" w:rsidRPr="00B60316">
        <w:rPr>
          <w:color w:val="000000" w:themeColor="text1"/>
          <w:sz w:val="20"/>
        </w:rPr>
        <w:t xml:space="preserve"> whereas NRT will run for every 5miss</w:t>
      </w:r>
      <w:r w:rsidRPr="00B60316">
        <w:rPr>
          <w:color w:val="000000" w:themeColor="text1"/>
          <w:sz w:val="20"/>
        </w:rPr>
        <w:t xml:space="preserve"> </w:t>
      </w:r>
      <w:r w:rsidR="00BF7E9C" w:rsidRPr="00B60316">
        <w:rPr>
          <w:color w:val="000000" w:themeColor="text1"/>
          <w:sz w:val="20"/>
        </w:rPr>
        <w:t xml:space="preserve">to pick </w:t>
      </w:r>
      <w:r w:rsidRPr="00B60316">
        <w:rPr>
          <w:color w:val="000000" w:themeColor="text1"/>
          <w:sz w:val="20"/>
        </w:rPr>
        <w:t>latest data and do the validations.</w:t>
      </w:r>
    </w:p>
    <w:p w14:paraId="2954658A" w14:textId="62DE9DAC" w:rsidR="00DE1703" w:rsidRPr="00B60316" w:rsidRDefault="00391710" w:rsidP="008F00A0">
      <w:pPr>
        <w:pStyle w:val="ListParagraph"/>
        <w:numPr>
          <w:ilvl w:val="0"/>
          <w:numId w:val="27"/>
        </w:numPr>
        <w:rPr>
          <w:color w:val="000000" w:themeColor="text1"/>
          <w:sz w:val="20"/>
        </w:rPr>
      </w:pPr>
      <w:r w:rsidRPr="00B60316">
        <w:rPr>
          <w:color w:val="000000" w:themeColor="text1"/>
          <w:sz w:val="20"/>
        </w:rPr>
        <w:t>Telephone, email and customer d</w:t>
      </w:r>
      <w:r w:rsidR="00535E75" w:rsidRPr="00B60316">
        <w:rPr>
          <w:color w:val="000000" w:themeColor="text1"/>
          <w:sz w:val="20"/>
        </w:rPr>
        <w:t xml:space="preserve">ata </w:t>
      </w:r>
      <w:r w:rsidRPr="00B60316">
        <w:rPr>
          <w:color w:val="000000" w:themeColor="text1"/>
          <w:sz w:val="20"/>
        </w:rPr>
        <w:t>is</w:t>
      </w:r>
      <w:r w:rsidR="00535E75" w:rsidRPr="00B60316">
        <w:rPr>
          <w:color w:val="000000" w:themeColor="text1"/>
          <w:sz w:val="20"/>
        </w:rPr>
        <w:t xml:space="preserve"> </w:t>
      </w:r>
      <w:r w:rsidRPr="00B60316">
        <w:rPr>
          <w:color w:val="000000" w:themeColor="text1"/>
          <w:sz w:val="20"/>
        </w:rPr>
        <w:t xml:space="preserve">cleansed and </w:t>
      </w:r>
      <w:r w:rsidR="00535E75" w:rsidRPr="00B60316">
        <w:rPr>
          <w:color w:val="000000" w:themeColor="text1"/>
          <w:sz w:val="20"/>
        </w:rPr>
        <w:t>validate</w:t>
      </w:r>
      <w:r w:rsidRPr="00B60316">
        <w:rPr>
          <w:color w:val="000000" w:themeColor="text1"/>
          <w:sz w:val="20"/>
        </w:rPr>
        <w:t>d.</w:t>
      </w:r>
      <w:r w:rsidR="00535E75" w:rsidRPr="00B60316">
        <w:rPr>
          <w:color w:val="000000" w:themeColor="text1"/>
          <w:sz w:val="20"/>
        </w:rPr>
        <w:t xml:space="preserve"> </w:t>
      </w:r>
    </w:p>
    <w:p w14:paraId="25C81EF9" w14:textId="2B003966" w:rsidR="00535E75" w:rsidRPr="00B60316" w:rsidRDefault="00DE1703" w:rsidP="008F00A0">
      <w:pPr>
        <w:pStyle w:val="ListParagraph"/>
        <w:numPr>
          <w:ilvl w:val="0"/>
          <w:numId w:val="27"/>
        </w:numPr>
        <w:rPr>
          <w:color w:val="000000" w:themeColor="text1"/>
          <w:sz w:val="20"/>
        </w:rPr>
      </w:pPr>
      <w:r w:rsidRPr="00B60316">
        <w:rPr>
          <w:color w:val="000000" w:themeColor="text1"/>
          <w:sz w:val="20"/>
        </w:rPr>
        <w:t>Address</w:t>
      </w:r>
      <w:r w:rsidR="00535E75" w:rsidRPr="00B60316">
        <w:rPr>
          <w:color w:val="000000" w:themeColor="text1"/>
          <w:sz w:val="20"/>
        </w:rPr>
        <w:t xml:space="preserve"> validation happens using </w:t>
      </w:r>
      <w:r w:rsidRPr="00B60316">
        <w:rPr>
          <w:color w:val="000000" w:themeColor="text1"/>
          <w:sz w:val="20"/>
        </w:rPr>
        <w:t>Batch Capscan matchpool</w:t>
      </w:r>
      <w:r w:rsidR="00BF7E9C" w:rsidRPr="00B60316">
        <w:rPr>
          <w:color w:val="000000" w:themeColor="text1"/>
          <w:sz w:val="20"/>
        </w:rPr>
        <w:t xml:space="preserve"> for Batch and Capscan </w:t>
      </w:r>
      <w:r w:rsidR="00391710" w:rsidRPr="00B60316">
        <w:rPr>
          <w:color w:val="000000" w:themeColor="text1"/>
          <w:sz w:val="20"/>
        </w:rPr>
        <w:t>Real-time</w:t>
      </w:r>
      <w:r w:rsidR="00BF7E9C" w:rsidRPr="00B60316">
        <w:rPr>
          <w:color w:val="000000" w:themeColor="text1"/>
          <w:sz w:val="20"/>
        </w:rPr>
        <w:t xml:space="preserve"> Service for NRT flow</w:t>
      </w:r>
      <w:r w:rsidR="00535E75" w:rsidRPr="00B60316">
        <w:rPr>
          <w:color w:val="000000" w:themeColor="text1"/>
          <w:sz w:val="20"/>
        </w:rPr>
        <w:t>.</w:t>
      </w:r>
    </w:p>
    <w:p w14:paraId="09590702" w14:textId="020C07A5" w:rsidR="00535E75" w:rsidRPr="00B60316" w:rsidRDefault="00391710" w:rsidP="008F00A0">
      <w:pPr>
        <w:pStyle w:val="ListParagraph"/>
        <w:numPr>
          <w:ilvl w:val="0"/>
          <w:numId w:val="27"/>
        </w:numPr>
        <w:rPr>
          <w:color w:val="000000" w:themeColor="text1"/>
          <w:sz w:val="20"/>
        </w:rPr>
      </w:pPr>
      <w:r w:rsidRPr="00B60316">
        <w:rPr>
          <w:color w:val="000000" w:themeColor="text1"/>
          <w:sz w:val="20"/>
        </w:rPr>
        <w:t>The</w:t>
      </w:r>
      <w:r w:rsidR="00535E75" w:rsidRPr="00B60316">
        <w:rPr>
          <w:color w:val="000000" w:themeColor="text1"/>
          <w:sz w:val="20"/>
        </w:rPr>
        <w:t xml:space="preserve"> </w:t>
      </w:r>
      <w:r w:rsidR="00CD4EFD" w:rsidRPr="00B60316">
        <w:rPr>
          <w:color w:val="000000" w:themeColor="text1"/>
          <w:sz w:val="20"/>
        </w:rPr>
        <w:t xml:space="preserve">data </w:t>
      </w:r>
      <w:r w:rsidRPr="00B60316">
        <w:rPr>
          <w:color w:val="000000" w:themeColor="text1"/>
          <w:sz w:val="20"/>
        </w:rPr>
        <w:t>is then sent</w:t>
      </w:r>
      <w:r w:rsidR="00CD4EFD" w:rsidRPr="00B60316">
        <w:rPr>
          <w:color w:val="000000" w:themeColor="text1"/>
          <w:sz w:val="20"/>
        </w:rPr>
        <w:t xml:space="preserve"> to matching services </w:t>
      </w:r>
      <w:r w:rsidRPr="00B60316">
        <w:rPr>
          <w:color w:val="000000" w:themeColor="text1"/>
          <w:sz w:val="20"/>
        </w:rPr>
        <w:t>for eliminate</w:t>
      </w:r>
      <w:r w:rsidR="00CD4EFD" w:rsidRPr="00B60316">
        <w:rPr>
          <w:color w:val="000000" w:themeColor="text1"/>
          <w:sz w:val="20"/>
        </w:rPr>
        <w:t xml:space="preserve"> the duplicates.</w:t>
      </w:r>
    </w:p>
    <w:p w14:paraId="376E9552" w14:textId="77777777" w:rsidR="00535E75" w:rsidRPr="00B60316" w:rsidRDefault="00CD4EFD" w:rsidP="008F00A0">
      <w:pPr>
        <w:pStyle w:val="ListParagraph"/>
        <w:numPr>
          <w:ilvl w:val="0"/>
          <w:numId w:val="27"/>
        </w:numPr>
        <w:rPr>
          <w:color w:val="000000" w:themeColor="text1"/>
          <w:sz w:val="20"/>
        </w:rPr>
      </w:pPr>
      <w:r w:rsidRPr="00B60316">
        <w:rPr>
          <w:color w:val="000000" w:themeColor="text1"/>
          <w:sz w:val="20"/>
        </w:rPr>
        <w:t xml:space="preserve">After </w:t>
      </w:r>
      <w:r w:rsidR="00DE1703" w:rsidRPr="00B60316">
        <w:rPr>
          <w:color w:val="000000" w:themeColor="text1"/>
          <w:sz w:val="20"/>
        </w:rPr>
        <w:t>de-</w:t>
      </w:r>
      <w:r w:rsidRPr="00B60316">
        <w:rPr>
          <w:color w:val="000000" w:themeColor="text1"/>
          <w:sz w:val="20"/>
        </w:rPr>
        <w:t>duplication, Data will send to survi</w:t>
      </w:r>
      <w:r w:rsidR="00DE1703" w:rsidRPr="00B60316">
        <w:rPr>
          <w:color w:val="000000" w:themeColor="text1"/>
          <w:sz w:val="20"/>
        </w:rPr>
        <w:t>vorship services to arrive at</w:t>
      </w:r>
      <w:r w:rsidRPr="00B60316">
        <w:rPr>
          <w:color w:val="000000" w:themeColor="text1"/>
          <w:sz w:val="20"/>
        </w:rPr>
        <w:t xml:space="preserve"> the Golden Record.</w:t>
      </w:r>
    </w:p>
    <w:p w14:paraId="28632A1B" w14:textId="77777777" w:rsidR="00446B97" w:rsidRPr="00B60316" w:rsidRDefault="00CD4EFD" w:rsidP="00130B89">
      <w:pPr>
        <w:pStyle w:val="ListParagraph"/>
        <w:numPr>
          <w:ilvl w:val="0"/>
          <w:numId w:val="27"/>
        </w:numPr>
      </w:pPr>
      <w:r w:rsidRPr="00B60316">
        <w:rPr>
          <w:color w:val="000000" w:themeColor="text1"/>
          <w:sz w:val="20"/>
        </w:rPr>
        <w:t>If any exceptions occurs during the data process to MDM, exception handling services will handle the errors.</w:t>
      </w:r>
    </w:p>
    <w:p w14:paraId="7F5313F0" w14:textId="77777777" w:rsidR="00486E59" w:rsidRDefault="00486E59" w:rsidP="00486E59">
      <w:pPr>
        <w:pStyle w:val="Heading2"/>
        <w:numPr>
          <w:ilvl w:val="1"/>
          <w:numId w:val="3"/>
        </w:numPr>
      </w:pPr>
      <w:bookmarkStart w:id="81" w:name="_Toc465253354"/>
      <w:r w:rsidRPr="00B60316">
        <w:lastRenderedPageBreak/>
        <w:t>Design Requirements</w:t>
      </w:r>
      <w:bookmarkEnd w:id="81"/>
    </w:p>
    <w:p w14:paraId="3130DEFE" w14:textId="77777777" w:rsidR="00855F36" w:rsidRDefault="00855F36" w:rsidP="00855F36">
      <w:pPr>
        <w:pStyle w:val="Heading2"/>
        <w:numPr>
          <w:ilvl w:val="2"/>
          <w:numId w:val="3"/>
        </w:numPr>
      </w:pPr>
      <w:bookmarkStart w:id="82" w:name="_Toc400112637"/>
      <w:bookmarkStart w:id="83" w:name="_Toc401571591"/>
      <w:bookmarkStart w:id="84" w:name="_Toc465253355"/>
      <w:r>
        <w:t>Data Cleansing and Business Rules</w:t>
      </w:r>
      <w:bookmarkEnd w:id="82"/>
      <w:bookmarkEnd w:id="83"/>
      <w:r>
        <w:t xml:space="preserve"> for Ensura Integration</w:t>
      </w:r>
      <w:bookmarkEnd w:id="84"/>
    </w:p>
    <w:p w14:paraId="3AE7730A" w14:textId="253138C1" w:rsidR="00486E59" w:rsidRDefault="002061BD" w:rsidP="002E388F">
      <w:pPr>
        <w:rPr>
          <w:sz w:val="20"/>
        </w:rPr>
      </w:pPr>
      <w:r w:rsidRPr="008B67E9">
        <w:rPr>
          <w:sz w:val="20"/>
        </w:rPr>
        <w:t xml:space="preserve">Refer Appendix Section – </w:t>
      </w:r>
      <w:r w:rsidR="00391710">
        <w:rPr>
          <w:sz w:val="20"/>
        </w:rPr>
        <w:fldChar w:fldCharType="begin"/>
      </w:r>
      <w:r w:rsidR="00391710">
        <w:rPr>
          <w:sz w:val="20"/>
        </w:rPr>
        <w:instrText xml:space="preserve"> REF _Ref440021956 \r \h </w:instrText>
      </w:r>
      <w:r w:rsidR="00391710">
        <w:rPr>
          <w:sz w:val="20"/>
        </w:rPr>
      </w:r>
      <w:r w:rsidR="00391710">
        <w:rPr>
          <w:sz w:val="20"/>
        </w:rPr>
        <w:fldChar w:fldCharType="separate"/>
      </w:r>
      <w:r w:rsidR="00A760A5">
        <w:rPr>
          <w:sz w:val="20"/>
        </w:rPr>
        <w:t>6.3</w:t>
      </w:r>
      <w:r w:rsidR="00391710">
        <w:rPr>
          <w:sz w:val="20"/>
        </w:rPr>
        <w:fldChar w:fldCharType="end"/>
      </w:r>
      <w:r>
        <w:rPr>
          <w:sz w:val="20"/>
        </w:rPr>
        <w:t xml:space="preserve"> </w:t>
      </w:r>
      <w:r w:rsidR="00E856C4">
        <w:rPr>
          <w:sz w:val="20"/>
        </w:rPr>
        <w:t xml:space="preserve">The Presentation covers the Data Cleaning and Standardization, Matching (Customer Record De-duplication) and Survivorship Business rules should be applied for Ensura Customer Data during integration with MDM. </w:t>
      </w:r>
    </w:p>
    <w:p w14:paraId="5C352C62" w14:textId="57EA76D7" w:rsidR="00486E59" w:rsidRDefault="00486E59" w:rsidP="00486E59">
      <w:pPr>
        <w:pStyle w:val="Heading2"/>
        <w:numPr>
          <w:ilvl w:val="1"/>
          <w:numId w:val="5"/>
        </w:numPr>
      </w:pPr>
      <w:bookmarkStart w:id="85" w:name="_Toc347403243"/>
      <w:bookmarkStart w:id="86" w:name="_Toc465253356"/>
      <w:r>
        <w:lastRenderedPageBreak/>
        <w:t>Design Decisions</w:t>
      </w:r>
      <w:bookmarkEnd w:id="85"/>
      <w:bookmarkEnd w:id="86"/>
    </w:p>
    <w:tbl>
      <w:tblPr>
        <w:tblW w:w="974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4"/>
        <w:gridCol w:w="9150"/>
      </w:tblGrid>
      <w:tr w:rsidR="001102C1" w:rsidRPr="00A46850" w14:paraId="20B63635" w14:textId="77777777" w:rsidTr="008D233F">
        <w:trPr>
          <w:tblHeader/>
        </w:trPr>
        <w:tc>
          <w:tcPr>
            <w:tcW w:w="0" w:type="auto"/>
            <w:shd w:val="clear" w:color="auto" w:fill="CCCCCC"/>
          </w:tcPr>
          <w:p w14:paraId="7EF49F10" w14:textId="77777777" w:rsidR="001102C1" w:rsidRPr="00A46850" w:rsidRDefault="001102C1" w:rsidP="00F40406">
            <w:pPr>
              <w:pStyle w:val="PMFTableHeading"/>
              <w:rPr>
                <w:rFonts w:ascii="Arial" w:hAnsi="Arial" w:cs="Arial"/>
                <w:sz w:val="20"/>
                <w:szCs w:val="20"/>
              </w:rPr>
            </w:pPr>
            <w:r>
              <w:rPr>
                <w:rFonts w:ascii="Arial" w:hAnsi="Arial" w:cs="Arial"/>
                <w:sz w:val="20"/>
                <w:szCs w:val="20"/>
              </w:rPr>
              <w:lastRenderedPageBreak/>
              <w:t>Ref.</w:t>
            </w:r>
          </w:p>
        </w:tc>
        <w:tc>
          <w:tcPr>
            <w:tcW w:w="9150" w:type="dxa"/>
            <w:shd w:val="clear" w:color="auto" w:fill="CCCCCC"/>
          </w:tcPr>
          <w:p w14:paraId="0987257F" w14:textId="77777777" w:rsidR="001102C1" w:rsidRPr="00A46850" w:rsidRDefault="001102C1" w:rsidP="00F40406">
            <w:pPr>
              <w:pStyle w:val="PMFTableHeading"/>
              <w:rPr>
                <w:rFonts w:ascii="Arial" w:hAnsi="Arial" w:cs="Arial"/>
                <w:sz w:val="20"/>
                <w:szCs w:val="20"/>
              </w:rPr>
            </w:pPr>
            <w:r w:rsidRPr="00A46850">
              <w:rPr>
                <w:rFonts w:ascii="Arial" w:hAnsi="Arial" w:cs="Arial"/>
                <w:sz w:val="20"/>
                <w:szCs w:val="20"/>
              </w:rPr>
              <w:t>Design Decision</w:t>
            </w:r>
          </w:p>
        </w:tc>
      </w:tr>
      <w:tr w:rsidR="009D06AB" w:rsidRPr="00A46850" w14:paraId="1425DCA0" w14:textId="77777777" w:rsidTr="008D233F">
        <w:trPr>
          <w:tblHeader/>
        </w:trPr>
        <w:tc>
          <w:tcPr>
            <w:tcW w:w="0" w:type="auto"/>
          </w:tcPr>
          <w:p w14:paraId="094A4428" w14:textId="77777777" w:rsidR="009D06AB" w:rsidRPr="00B60316" w:rsidRDefault="009D06AB" w:rsidP="00F40406">
            <w:pPr>
              <w:pStyle w:val="PMFTableHeading"/>
              <w:rPr>
                <w:rFonts w:ascii="Arial" w:hAnsi="Arial" w:cs="Arial"/>
                <w:b w:val="0"/>
                <w:sz w:val="20"/>
                <w:szCs w:val="20"/>
              </w:rPr>
            </w:pPr>
            <w:r w:rsidRPr="00B60316">
              <w:rPr>
                <w:rFonts w:ascii="Arial" w:hAnsi="Arial" w:cs="Arial"/>
                <w:b w:val="0"/>
                <w:sz w:val="20"/>
                <w:szCs w:val="20"/>
              </w:rPr>
              <w:t>D01</w:t>
            </w:r>
          </w:p>
        </w:tc>
        <w:tc>
          <w:tcPr>
            <w:tcW w:w="9150" w:type="dxa"/>
          </w:tcPr>
          <w:p w14:paraId="2897A83B" w14:textId="77777777" w:rsidR="009F720D" w:rsidRPr="00B60316" w:rsidRDefault="009D06AB" w:rsidP="00D51176">
            <w:pPr>
              <w:pStyle w:val="PMFTableHeading"/>
              <w:rPr>
                <w:rFonts w:ascii="Arial" w:hAnsi="Arial" w:cs="Arial"/>
                <w:b w:val="0"/>
                <w:sz w:val="20"/>
                <w:szCs w:val="20"/>
              </w:rPr>
            </w:pPr>
            <w:r w:rsidRPr="00B60316">
              <w:rPr>
                <w:rFonts w:ascii="Arial" w:hAnsi="Arial" w:cs="Arial"/>
                <w:b w:val="0"/>
                <w:sz w:val="20"/>
                <w:szCs w:val="20"/>
              </w:rPr>
              <w:t xml:space="preserve">Interface between Ensura and MDM will be in </w:t>
            </w:r>
            <w:r w:rsidRPr="00B60316">
              <w:rPr>
                <w:rFonts w:ascii="Arial" w:hAnsi="Arial" w:cs="Arial"/>
                <w:sz w:val="20"/>
                <w:szCs w:val="20"/>
              </w:rPr>
              <w:t>BATCH mode (daily nightly refresh)</w:t>
            </w:r>
            <w:r w:rsidRPr="00B60316">
              <w:rPr>
                <w:rFonts w:ascii="Arial" w:hAnsi="Arial" w:cs="Arial"/>
                <w:b w:val="0"/>
                <w:sz w:val="20"/>
                <w:szCs w:val="20"/>
              </w:rPr>
              <w:t>. Data feeds coming from Ensura should align with ICD format agreed for Daily incremental data feeds</w:t>
            </w:r>
            <w:r w:rsidR="00AD6BE1" w:rsidRPr="00B60316">
              <w:rPr>
                <w:rFonts w:ascii="Arial" w:hAnsi="Arial" w:cs="Arial"/>
                <w:b w:val="0"/>
                <w:sz w:val="20"/>
                <w:szCs w:val="20"/>
              </w:rPr>
              <w:t xml:space="preserve">. </w:t>
            </w:r>
          </w:p>
          <w:p w14:paraId="533ABF13" w14:textId="7DDAB88C" w:rsidR="009F720D" w:rsidRPr="00B60316" w:rsidRDefault="009F720D" w:rsidP="00D51176">
            <w:pPr>
              <w:pStyle w:val="PMFTableHeading"/>
              <w:rPr>
                <w:rFonts w:ascii="Arial" w:hAnsi="Arial" w:cs="Arial"/>
                <w:b w:val="0"/>
                <w:sz w:val="20"/>
                <w:szCs w:val="20"/>
              </w:rPr>
            </w:pPr>
            <w:r w:rsidRPr="00B60316">
              <w:rPr>
                <w:rFonts w:ascii="Arial" w:hAnsi="Arial" w:cs="Arial"/>
                <w:b w:val="0"/>
                <w:sz w:val="20"/>
                <w:szCs w:val="20"/>
              </w:rPr>
              <w:t>Another Interface between Ensura and MDM will be</w:t>
            </w:r>
            <w:r w:rsidR="00D51176" w:rsidRPr="00B60316">
              <w:rPr>
                <w:rFonts w:ascii="Arial" w:hAnsi="Arial" w:cs="Arial"/>
                <w:b w:val="0"/>
                <w:sz w:val="20"/>
                <w:szCs w:val="20"/>
              </w:rPr>
              <w:t xml:space="preserve"> in </w:t>
            </w:r>
            <w:r w:rsidR="00C40B60" w:rsidRPr="00B60316">
              <w:rPr>
                <w:rFonts w:ascii="Arial" w:hAnsi="Arial" w:cs="Arial"/>
                <w:sz w:val="20"/>
                <w:szCs w:val="20"/>
              </w:rPr>
              <w:t>Near-</w:t>
            </w:r>
            <w:r w:rsidRPr="00B60316">
              <w:rPr>
                <w:rFonts w:ascii="Arial" w:hAnsi="Arial" w:cs="Arial"/>
                <w:sz w:val="20"/>
                <w:szCs w:val="20"/>
              </w:rPr>
              <w:t>Real</w:t>
            </w:r>
            <w:r w:rsidR="00C40B60" w:rsidRPr="00B60316">
              <w:rPr>
                <w:rFonts w:ascii="Arial" w:hAnsi="Arial" w:cs="Arial"/>
                <w:sz w:val="20"/>
                <w:szCs w:val="20"/>
              </w:rPr>
              <w:t>-</w:t>
            </w:r>
            <w:r w:rsidRPr="00B60316">
              <w:rPr>
                <w:rFonts w:ascii="Arial" w:hAnsi="Arial" w:cs="Arial"/>
                <w:sz w:val="20"/>
                <w:szCs w:val="20"/>
              </w:rPr>
              <w:t>time</w:t>
            </w:r>
            <w:r w:rsidR="00D51176" w:rsidRPr="00B60316">
              <w:rPr>
                <w:rFonts w:ascii="Arial" w:hAnsi="Arial" w:cs="Arial"/>
                <w:sz w:val="20"/>
                <w:szCs w:val="20"/>
              </w:rPr>
              <w:t xml:space="preserve"> mode (</w:t>
            </w:r>
            <w:r w:rsidRPr="00B60316">
              <w:rPr>
                <w:rFonts w:ascii="Arial" w:hAnsi="Arial" w:cs="Arial"/>
                <w:sz w:val="20"/>
                <w:szCs w:val="20"/>
              </w:rPr>
              <w:t xml:space="preserve">5mins </w:t>
            </w:r>
            <w:r w:rsidR="00D51176" w:rsidRPr="00B60316">
              <w:rPr>
                <w:rFonts w:ascii="Arial" w:hAnsi="Arial" w:cs="Arial"/>
                <w:sz w:val="20"/>
                <w:szCs w:val="20"/>
              </w:rPr>
              <w:t>refresh)</w:t>
            </w:r>
          </w:p>
          <w:p w14:paraId="01256F27" w14:textId="0FC114B2" w:rsidR="009D06AB" w:rsidRPr="00B60316" w:rsidRDefault="00AD6BE1" w:rsidP="00D51176">
            <w:pPr>
              <w:pStyle w:val="PMFTableHeading"/>
              <w:rPr>
                <w:rFonts w:ascii="Arial" w:hAnsi="Arial" w:cs="Arial"/>
                <w:b w:val="0"/>
                <w:sz w:val="20"/>
                <w:szCs w:val="20"/>
              </w:rPr>
            </w:pPr>
            <w:r w:rsidRPr="00B60316">
              <w:rPr>
                <w:rFonts w:ascii="Arial" w:hAnsi="Arial" w:cs="Arial"/>
                <w:b w:val="0"/>
                <w:sz w:val="20"/>
                <w:szCs w:val="20"/>
              </w:rPr>
              <w:t xml:space="preserve">Please refer the appendix section </w:t>
            </w:r>
            <w:r w:rsidR="0055770B" w:rsidRPr="00B60316">
              <w:rPr>
                <w:rFonts w:ascii="Arial" w:hAnsi="Arial" w:cs="Arial"/>
                <w:b w:val="0"/>
                <w:sz w:val="20"/>
                <w:szCs w:val="20"/>
              </w:rPr>
              <w:t>6</w:t>
            </w:r>
            <w:r w:rsidRPr="00B60316">
              <w:rPr>
                <w:rFonts w:ascii="Arial" w:hAnsi="Arial" w:cs="Arial"/>
                <w:b w:val="0"/>
                <w:sz w:val="20"/>
                <w:szCs w:val="20"/>
              </w:rPr>
              <w:t>.2</w:t>
            </w:r>
          </w:p>
        </w:tc>
      </w:tr>
      <w:tr w:rsidR="001102C1" w:rsidRPr="00A46850" w14:paraId="3787437F" w14:textId="77777777" w:rsidTr="008D233F">
        <w:trPr>
          <w:tblHeader/>
        </w:trPr>
        <w:tc>
          <w:tcPr>
            <w:tcW w:w="0" w:type="auto"/>
          </w:tcPr>
          <w:p w14:paraId="0B8D951C" w14:textId="77777777" w:rsidR="001102C1" w:rsidRPr="00B60316" w:rsidRDefault="009D06AB" w:rsidP="00F40406">
            <w:pPr>
              <w:pStyle w:val="PMFTableHeading"/>
              <w:rPr>
                <w:rFonts w:ascii="Arial" w:hAnsi="Arial" w:cs="Arial"/>
                <w:b w:val="0"/>
                <w:sz w:val="20"/>
                <w:szCs w:val="20"/>
              </w:rPr>
            </w:pPr>
            <w:r w:rsidRPr="00B60316">
              <w:rPr>
                <w:rFonts w:ascii="Arial" w:hAnsi="Arial" w:cs="Arial"/>
                <w:b w:val="0"/>
                <w:sz w:val="20"/>
                <w:szCs w:val="20"/>
              </w:rPr>
              <w:t>D02</w:t>
            </w:r>
          </w:p>
        </w:tc>
        <w:tc>
          <w:tcPr>
            <w:tcW w:w="9150" w:type="dxa"/>
          </w:tcPr>
          <w:p w14:paraId="77108B01" w14:textId="77777777" w:rsidR="001102C1" w:rsidRPr="00B60316" w:rsidRDefault="001102C1" w:rsidP="00DE1703">
            <w:pPr>
              <w:pStyle w:val="PMFTableHeading"/>
              <w:rPr>
                <w:rFonts w:ascii="Arial" w:hAnsi="Arial" w:cs="Arial"/>
                <w:b w:val="0"/>
                <w:sz w:val="20"/>
                <w:szCs w:val="20"/>
              </w:rPr>
            </w:pPr>
            <w:r w:rsidRPr="00B60316">
              <w:rPr>
                <w:rFonts w:ascii="Arial" w:hAnsi="Arial" w:cs="Arial"/>
                <w:b w:val="0"/>
                <w:sz w:val="20"/>
                <w:szCs w:val="20"/>
              </w:rPr>
              <w:t xml:space="preserve">The extract from Ensura to MDM will have only ACTIVE policy </w:t>
            </w:r>
            <w:r w:rsidR="00DE1703" w:rsidRPr="00B60316">
              <w:rPr>
                <w:rFonts w:ascii="Arial" w:hAnsi="Arial" w:cs="Arial"/>
                <w:b w:val="0"/>
                <w:sz w:val="20"/>
                <w:szCs w:val="20"/>
              </w:rPr>
              <w:t xml:space="preserve">for Auto Import and Auto Renewal </w:t>
            </w:r>
            <w:r w:rsidRPr="00B60316">
              <w:rPr>
                <w:rFonts w:ascii="Arial" w:hAnsi="Arial" w:cs="Arial"/>
                <w:b w:val="0"/>
                <w:sz w:val="20"/>
                <w:szCs w:val="20"/>
              </w:rPr>
              <w:t>and associated customer details a</w:t>
            </w:r>
            <w:r w:rsidR="00DE1703" w:rsidRPr="00B60316">
              <w:rPr>
                <w:rFonts w:ascii="Arial" w:hAnsi="Arial" w:cs="Arial"/>
                <w:b w:val="0"/>
                <w:sz w:val="20"/>
                <w:szCs w:val="20"/>
              </w:rPr>
              <w:t>lso</w:t>
            </w:r>
            <w:r w:rsidRPr="00B60316">
              <w:rPr>
                <w:rFonts w:ascii="Arial" w:hAnsi="Arial" w:cs="Arial"/>
                <w:b w:val="0"/>
                <w:sz w:val="20"/>
                <w:szCs w:val="20"/>
              </w:rPr>
              <w:t xml:space="preserve"> daily incremental extract will include all changed records from customer/address/policy entities</w:t>
            </w:r>
            <w:r w:rsidR="00105256" w:rsidRPr="00B60316">
              <w:rPr>
                <w:rFonts w:ascii="Arial" w:hAnsi="Arial" w:cs="Arial"/>
                <w:b w:val="0"/>
                <w:sz w:val="20"/>
                <w:szCs w:val="20"/>
              </w:rPr>
              <w:t xml:space="preserve"> an</w:t>
            </w:r>
            <w:r w:rsidR="00DE1703" w:rsidRPr="00B60316">
              <w:rPr>
                <w:rFonts w:ascii="Arial" w:hAnsi="Arial" w:cs="Arial"/>
                <w:b w:val="0"/>
                <w:sz w:val="20"/>
                <w:szCs w:val="20"/>
              </w:rPr>
              <w:t>d it should be consolidated view</w:t>
            </w:r>
            <w:r w:rsidR="0094768B" w:rsidRPr="00B60316">
              <w:rPr>
                <w:rFonts w:ascii="Arial" w:hAnsi="Arial" w:cs="Arial"/>
                <w:b w:val="0"/>
                <w:sz w:val="20"/>
                <w:szCs w:val="20"/>
              </w:rPr>
              <w:t>.</w:t>
            </w:r>
          </w:p>
          <w:p w14:paraId="519E0DE1" w14:textId="7F5522DD" w:rsidR="0094768B" w:rsidRPr="00B60316" w:rsidRDefault="0094768B" w:rsidP="00C40B60">
            <w:pPr>
              <w:pStyle w:val="PMFTableHeading"/>
              <w:rPr>
                <w:rFonts w:ascii="Arial" w:hAnsi="Arial" w:cs="Arial"/>
                <w:b w:val="0"/>
                <w:sz w:val="20"/>
                <w:szCs w:val="20"/>
              </w:rPr>
            </w:pPr>
            <w:r w:rsidRPr="00B60316">
              <w:rPr>
                <w:rFonts w:ascii="Arial" w:hAnsi="Arial" w:cs="Arial"/>
                <w:b w:val="0"/>
                <w:sz w:val="20"/>
                <w:szCs w:val="20"/>
              </w:rPr>
              <w:t>From real</w:t>
            </w:r>
            <w:r w:rsidR="00C40B60" w:rsidRPr="00B60316">
              <w:rPr>
                <w:rFonts w:ascii="Arial" w:hAnsi="Arial" w:cs="Arial"/>
                <w:b w:val="0"/>
                <w:sz w:val="20"/>
                <w:szCs w:val="20"/>
              </w:rPr>
              <w:t>-t</w:t>
            </w:r>
            <w:r w:rsidRPr="00B60316">
              <w:rPr>
                <w:rFonts w:ascii="Arial" w:hAnsi="Arial" w:cs="Arial"/>
                <w:b w:val="0"/>
                <w:sz w:val="20"/>
                <w:szCs w:val="20"/>
              </w:rPr>
              <w:t xml:space="preserve">ime services </w:t>
            </w:r>
            <w:r w:rsidR="00C40B60" w:rsidRPr="00B60316">
              <w:rPr>
                <w:rFonts w:ascii="Arial" w:hAnsi="Arial" w:cs="Arial"/>
                <w:b w:val="0"/>
                <w:sz w:val="20"/>
                <w:szCs w:val="20"/>
              </w:rPr>
              <w:t xml:space="preserve">as well </w:t>
            </w:r>
            <w:r w:rsidRPr="00B60316">
              <w:rPr>
                <w:rFonts w:ascii="Arial" w:hAnsi="Arial" w:cs="Arial"/>
                <w:b w:val="0"/>
                <w:sz w:val="20"/>
                <w:szCs w:val="20"/>
              </w:rPr>
              <w:t>MDM will receive only ACTIVE customer details from ensura to process via NRT.</w:t>
            </w:r>
          </w:p>
        </w:tc>
      </w:tr>
      <w:tr w:rsidR="001102C1" w:rsidRPr="00A46850" w14:paraId="4588EA46" w14:textId="77777777" w:rsidTr="008D233F">
        <w:trPr>
          <w:tblHeader/>
        </w:trPr>
        <w:tc>
          <w:tcPr>
            <w:tcW w:w="0" w:type="auto"/>
          </w:tcPr>
          <w:p w14:paraId="5B353DB2" w14:textId="50B1AC29" w:rsidR="001102C1" w:rsidRPr="00B60316" w:rsidRDefault="009D06AB" w:rsidP="00F40406">
            <w:pPr>
              <w:pStyle w:val="PMFTableHeading"/>
              <w:rPr>
                <w:rFonts w:ascii="Arial" w:hAnsi="Arial" w:cs="Arial"/>
                <w:b w:val="0"/>
                <w:sz w:val="20"/>
                <w:szCs w:val="20"/>
              </w:rPr>
            </w:pPr>
            <w:r w:rsidRPr="00B60316">
              <w:rPr>
                <w:rFonts w:ascii="Arial" w:hAnsi="Arial" w:cs="Arial"/>
                <w:b w:val="0"/>
                <w:sz w:val="20"/>
                <w:szCs w:val="20"/>
              </w:rPr>
              <w:t>D03</w:t>
            </w:r>
          </w:p>
        </w:tc>
        <w:tc>
          <w:tcPr>
            <w:tcW w:w="9150" w:type="dxa"/>
          </w:tcPr>
          <w:p w14:paraId="3ADD53EB" w14:textId="25F0C5E4" w:rsidR="00C40B60" w:rsidRPr="00B60316" w:rsidRDefault="001102C1" w:rsidP="00D51176">
            <w:pPr>
              <w:pStyle w:val="PMFTableHeading"/>
              <w:rPr>
                <w:rFonts w:ascii="Arial" w:hAnsi="Arial" w:cs="Arial"/>
                <w:b w:val="0"/>
                <w:sz w:val="20"/>
                <w:szCs w:val="20"/>
              </w:rPr>
            </w:pPr>
            <w:r w:rsidRPr="00B60316">
              <w:rPr>
                <w:rFonts w:ascii="Arial" w:hAnsi="Arial" w:cs="Arial"/>
                <w:b w:val="0"/>
                <w:sz w:val="20"/>
                <w:szCs w:val="20"/>
              </w:rPr>
              <w:t xml:space="preserve">MDM </w:t>
            </w:r>
            <w:r w:rsidR="0094768B" w:rsidRPr="00B60316">
              <w:rPr>
                <w:rFonts w:ascii="Arial" w:hAnsi="Arial" w:cs="Arial"/>
                <w:b w:val="0"/>
                <w:sz w:val="20"/>
                <w:szCs w:val="20"/>
              </w:rPr>
              <w:t xml:space="preserve">Batch Integration </w:t>
            </w:r>
            <w:r w:rsidRPr="00B60316">
              <w:rPr>
                <w:rFonts w:ascii="Arial" w:hAnsi="Arial" w:cs="Arial"/>
                <w:b w:val="0"/>
                <w:sz w:val="20"/>
                <w:szCs w:val="20"/>
              </w:rPr>
              <w:t>will use Capscan Matchcode Batch product to cleanse and standardize the address details coming from source systems</w:t>
            </w:r>
            <w:r w:rsidR="00C40B60" w:rsidRPr="00B60316">
              <w:rPr>
                <w:rFonts w:ascii="Arial" w:hAnsi="Arial" w:cs="Arial"/>
                <w:b w:val="0"/>
                <w:sz w:val="20"/>
                <w:szCs w:val="20"/>
              </w:rPr>
              <w:t xml:space="preserve"> for all requests from Ensura.</w:t>
            </w:r>
          </w:p>
          <w:p w14:paraId="248CB859" w14:textId="4B9923AC" w:rsidR="001102C1" w:rsidRPr="00B60316" w:rsidRDefault="00D51176" w:rsidP="0094768B">
            <w:pPr>
              <w:pStyle w:val="PMFTableHeading"/>
              <w:rPr>
                <w:rFonts w:ascii="Arial" w:hAnsi="Arial" w:cs="Arial"/>
                <w:b w:val="0"/>
                <w:sz w:val="20"/>
                <w:szCs w:val="20"/>
              </w:rPr>
            </w:pPr>
            <w:r w:rsidRPr="00B60316">
              <w:rPr>
                <w:rFonts w:ascii="Arial" w:hAnsi="Arial" w:cs="Arial"/>
                <w:b w:val="0"/>
                <w:sz w:val="20"/>
                <w:szCs w:val="20"/>
              </w:rPr>
              <w:t xml:space="preserve">For NRT, </w:t>
            </w:r>
            <w:r w:rsidR="0094768B" w:rsidRPr="00B60316">
              <w:rPr>
                <w:rFonts w:ascii="Arial" w:hAnsi="Arial" w:cs="Arial"/>
                <w:b w:val="0"/>
                <w:sz w:val="20"/>
                <w:szCs w:val="20"/>
              </w:rPr>
              <w:t>MDM will use Capscan Realtime product for cleansing addresses</w:t>
            </w:r>
            <w:r w:rsidR="00C40B60" w:rsidRPr="00B60316">
              <w:rPr>
                <w:rFonts w:ascii="Arial" w:hAnsi="Arial" w:cs="Arial"/>
                <w:b w:val="0"/>
                <w:sz w:val="20"/>
                <w:szCs w:val="20"/>
              </w:rPr>
              <w:t xml:space="preserve"> for all requests from Ensura</w:t>
            </w:r>
            <w:r w:rsidR="0094768B" w:rsidRPr="00B60316">
              <w:rPr>
                <w:rFonts w:ascii="Arial" w:hAnsi="Arial" w:cs="Arial"/>
                <w:b w:val="0"/>
                <w:sz w:val="20"/>
                <w:szCs w:val="20"/>
              </w:rPr>
              <w:t>.</w:t>
            </w:r>
          </w:p>
        </w:tc>
      </w:tr>
      <w:tr w:rsidR="001102C1" w:rsidRPr="00A46850" w14:paraId="688FC38E" w14:textId="77777777" w:rsidTr="008D233F">
        <w:trPr>
          <w:tblHeader/>
        </w:trPr>
        <w:tc>
          <w:tcPr>
            <w:tcW w:w="0" w:type="auto"/>
          </w:tcPr>
          <w:p w14:paraId="30906542" w14:textId="57E92301" w:rsidR="001102C1" w:rsidRDefault="009D06AB" w:rsidP="00F40406">
            <w:pPr>
              <w:pStyle w:val="PMFTableHeading"/>
              <w:rPr>
                <w:rFonts w:ascii="Arial" w:hAnsi="Arial" w:cs="Arial"/>
                <w:b w:val="0"/>
                <w:sz w:val="20"/>
                <w:szCs w:val="20"/>
              </w:rPr>
            </w:pPr>
            <w:r>
              <w:rPr>
                <w:rFonts w:ascii="Arial" w:hAnsi="Arial" w:cs="Arial"/>
                <w:b w:val="0"/>
                <w:sz w:val="20"/>
                <w:szCs w:val="20"/>
              </w:rPr>
              <w:t>D04</w:t>
            </w:r>
          </w:p>
        </w:tc>
        <w:tc>
          <w:tcPr>
            <w:tcW w:w="9150" w:type="dxa"/>
          </w:tcPr>
          <w:p w14:paraId="2E89690C" w14:textId="77777777" w:rsidR="001102C1" w:rsidRPr="00A46D94" w:rsidRDefault="001102C1" w:rsidP="00E357B0">
            <w:pPr>
              <w:pStyle w:val="PMFTableHeading"/>
              <w:rPr>
                <w:rFonts w:ascii="Arial" w:hAnsi="Arial" w:cs="Arial"/>
                <w:b w:val="0"/>
                <w:bCs/>
                <w:sz w:val="20"/>
                <w:szCs w:val="20"/>
                <w:highlight w:val="yellow"/>
                <w:lang w:val="en-US"/>
              </w:rPr>
            </w:pPr>
            <w:r w:rsidRPr="00A46D94">
              <w:rPr>
                <w:rFonts w:ascii="Arial" w:hAnsi="Arial" w:cs="Arial"/>
                <w:b w:val="0"/>
                <w:bCs/>
                <w:sz w:val="20"/>
                <w:szCs w:val="20"/>
                <w:lang w:val="en-US"/>
              </w:rPr>
              <w:t>MDM will implement the Data Validation and business rules</w:t>
            </w:r>
            <w:r w:rsidR="00E357B0">
              <w:rPr>
                <w:rFonts w:ascii="Arial" w:hAnsi="Arial" w:cs="Arial"/>
                <w:b w:val="0"/>
                <w:bCs/>
                <w:sz w:val="20"/>
                <w:szCs w:val="20"/>
                <w:lang w:val="en-US"/>
              </w:rPr>
              <w:t>.</w:t>
            </w:r>
            <w:r w:rsidRPr="00A46D94">
              <w:rPr>
                <w:rFonts w:ascii="Arial" w:hAnsi="Arial" w:cs="Arial"/>
                <w:b w:val="0"/>
                <w:bCs/>
                <w:sz w:val="20"/>
                <w:szCs w:val="20"/>
                <w:lang w:val="en-US"/>
              </w:rPr>
              <w:t xml:space="preserve"> These rul</w:t>
            </w:r>
            <w:r>
              <w:rPr>
                <w:rFonts w:ascii="Arial" w:hAnsi="Arial" w:cs="Arial"/>
                <w:b w:val="0"/>
                <w:bCs/>
                <w:sz w:val="20"/>
                <w:szCs w:val="20"/>
                <w:lang w:val="en-US"/>
              </w:rPr>
              <w:t xml:space="preserve">es will be applied for only </w:t>
            </w:r>
            <w:r w:rsidRPr="00A46D94">
              <w:rPr>
                <w:rFonts w:ascii="Arial" w:hAnsi="Arial" w:cs="Arial"/>
                <w:b w:val="0"/>
                <w:bCs/>
                <w:sz w:val="20"/>
                <w:szCs w:val="20"/>
                <w:lang w:val="en-US"/>
              </w:rPr>
              <w:t xml:space="preserve">Master entities and Cross reference </w:t>
            </w:r>
            <w:r>
              <w:rPr>
                <w:rFonts w:ascii="Arial" w:hAnsi="Arial" w:cs="Arial"/>
                <w:b w:val="0"/>
                <w:bCs/>
                <w:sz w:val="20"/>
                <w:szCs w:val="20"/>
                <w:lang w:val="en-US"/>
              </w:rPr>
              <w:t xml:space="preserve">tables </w:t>
            </w:r>
            <w:r w:rsidRPr="00A46D94">
              <w:rPr>
                <w:rFonts w:ascii="Arial" w:hAnsi="Arial" w:cs="Arial"/>
                <w:b w:val="0"/>
                <w:bCs/>
                <w:sz w:val="20"/>
                <w:szCs w:val="20"/>
                <w:lang w:val="en-US"/>
              </w:rPr>
              <w:t>should have exact copy of data coming from source</w:t>
            </w:r>
            <w:r>
              <w:rPr>
                <w:rFonts w:ascii="Arial" w:hAnsi="Arial" w:cs="Arial"/>
                <w:b w:val="0"/>
                <w:bCs/>
                <w:sz w:val="20"/>
                <w:szCs w:val="20"/>
                <w:lang w:val="en-US"/>
              </w:rPr>
              <w:t xml:space="preserve"> (Ensura)</w:t>
            </w:r>
          </w:p>
        </w:tc>
      </w:tr>
      <w:tr w:rsidR="001102C1" w:rsidRPr="00A46850" w14:paraId="465D16FD" w14:textId="77777777" w:rsidTr="008D233F">
        <w:trPr>
          <w:tblHeader/>
        </w:trPr>
        <w:tc>
          <w:tcPr>
            <w:tcW w:w="0" w:type="auto"/>
          </w:tcPr>
          <w:p w14:paraId="6E4E0263" w14:textId="77777777" w:rsidR="001102C1" w:rsidRDefault="009D06AB" w:rsidP="00F40406">
            <w:pPr>
              <w:pStyle w:val="PMFTableHeading"/>
              <w:rPr>
                <w:rFonts w:ascii="Arial" w:hAnsi="Arial" w:cs="Arial"/>
                <w:b w:val="0"/>
                <w:sz w:val="20"/>
                <w:szCs w:val="20"/>
              </w:rPr>
            </w:pPr>
            <w:r>
              <w:rPr>
                <w:rFonts w:ascii="Arial" w:hAnsi="Arial" w:cs="Arial"/>
                <w:b w:val="0"/>
                <w:sz w:val="20"/>
                <w:szCs w:val="20"/>
              </w:rPr>
              <w:t>D05</w:t>
            </w:r>
          </w:p>
        </w:tc>
        <w:tc>
          <w:tcPr>
            <w:tcW w:w="9150" w:type="dxa"/>
          </w:tcPr>
          <w:p w14:paraId="41BE8E12" w14:textId="77777777" w:rsidR="001102C1" w:rsidRPr="0049512B" w:rsidRDefault="001102C1" w:rsidP="00F40406">
            <w:pPr>
              <w:jc w:val="left"/>
              <w:rPr>
                <w:bCs w:val="0"/>
                <w:sz w:val="20"/>
                <w:lang w:val="en-GB" w:eastAsia="ja-JP"/>
              </w:rPr>
            </w:pPr>
            <w:r>
              <w:rPr>
                <w:bCs w:val="0"/>
                <w:sz w:val="20"/>
                <w:lang w:val="en-GB" w:eastAsia="ja-JP"/>
              </w:rPr>
              <w:t xml:space="preserve">The </w:t>
            </w:r>
            <w:r w:rsidRPr="00E357B0">
              <w:rPr>
                <w:bCs w:val="0"/>
                <w:sz w:val="20"/>
                <w:lang w:val="en-GB" w:eastAsia="ja-JP"/>
              </w:rPr>
              <w:t>POLICYREF</w:t>
            </w:r>
            <w:r>
              <w:rPr>
                <w:bCs w:val="0"/>
                <w:sz w:val="20"/>
                <w:lang w:val="en-GB" w:eastAsia="ja-JP"/>
              </w:rPr>
              <w:t xml:space="preserve"> and CUSTREF</w:t>
            </w:r>
            <w:r w:rsidRPr="00E341C4">
              <w:rPr>
                <w:bCs w:val="0"/>
                <w:sz w:val="20"/>
                <w:lang w:val="en-GB" w:eastAsia="ja-JP"/>
              </w:rPr>
              <w:t xml:space="preserve"> fields</w:t>
            </w:r>
            <w:r>
              <w:rPr>
                <w:bCs w:val="0"/>
                <w:sz w:val="20"/>
                <w:lang w:val="en-GB" w:eastAsia="ja-JP"/>
              </w:rPr>
              <w:t xml:space="preserve"> coming from Ensura will be stored along with Check-digit in MDM Staging and Repository. Combination of Policyref/CustRef and check digit will act as a unique value. And the MDM downstream systems (e.g. </w:t>
            </w:r>
            <w:r w:rsidRPr="00E341C4">
              <w:rPr>
                <w:bCs w:val="0"/>
                <w:sz w:val="20"/>
                <w:lang w:val="en-GB" w:eastAsia="ja-JP"/>
              </w:rPr>
              <w:t>Pega</w:t>
            </w:r>
            <w:r>
              <w:rPr>
                <w:bCs w:val="0"/>
                <w:sz w:val="20"/>
                <w:lang w:val="en-GB" w:eastAsia="ja-JP"/>
              </w:rPr>
              <w:t>) should use the same format when they want to consume cleansed Ensura data from MDM</w:t>
            </w:r>
            <w:r>
              <w:rPr>
                <w:color w:val="1F497D"/>
              </w:rPr>
              <w:t>.</w:t>
            </w:r>
          </w:p>
        </w:tc>
      </w:tr>
      <w:tr w:rsidR="001102C1" w:rsidRPr="00A46850" w14:paraId="657E10BF" w14:textId="77777777" w:rsidTr="008D233F">
        <w:trPr>
          <w:tblHeader/>
        </w:trPr>
        <w:tc>
          <w:tcPr>
            <w:tcW w:w="0" w:type="auto"/>
          </w:tcPr>
          <w:p w14:paraId="7C47C890" w14:textId="77777777" w:rsidR="001102C1" w:rsidRDefault="009D06AB" w:rsidP="00F40406">
            <w:pPr>
              <w:pStyle w:val="PMFTableHeading"/>
              <w:rPr>
                <w:rFonts w:ascii="Arial" w:hAnsi="Arial" w:cs="Arial"/>
                <w:b w:val="0"/>
                <w:sz w:val="20"/>
                <w:szCs w:val="20"/>
              </w:rPr>
            </w:pPr>
            <w:r>
              <w:rPr>
                <w:rFonts w:ascii="Arial" w:hAnsi="Arial" w:cs="Arial"/>
                <w:b w:val="0"/>
                <w:sz w:val="20"/>
                <w:szCs w:val="20"/>
              </w:rPr>
              <w:t>D0</w:t>
            </w:r>
            <w:r w:rsidR="00DE1703">
              <w:rPr>
                <w:rFonts w:ascii="Arial" w:hAnsi="Arial" w:cs="Arial"/>
                <w:b w:val="0"/>
                <w:sz w:val="20"/>
                <w:szCs w:val="20"/>
              </w:rPr>
              <w:t>6</w:t>
            </w:r>
          </w:p>
        </w:tc>
        <w:tc>
          <w:tcPr>
            <w:tcW w:w="9150" w:type="dxa"/>
          </w:tcPr>
          <w:p w14:paraId="68E648A7" w14:textId="77777777" w:rsidR="001102C1" w:rsidRPr="00E341C4" w:rsidRDefault="001102C1" w:rsidP="00F40406">
            <w:pPr>
              <w:jc w:val="left"/>
              <w:rPr>
                <w:bCs w:val="0"/>
                <w:sz w:val="20"/>
                <w:lang w:val="en-GB" w:eastAsia="ja-JP"/>
              </w:rPr>
            </w:pPr>
            <w:r w:rsidRPr="00E341C4">
              <w:rPr>
                <w:bCs w:val="0"/>
                <w:sz w:val="20"/>
                <w:lang w:val="en-GB" w:eastAsia="ja-JP"/>
              </w:rPr>
              <w:t>Only key fields w</w:t>
            </w:r>
            <w:r>
              <w:rPr>
                <w:bCs w:val="0"/>
                <w:sz w:val="20"/>
                <w:lang w:val="en-GB" w:eastAsia="ja-JP"/>
              </w:rPr>
              <w:t>ill be populated from Ensura (as-is</w:t>
            </w:r>
            <w:r w:rsidRPr="00E341C4">
              <w:rPr>
                <w:bCs w:val="0"/>
                <w:sz w:val="20"/>
                <w:lang w:val="en-GB" w:eastAsia="ja-JP"/>
              </w:rPr>
              <w:t xml:space="preserve"> copy) to MDM Cross reference </w:t>
            </w:r>
            <w:r>
              <w:rPr>
                <w:bCs w:val="0"/>
                <w:sz w:val="20"/>
                <w:lang w:val="en-GB" w:eastAsia="ja-JP"/>
              </w:rPr>
              <w:t xml:space="preserve">tables </w:t>
            </w:r>
            <w:r w:rsidRPr="00E341C4">
              <w:rPr>
                <w:bCs w:val="0"/>
                <w:sz w:val="20"/>
                <w:lang w:val="en-GB" w:eastAsia="ja-JP"/>
              </w:rPr>
              <w:t>to support the operational use</w:t>
            </w:r>
            <w:r>
              <w:rPr>
                <w:bCs w:val="0"/>
                <w:sz w:val="20"/>
                <w:lang w:val="en-GB" w:eastAsia="ja-JP"/>
              </w:rPr>
              <w:t xml:space="preserve"> </w:t>
            </w:r>
            <w:r w:rsidRPr="00E341C4">
              <w:rPr>
                <w:bCs w:val="0"/>
                <w:sz w:val="20"/>
                <w:lang w:val="en-GB" w:eastAsia="ja-JP"/>
              </w:rPr>
              <w:t>cases</w:t>
            </w:r>
            <w:r>
              <w:rPr>
                <w:bCs w:val="0"/>
                <w:sz w:val="20"/>
                <w:lang w:val="en-GB" w:eastAsia="ja-JP"/>
              </w:rPr>
              <w:t>.</w:t>
            </w:r>
          </w:p>
        </w:tc>
      </w:tr>
      <w:tr w:rsidR="001102C1" w:rsidRPr="00A46850" w14:paraId="4E396C71" w14:textId="77777777" w:rsidTr="008D233F">
        <w:trPr>
          <w:tblHeader/>
        </w:trPr>
        <w:tc>
          <w:tcPr>
            <w:tcW w:w="0" w:type="auto"/>
          </w:tcPr>
          <w:p w14:paraId="305566AD" w14:textId="77777777" w:rsidR="001102C1" w:rsidRDefault="009D06AB" w:rsidP="00F40406">
            <w:pPr>
              <w:pStyle w:val="PMFTableHeading"/>
              <w:rPr>
                <w:rFonts w:ascii="Arial" w:hAnsi="Arial" w:cs="Arial"/>
                <w:b w:val="0"/>
                <w:sz w:val="20"/>
                <w:szCs w:val="20"/>
              </w:rPr>
            </w:pPr>
            <w:r>
              <w:rPr>
                <w:rFonts w:ascii="Arial" w:hAnsi="Arial" w:cs="Arial"/>
                <w:b w:val="0"/>
                <w:sz w:val="20"/>
                <w:szCs w:val="20"/>
              </w:rPr>
              <w:t>D0</w:t>
            </w:r>
            <w:r w:rsidR="00DE1703">
              <w:rPr>
                <w:rFonts w:ascii="Arial" w:hAnsi="Arial" w:cs="Arial"/>
                <w:b w:val="0"/>
                <w:sz w:val="20"/>
                <w:szCs w:val="20"/>
              </w:rPr>
              <w:t>7</w:t>
            </w:r>
          </w:p>
        </w:tc>
        <w:tc>
          <w:tcPr>
            <w:tcW w:w="9150" w:type="dxa"/>
          </w:tcPr>
          <w:p w14:paraId="5750B4EA" w14:textId="77777777" w:rsidR="001102C1" w:rsidRPr="00E341C4" w:rsidRDefault="001102C1" w:rsidP="00F40406">
            <w:pPr>
              <w:jc w:val="left"/>
              <w:rPr>
                <w:bCs w:val="0"/>
                <w:sz w:val="20"/>
                <w:lang w:val="en-GB" w:eastAsia="ja-JP"/>
              </w:rPr>
            </w:pPr>
            <w:r w:rsidRPr="00E341C4">
              <w:rPr>
                <w:bCs w:val="0"/>
                <w:sz w:val="20"/>
                <w:lang w:val="en-GB" w:eastAsia="ja-JP"/>
              </w:rPr>
              <w:t xml:space="preserve">In BAU, </w:t>
            </w:r>
            <w:r>
              <w:rPr>
                <w:bCs w:val="0"/>
                <w:sz w:val="20"/>
                <w:lang w:val="en-GB" w:eastAsia="ja-JP"/>
              </w:rPr>
              <w:t xml:space="preserve">if </w:t>
            </w:r>
            <w:r w:rsidRPr="00E341C4">
              <w:rPr>
                <w:bCs w:val="0"/>
                <w:sz w:val="20"/>
                <w:lang w:val="en-GB" w:eastAsia="ja-JP"/>
              </w:rPr>
              <w:t xml:space="preserve">any </w:t>
            </w:r>
            <w:r>
              <w:rPr>
                <w:bCs w:val="0"/>
                <w:sz w:val="20"/>
                <w:lang w:val="en-GB" w:eastAsia="ja-JP"/>
              </w:rPr>
              <w:t xml:space="preserve">bulk </w:t>
            </w:r>
            <w:r w:rsidRPr="00E341C4">
              <w:rPr>
                <w:bCs w:val="0"/>
                <w:sz w:val="20"/>
                <w:lang w:val="en-GB" w:eastAsia="ja-JP"/>
              </w:rPr>
              <w:t xml:space="preserve">data fixes </w:t>
            </w:r>
            <w:r>
              <w:rPr>
                <w:bCs w:val="0"/>
                <w:sz w:val="20"/>
                <w:lang w:val="en-GB" w:eastAsia="ja-JP"/>
              </w:rPr>
              <w:t>applied in Ensura then MDM Service delivery team (who manages the MDM system in production) and Design team should be communicated to carry out the impact assessment.</w:t>
            </w:r>
          </w:p>
        </w:tc>
      </w:tr>
      <w:tr w:rsidR="001102C1" w:rsidRPr="00A46850" w14:paraId="62800DEE" w14:textId="77777777" w:rsidTr="008D233F">
        <w:trPr>
          <w:tblHeader/>
        </w:trPr>
        <w:tc>
          <w:tcPr>
            <w:tcW w:w="0" w:type="auto"/>
          </w:tcPr>
          <w:p w14:paraId="0C02196C" w14:textId="77777777" w:rsidR="001102C1" w:rsidRDefault="00DE1703" w:rsidP="00F40406">
            <w:pPr>
              <w:pStyle w:val="PMFTableHeading"/>
              <w:rPr>
                <w:rFonts w:ascii="Arial" w:hAnsi="Arial" w:cs="Arial"/>
                <w:b w:val="0"/>
                <w:sz w:val="20"/>
                <w:szCs w:val="20"/>
              </w:rPr>
            </w:pPr>
            <w:r>
              <w:rPr>
                <w:rFonts w:ascii="Arial" w:hAnsi="Arial" w:cs="Arial"/>
                <w:b w:val="0"/>
                <w:sz w:val="20"/>
                <w:szCs w:val="20"/>
              </w:rPr>
              <w:t>D08</w:t>
            </w:r>
          </w:p>
        </w:tc>
        <w:tc>
          <w:tcPr>
            <w:tcW w:w="9150" w:type="dxa"/>
          </w:tcPr>
          <w:p w14:paraId="47960D11" w14:textId="77777777" w:rsidR="001102C1" w:rsidRPr="007367BD" w:rsidRDefault="001102C1" w:rsidP="00F40406">
            <w:pPr>
              <w:pStyle w:val="PMFTableHeading"/>
              <w:rPr>
                <w:rFonts w:ascii="Arial" w:hAnsi="Arial" w:cs="Arial"/>
                <w:b w:val="0"/>
                <w:sz w:val="20"/>
                <w:szCs w:val="20"/>
              </w:rPr>
            </w:pPr>
            <w:r>
              <w:rPr>
                <w:rFonts w:ascii="Arial" w:hAnsi="Arial" w:cs="Arial"/>
                <w:b w:val="0"/>
                <w:bCs/>
                <w:sz w:val="20"/>
                <w:szCs w:val="20"/>
                <w:lang w:val="en-US"/>
              </w:rPr>
              <w:t>For current scope, there will not be any automated Data Governance capability from MDM to manage and correct the data errors/quality issues cascaded from interconnected systems.</w:t>
            </w:r>
          </w:p>
        </w:tc>
      </w:tr>
      <w:tr w:rsidR="00DA406B" w:rsidRPr="00A46850" w14:paraId="2B3D8873" w14:textId="77777777" w:rsidTr="008D233F">
        <w:trPr>
          <w:tblHeader/>
        </w:trPr>
        <w:tc>
          <w:tcPr>
            <w:tcW w:w="0" w:type="auto"/>
          </w:tcPr>
          <w:p w14:paraId="65A34B9C" w14:textId="77777777" w:rsidR="00DA406B" w:rsidRDefault="00DE1703" w:rsidP="00F40406">
            <w:pPr>
              <w:pStyle w:val="PMFTableHeading"/>
              <w:rPr>
                <w:rFonts w:ascii="Arial" w:hAnsi="Arial" w:cs="Arial"/>
                <w:b w:val="0"/>
                <w:sz w:val="20"/>
                <w:szCs w:val="20"/>
              </w:rPr>
            </w:pPr>
            <w:r>
              <w:rPr>
                <w:rFonts w:ascii="Arial" w:hAnsi="Arial" w:cs="Arial"/>
                <w:b w:val="0"/>
                <w:sz w:val="20"/>
                <w:szCs w:val="20"/>
              </w:rPr>
              <w:t>D09</w:t>
            </w:r>
          </w:p>
        </w:tc>
        <w:tc>
          <w:tcPr>
            <w:tcW w:w="9150" w:type="dxa"/>
          </w:tcPr>
          <w:p w14:paraId="44988BF1" w14:textId="77777777" w:rsidR="00DA406B" w:rsidRDefault="00DA406B" w:rsidP="00DA406B">
            <w:pPr>
              <w:pStyle w:val="PMFTableHeading"/>
              <w:rPr>
                <w:rFonts w:ascii="Arial" w:hAnsi="Arial" w:cs="Arial"/>
                <w:b w:val="0"/>
                <w:bCs/>
                <w:sz w:val="20"/>
                <w:szCs w:val="20"/>
                <w:lang w:val="en-US"/>
              </w:rPr>
            </w:pPr>
            <w:r>
              <w:rPr>
                <w:rFonts w:ascii="Arial" w:hAnsi="Arial" w:cs="Arial"/>
                <w:b w:val="0"/>
                <w:bCs/>
                <w:sz w:val="20"/>
                <w:szCs w:val="20"/>
                <w:lang w:val="en-US"/>
              </w:rPr>
              <w:t>MDM Development should follow the Talend Development Standards, Best practices, and Code review checklist documented. Generic Talend Joblets built within ETL Platform should be reused in MDM Platform wherever applicable (Exception handling, Notifications, MOVEIT handshakes etc.)</w:t>
            </w:r>
            <w:r w:rsidR="00DF6346">
              <w:rPr>
                <w:rFonts w:ascii="Arial" w:hAnsi="Arial" w:cs="Arial"/>
                <w:b w:val="0"/>
                <w:bCs/>
                <w:sz w:val="20"/>
                <w:szCs w:val="20"/>
                <w:lang w:val="en-US"/>
              </w:rPr>
              <w:t xml:space="preserve"> </w:t>
            </w:r>
          </w:p>
        </w:tc>
      </w:tr>
      <w:tr w:rsidR="00D15807" w:rsidRPr="00A46850" w14:paraId="119FF006" w14:textId="77777777" w:rsidTr="008D233F">
        <w:trPr>
          <w:tblHeader/>
        </w:trPr>
        <w:tc>
          <w:tcPr>
            <w:tcW w:w="0" w:type="auto"/>
          </w:tcPr>
          <w:p w14:paraId="26BA87DA" w14:textId="3FC7DCC3" w:rsidR="00D15807" w:rsidRPr="00B60316" w:rsidRDefault="00D15807" w:rsidP="00F40406">
            <w:pPr>
              <w:pStyle w:val="PMFTableHeading"/>
              <w:rPr>
                <w:rFonts w:ascii="Arial" w:hAnsi="Arial" w:cs="Arial"/>
                <w:b w:val="0"/>
                <w:sz w:val="20"/>
                <w:szCs w:val="20"/>
              </w:rPr>
            </w:pPr>
            <w:r w:rsidRPr="00B60316">
              <w:rPr>
                <w:rFonts w:ascii="Arial" w:hAnsi="Arial" w:cs="Arial"/>
                <w:b w:val="0"/>
                <w:sz w:val="20"/>
                <w:szCs w:val="20"/>
              </w:rPr>
              <w:t>D10</w:t>
            </w:r>
          </w:p>
        </w:tc>
        <w:tc>
          <w:tcPr>
            <w:tcW w:w="9150" w:type="dxa"/>
          </w:tcPr>
          <w:p w14:paraId="5CFA83D2" w14:textId="2A28253B" w:rsidR="00DC78BE" w:rsidRPr="00B60316" w:rsidRDefault="00D15807" w:rsidP="00D15807">
            <w:pPr>
              <w:pStyle w:val="PMFTableHeading"/>
              <w:rPr>
                <w:rFonts w:ascii="Arial" w:hAnsi="Arial" w:cs="Arial"/>
                <w:b w:val="0"/>
                <w:bCs/>
                <w:sz w:val="20"/>
                <w:szCs w:val="20"/>
                <w:lang w:val="en-US"/>
              </w:rPr>
            </w:pPr>
            <w:r w:rsidRPr="00B60316">
              <w:rPr>
                <w:rFonts w:ascii="Arial" w:hAnsi="Arial" w:cs="Arial"/>
                <w:b w:val="0"/>
                <w:bCs/>
                <w:sz w:val="20"/>
                <w:szCs w:val="20"/>
                <w:lang w:val="en-US"/>
              </w:rPr>
              <w:t>Ensura Feed will have a SourceOfRecord and MDM load should be able to configure during the run time to change the behavior without any code changes</w:t>
            </w:r>
          </w:p>
        </w:tc>
      </w:tr>
      <w:tr w:rsidR="00CF6AB3" w:rsidRPr="00A46850" w14:paraId="1C43E2E5" w14:textId="77777777" w:rsidTr="008D233F">
        <w:trPr>
          <w:tblHeader/>
        </w:trPr>
        <w:tc>
          <w:tcPr>
            <w:tcW w:w="0" w:type="auto"/>
          </w:tcPr>
          <w:p w14:paraId="66EEFD21" w14:textId="7364275B" w:rsidR="00CF6AB3" w:rsidRPr="00B60316" w:rsidRDefault="00CF6AB3" w:rsidP="00F40406">
            <w:pPr>
              <w:pStyle w:val="PMFTableHeading"/>
              <w:rPr>
                <w:rFonts w:ascii="Arial" w:hAnsi="Arial" w:cs="Arial"/>
                <w:b w:val="0"/>
                <w:sz w:val="20"/>
                <w:szCs w:val="20"/>
              </w:rPr>
            </w:pPr>
            <w:r w:rsidRPr="00B60316">
              <w:rPr>
                <w:rFonts w:ascii="Arial" w:hAnsi="Arial" w:cs="Arial"/>
                <w:b w:val="0"/>
                <w:sz w:val="20"/>
                <w:szCs w:val="20"/>
              </w:rPr>
              <w:t>D11</w:t>
            </w:r>
          </w:p>
        </w:tc>
        <w:tc>
          <w:tcPr>
            <w:tcW w:w="9150" w:type="dxa"/>
          </w:tcPr>
          <w:p w14:paraId="7971C29C" w14:textId="6734B079" w:rsidR="00CF6AB3" w:rsidRPr="00B60316" w:rsidRDefault="00CF6AB3" w:rsidP="00D15807">
            <w:pPr>
              <w:pStyle w:val="PMFTableHeading"/>
              <w:rPr>
                <w:rFonts w:ascii="Arial" w:hAnsi="Arial" w:cs="Arial"/>
                <w:b w:val="0"/>
                <w:bCs/>
                <w:sz w:val="20"/>
                <w:szCs w:val="20"/>
                <w:lang w:val="en-US"/>
              </w:rPr>
            </w:pPr>
            <w:r w:rsidRPr="00B60316">
              <w:rPr>
                <w:rFonts w:ascii="Arial" w:hAnsi="Arial" w:cs="Arial"/>
                <w:b w:val="0"/>
                <w:bCs/>
                <w:sz w:val="20"/>
                <w:szCs w:val="20"/>
                <w:lang w:val="en-US"/>
              </w:rPr>
              <w:t>Ensura Re</w:t>
            </w:r>
            <w:r w:rsidR="00C40B60" w:rsidRPr="00B60316">
              <w:rPr>
                <w:rFonts w:ascii="Arial" w:hAnsi="Arial" w:cs="Arial"/>
                <w:b w:val="0"/>
                <w:bCs/>
                <w:sz w:val="20"/>
                <w:szCs w:val="20"/>
                <w:lang w:val="en-US"/>
              </w:rPr>
              <w:t>altime Requests will be processed</w:t>
            </w:r>
            <w:r w:rsidRPr="00B60316">
              <w:rPr>
                <w:rFonts w:ascii="Arial" w:hAnsi="Arial" w:cs="Arial"/>
                <w:b w:val="0"/>
                <w:bCs/>
                <w:sz w:val="20"/>
                <w:szCs w:val="20"/>
                <w:lang w:val="en-US"/>
              </w:rPr>
              <w:t xml:space="preserve"> via NRT</w:t>
            </w:r>
            <w:r w:rsidR="00C40B60" w:rsidRPr="00B60316">
              <w:rPr>
                <w:rFonts w:ascii="Arial" w:hAnsi="Arial" w:cs="Arial"/>
                <w:b w:val="0"/>
                <w:bCs/>
                <w:sz w:val="20"/>
                <w:szCs w:val="20"/>
                <w:lang w:val="en-US"/>
              </w:rPr>
              <w:t xml:space="preserve"> flow</w:t>
            </w:r>
            <w:r w:rsidRPr="00B60316">
              <w:rPr>
                <w:rFonts w:ascii="Arial" w:hAnsi="Arial" w:cs="Arial"/>
                <w:b w:val="0"/>
                <w:bCs/>
                <w:sz w:val="20"/>
                <w:szCs w:val="20"/>
                <w:lang w:val="en-US"/>
              </w:rPr>
              <w:t xml:space="preserve"> and SourceCustomerID from request should be treated as “custref+checkdigit” in ensura. Similary ContracID should be treated as “polref+checkdigit” in ensura.</w:t>
            </w:r>
          </w:p>
        </w:tc>
      </w:tr>
      <w:tr w:rsidR="00CF6AB3" w:rsidRPr="00A46850" w14:paraId="674D3D7C" w14:textId="77777777" w:rsidTr="008D233F">
        <w:trPr>
          <w:tblHeader/>
        </w:trPr>
        <w:tc>
          <w:tcPr>
            <w:tcW w:w="0" w:type="auto"/>
          </w:tcPr>
          <w:p w14:paraId="16B25361" w14:textId="193CA48D" w:rsidR="00CF6AB3" w:rsidRPr="00B60316" w:rsidRDefault="00CF6AB3" w:rsidP="00F40406">
            <w:pPr>
              <w:pStyle w:val="PMFTableHeading"/>
              <w:rPr>
                <w:rFonts w:ascii="Arial" w:hAnsi="Arial" w:cs="Arial"/>
                <w:b w:val="0"/>
                <w:sz w:val="20"/>
                <w:szCs w:val="20"/>
              </w:rPr>
            </w:pPr>
            <w:r w:rsidRPr="00B60316">
              <w:rPr>
                <w:rFonts w:ascii="Arial" w:hAnsi="Arial" w:cs="Arial"/>
                <w:b w:val="0"/>
                <w:sz w:val="20"/>
                <w:szCs w:val="20"/>
              </w:rPr>
              <w:t>D12</w:t>
            </w:r>
          </w:p>
        </w:tc>
        <w:tc>
          <w:tcPr>
            <w:tcW w:w="9150" w:type="dxa"/>
          </w:tcPr>
          <w:p w14:paraId="5235716D" w14:textId="2F6D0305" w:rsidR="00CF6AB3" w:rsidRPr="00B60316" w:rsidRDefault="00CF6AB3" w:rsidP="00CF6AB3">
            <w:pPr>
              <w:pStyle w:val="PMFTableHeading"/>
              <w:rPr>
                <w:rFonts w:ascii="Arial" w:hAnsi="Arial" w:cs="Arial"/>
                <w:b w:val="0"/>
                <w:bCs/>
                <w:sz w:val="20"/>
                <w:szCs w:val="20"/>
                <w:lang w:val="en-US"/>
              </w:rPr>
            </w:pPr>
            <w:r w:rsidRPr="00B60316">
              <w:rPr>
                <w:rFonts w:ascii="Arial" w:hAnsi="Arial" w:cs="Arial"/>
                <w:b w:val="0"/>
                <w:bCs/>
                <w:sz w:val="20"/>
                <w:szCs w:val="20"/>
                <w:lang w:val="en-US"/>
              </w:rPr>
              <w:t>As party NRT implementation, MDM will handle only specific set of scenarios mentioned in spread sheet in appendix</w:t>
            </w:r>
            <w:r w:rsidR="00C40B60" w:rsidRPr="00B60316">
              <w:rPr>
                <w:rFonts w:ascii="Arial" w:hAnsi="Arial" w:cs="Arial"/>
                <w:b w:val="0"/>
                <w:bCs/>
                <w:sz w:val="20"/>
                <w:szCs w:val="20"/>
                <w:lang w:val="en-US"/>
              </w:rPr>
              <w:t xml:space="preserve"> section </w:t>
            </w:r>
            <w:r w:rsidR="00C40B60" w:rsidRPr="00B60316">
              <w:rPr>
                <w:rFonts w:ascii="Arial" w:hAnsi="Arial" w:cs="Arial"/>
                <w:b w:val="0"/>
                <w:bCs/>
                <w:sz w:val="20"/>
                <w:szCs w:val="20"/>
                <w:lang w:val="en-US"/>
              </w:rPr>
              <w:fldChar w:fldCharType="begin"/>
            </w:r>
            <w:r w:rsidR="00C40B60" w:rsidRPr="00B60316">
              <w:rPr>
                <w:rFonts w:ascii="Arial" w:hAnsi="Arial" w:cs="Arial"/>
                <w:b w:val="0"/>
                <w:bCs/>
                <w:sz w:val="20"/>
                <w:szCs w:val="20"/>
                <w:lang w:val="en-US"/>
              </w:rPr>
              <w:instrText xml:space="preserve"> REF _Ref440022574 \r \h </w:instrText>
            </w:r>
            <w:r w:rsidR="00B60316">
              <w:rPr>
                <w:rFonts w:ascii="Arial" w:hAnsi="Arial" w:cs="Arial"/>
                <w:b w:val="0"/>
                <w:bCs/>
                <w:sz w:val="20"/>
                <w:szCs w:val="20"/>
                <w:lang w:val="en-US"/>
              </w:rPr>
              <w:instrText xml:space="preserve"> \* MERGEFORMAT </w:instrText>
            </w:r>
            <w:r w:rsidR="00C40B60" w:rsidRPr="00B60316">
              <w:rPr>
                <w:rFonts w:ascii="Arial" w:hAnsi="Arial" w:cs="Arial"/>
                <w:b w:val="0"/>
                <w:bCs/>
                <w:sz w:val="20"/>
                <w:szCs w:val="20"/>
                <w:lang w:val="en-US"/>
              </w:rPr>
            </w:r>
            <w:r w:rsidR="00C40B60" w:rsidRPr="00B60316">
              <w:rPr>
                <w:rFonts w:ascii="Arial" w:hAnsi="Arial" w:cs="Arial"/>
                <w:b w:val="0"/>
                <w:bCs/>
                <w:sz w:val="20"/>
                <w:szCs w:val="20"/>
                <w:lang w:val="en-US"/>
              </w:rPr>
              <w:fldChar w:fldCharType="separate"/>
            </w:r>
            <w:r w:rsidR="00A760A5" w:rsidRPr="00B60316">
              <w:rPr>
                <w:rFonts w:ascii="Arial" w:hAnsi="Arial" w:cs="Arial"/>
                <w:b w:val="0"/>
                <w:bCs/>
                <w:sz w:val="20"/>
                <w:szCs w:val="20"/>
                <w:lang w:val="en-US"/>
              </w:rPr>
              <w:t>6.6</w:t>
            </w:r>
            <w:r w:rsidR="00C40B60" w:rsidRPr="00B60316">
              <w:rPr>
                <w:rFonts w:ascii="Arial" w:hAnsi="Arial" w:cs="Arial"/>
                <w:b w:val="0"/>
                <w:bCs/>
                <w:sz w:val="20"/>
                <w:szCs w:val="20"/>
                <w:lang w:val="en-US"/>
              </w:rPr>
              <w:fldChar w:fldCharType="end"/>
            </w:r>
            <w:r w:rsidRPr="00B60316">
              <w:rPr>
                <w:rFonts w:ascii="Arial" w:hAnsi="Arial" w:cs="Arial"/>
                <w:b w:val="0"/>
                <w:bCs/>
                <w:sz w:val="20"/>
                <w:szCs w:val="20"/>
                <w:lang w:val="en-US"/>
              </w:rPr>
              <w:t xml:space="preserve">.  </w:t>
            </w:r>
          </w:p>
        </w:tc>
      </w:tr>
      <w:tr w:rsidR="00FC29CB" w:rsidRPr="00A46850" w14:paraId="5DA78BFB" w14:textId="77777777" w:rsidTr="008D233F">
        <w:trPr>
          <w:tblHeader/>
          <w:ins w:id="87" w:author="Rajesh Srinivasulu" w:date="2016-12-15T14:57:00Z"/>
        </w:trPr>
        <w:tc>
          <w:tcPr>
            <w:tcW w:w="0" w:type="auto"/>
          </w:tcPr>
          <w:p w14:paraId="06960049" w14:textId="347ED1CD" w:rsidR="00FC29CB" w:rsidRPr="00B60316" w:rsidRDefault="00FC29CB" w:rsidP="00F40406">
            <w:pPr>
              <w:pStyle w:val="PMFTableHeading"/>
              <w:rPr>
                <w:ins w:id="88" w:author="Rajesh Srinivasulu" w:date="2016-12-15T14:57:00Z"/>
                <w:rFonts w:ascii="Arial" w:hAnsi="Arial" w:cs="Arial"/>
                <w:b w:val="0"/>
                <w:sz w:val="20"/>
                <w:szCs w:val="20"/>
              </w:rPr>
            </w:pPr>
            <w:ins w:id="89" w:author="Rajesh Srinivasulu" w:date="2016-12-15T14:58:00Z">
              <w:r>
                <w:rPr>
                  <w:rFonts w:ascii="Arial" w:hAnsi="Arial" w:cs="Arial"/>
                  <w:b w:val="0"/>
                  <w:sz w:val="20"/>
                  <w:szCs w:val="20"/>
                </w:rPr>
                <w:t>D13</w:t>
              </w:r>
            </w:ins>
          </w:p>
        </w:tc>
        <w:tc>
          <w:tcPr>
            <w:tcW w:w="9150" w:type="dxa"/>
          </w:tcPr>
          <w:p w14:paraId="43959CA7" w14:textId="7DD4DEFC" w:rsidR="00FC29CB" w:rsidRPr="00B60316" w:rsidRDefault="00FC29CB" w:rsidP="00CF6AB3">
            <w:pPr>
              <w:pStyle w:val="PMFTableHeading"/>
              <w:rPr>
                <w:ins w:id="90" w:author="Rajesh Srinivasulu" w:date="2016-12-15T14:57:00Z"/>
                <w:rFonts w:ascii="Arial" w:hAnsi="Arial" w:cs="Arial"/>
                <w:b w:val="0"/>
                <w:bCs/>
                <w:sz w:val="20"/>
                <w:szCs w:val="20"/>
                <w:lang w:val="en-US"/>
              </w:rPr>
            </w:pPr>
            <w:ins w:id="91" w:author="Rajesh Srinivasulu" w:date="2016-12-15T14:58:00Z">
              <w:r w:rsidRPr="00FC29CB">
                <w:rPr>
                  <w:rFonts w:ascii="Arial" w:hAnsi="Arial" w:cs="Arial"/>
                  <w:b w:val="0"/>
                  <w:bCs/>
                  <w:sz w:val="20"/>
                  <w:szCs w:val="20"/>
                  <w:lang w:val="en-US"/>
                  <w:rPrChange w:id="92" w:author="Rajesh Srinivasulu" w:date="2016-12-15T14:58:00Z">
                    <w:rPr>
                      <w:sz w:val="20"/>
                    </w:rPr>
                  </w:rPrChange>
                </w:rPr>
                <w:t>Ensura publish the value for policy level migration marker to MDM as part of BAU cycle (Ensura Batch process).</w:t>
              </w:r>
            </w:ins>
          </w:p>
        </w:tc>
      </w:tr>
      <w:tr w:rsidR="006A12C2" w:rsidRPr="00A46850" w14:paraId="3CB42730" w14:textId="77777777" w:rsidTr="008D233F">
        <w:trPr>
          <w:tblHeader/>
          <w:ins w:id="93" w:author="Rajesh Srinivasulu" w:date="2016-12-15T14:59:00Z"/>
        </w:trPr>
        <w:tc>
          <w:tcPr>
            <w:tcW w:w="0" w:type="auto"/>
          </w:tcPr>
          <w:p w14:paraId="6FCAE5B0" w14:textId="31D85C0B" w:rsidR="006A12C2" w:rsidRPr="00420451" w:rsidRDefault="006A12C2">
            <w:pPr>
              <w:pStyle w:val="PMFTableHeading"/>
              <w:rPr>
                <w:ins w:id="94" w:author="Rajesh Srinivasulu" w:date="2016-12-15T14:59:00Z"/>
                <w:rFonts w:ascii="Arial" w:hAnsi="Arial" w:cs="Arial"/>
                <w:b w:val="0"/>
                <w:bCs/>
                <w:sz w:val="20"/>
                <w:szCs w:val="20"/>
                <w:lang w:val="en-US"/>
                <w:rPrChange w:id="95" w:author="Rajesh Srinivasulu" w:date="2016-12-15T15:00:00Z">
                  <w:rPr>
                    <w:ins w:id="96" w:author="Rajesh Srinivasulu" w:date="2016-12-15T14:59:00Z"/>
                    <w:rFonts w:ascii="Arial" w:hAnsi="Arial" w:cs="Arial"/>
                    <w:b w:val="0"/>
                    <w:sz w:val="20"/>
                    <w:szCs w:val="20"/>
                  </w:rPr>
                </w:rPrChange>
              </w:rPr>
            </w:pPr>
            <w:ins w:id="97" w:author="Rajesh Srinivasulu" w:date="2016-12-15T15:32:00Z">
              <w:r>
                <w:rPr>
                  <w:rFonts w:ascii="Arial" w:hAnsi="Arial" w:cs="Arial"/>
                  <w:b w:val="0"/>
                  <w:bCs/>
                  <w:sz w:val="20"/>
                  <w:szCs w:val="20"/>
                  <w:lang w:val="en-US"/>
                </w:rPr>
                <w:t>D14</w:t>
              </w:r>
            </w:ins>
          </w:p>
        </w:tc>
        <w:tc>
          <w:tcPr>
            <w:tcW w:w="9150" w:type="dxa"/>
          </w:tcPr>
          <w:p w14:paraId="55DA8F31" w14:textId="04C2D8CE" w:rsidR="006A12C2" w:rsidRPr="00FC29CB" w:rsidRDefault="006A12C2" w:rsidP="006A12C2">
            <w:pPr>
              <w:pStyle w:val="PMFTableHeading"/>
              <w:rPr>
                <w:ins w:id="98" w:author="Rajesh Srinivasulu" w:date="2016-12-15T14:59:00Z"/>
                <w:rFonts w:ascii="Arial" w:hAnsi="Arial" w:cs="Arial"/>
                <w:b w:val="0"/>
                <w:bCs/>
                <w:sz w:val="20"/>
                <w:szCs w:val="20"/>
                <w:lang w:val="en-US"/>
              </w:rPr>
            </w:pPr>
            <w:ins w:id="99" w:author="Rajesh Srinivasulu" w:date="2016-12-15T15:32:00Z">
              <w:r w:rsidRPr="00E132D3">
                <w:rPr>
                  <w:rFonts w:ascii="Arial" w:hAnsi="Arial" w:cs="Arial"/>
                  <w:b w:val="0"/>
                  <w:bCs/>
                  <w:sz w:val="20"/>
                  <w:szCs w:val="20"/>
                  <w:lang w:val="en-US"/>
                </w:rPr>
                <w:t>The customer level marker will confirm which system(s) the customer’s portfolio of policies is in at any given point in time. This will be derived by MDM from reviewing the customer’s portfolio as a whole (all the policies associated to the MDM Party ID).</w:t>
              </w:r>
            </w:ins>
          </w:p>
        </w:tc>
      </w:tr>
      <w:tr w:rsidR="006A12C2" w:rsidRPr="00A46850" w14:paraId="475644DC" w14:textId="77777777" w:rsidTr="008D233F">
        <w:trPr>
          <w:tblHeader/>
          <w:ins w:id="100" w:author="Rajesh Srinivasulu" w:date="2016-12-15T15:31:00Z"/>
        </w:trPr>
        <w:tc>
          <w:tcPr>
            <w:tcW w:w="0" w:type="auto"/>
          </w:tcPr>
          <w:p w14:paraId="6BE794AA" w14:textId="17F20F9C" w:rsidR="006A12C2" w:rsidRPr="00420451" w:rsidRDefault="006A12C2">
            <w:pPr>
              <w:pStyle w:val="PMFTableHeading"/>
              <w:rPr>
                <w:ins w:id="101" w:author="Rajesh Srinivasulu" w:date="2016-12-15T15:31:00Z"/>
                <w:rFonts w:ascii="Arial" w:hAnsi="Arial" w:cs="Arial"/>
                <w:b w:val="0"/>
                <w:bCs/>
                <w:sz w:val="20"/>
                <w:szCs w:val="20"/>
                <w:lang w:val="en-US"/>
              </w:rPr>
            </w:pPr>
            <w:ins w:id="102" w:author="Rajesh Srinivasulu" w:date="2016-12-15T15:32:00Z">
              <w:r w:rsidRPr="00E132D3">
                <w:rPr>
                  <w:rFonts w:ascii="Arial" w:hAnsi="Arial" w:cs="Arial"/>
                  <w:b w:val="0"/>
                  <w:bCs/>
                  <w:sz w:val="20"/>
                  <w:szCs w:val="20"/>
                  <w:lang w:val="en-US"/>
                </w:rPr>
                <w:lastRenderedPageBreak/>
                <w:t>D1</w:t>
              </w:r>
              <w:r>
                <w:rPr>
                  <w:rFonts w:ascii="Arial" w:hAnsi="Arial" w:cs="Arial"/>
                  <w:b w:val="0"/>
                  <w:bCs/>
                  <w:sz w:val="20"/>
                  <w:szCs w:val="20"/>
                  <w:lang w:val="en-US"/>
                </w:rPr>
                <w:t>5</w:t>
              </w:r>
            </w:ins>
          </w:p>
        </w:tc>
        <w:tc>
          <w:tcPr>
            <w:tcW w:w="9150" w:type="dxa"/>
          </w:tcPr>
          <w:p w14:paraId="2E3F2409" w14:textId="0B046963" w:rsidR="006A12C2" w:rsidRPr="00420451" w:rsidRDefault="006A12C2" w:rsidP="006A12C2">
            <w:pPr>
              <w:pStyle w:val="PMFTableHeading"/>
              <w:rPr>
                <w:ins w:id="103" w:author="Rajesh Srinivasulu" w:date="2016-12-15T15:31:00Z"/>
                <w:rFonts w:ascii="Arial" w:hAnsi="Arial" w:cs="Arial"/>
                <w:b w:val="0"/>
                <w:bCs/>
                <w:sz w:val="20"/>
                <w:szCs w:val="20"/>
                <w:lang w:val="en-US"/>
              </w:rPr>
            </w:pPr>
            <w:ins w:id="104" w:author="Rajesh Srinivasulu" w:date="2016-12-15T15:32:00Z">
              <w:r w:rsidRPr="00E132D3">
                <w:rPr>
                  <w:rFonts w:ascii="Arial" w:hAnsi="Arial" w:cs="Arial"/>
                  <w:b w:val="0"/>
                  <w:bCs/>
                  <w:sz w:val="20"/>
                  <w:szCs w:val="20"/>
                  <w:lang w:val="en-US"/>
                </w:rPr>
                <w:t>Default value for both Policy &amp; Customer level markers will be BLANK in MDM</w:t>
              </w:r>
            </w:ins>
          </w:p>
        </w:tc>
      </w:tr>
      <w:tr w:rsidR="006A12C2" w:rsidRPr="00665A73" w14:paraId="44B68BC0" w14:textId="77777777" w:rsidTr="008D233F">
        <w:trPr>
          <w:tblHeader/>
          <w:ins w:id="105" w:author="Rajesh Srinivasulu" w:date="2016-12-15T15:00:00Z"/>
        </w:trPr>
        <w:tc>
          <w:tcPr>
            <w:tcW w:w="0" w:type="auto"/>
          </w:tcPr>
          <w:p w14:paraId="44B1D2F6" w14:textId="04F6121A" w:rsidR="006A12C2" w:rsidRPr="00420451" w:rsidRDefault="006A12C2">
            <w:pPr>
              <w:pStyle w:val="PMFTableHeading"/>
              <w:rPr>
                <w:ins w:id="106" w:author="Rajesh Srinivasulu" w:date="2016-12-15T15:00:00Z"/>
                <w:rFonts w:ascii="Arial" w:hAnsi="Arial" w:cs="Arial"/>
                <w:b w:val="0"/>
                <w:bCs/>
                <w:sz w:val="20"/>
                <w:szCs w:val="20"/>
                <w:lang w:val="en-US"/>
              </w:rPr>
            </w:pPr>
            <w:ins w:id="107" w:author="Rajesh Srinivasulu" w:date="2016-12-15T15:00:00Z">
              <w:r>
                <w:rPr>
                  <w:rFonts w:ascii="Arial" w:hAnsi="Arial" w:cs="Arial"/>
                  <w:b w:val="0"/>
                  <w:bCs/>
                  <w:sz w:val="20"/>
                  <w:szCs w:val="20"/>
                  <w:lang w:val="en-US"/>
                </w:rPr>
                <w:t>D1</w:t>
              </w:r>
            </w:ins>
            <w:ins w:id="108" w:author="Rajesh Srinivasulu" w:date="2016-12-15T15:32:00Z">
              <w:r>
                <w:rPr>
                  <w:rFonts w:ascii="Arial" w:hAnsi="Arial" w:cs="Arial"/>
                  <w:b w:val="0"/>
                  <w:bCs/>
                  <w:sz w:val="20"/>
                  <w:szCs w:val="20"/>
                  <w:lang w:val="en-US"/>
                </w:rPr>
                <w:t>6</w:t>
              </w:r>
            </w:ins>
          </w:p>
        </w:tc>
        <w:tc>
          <w:tcPr>
            <w:tcW w:w="9150" w:type="dxa"/>
          </w:tcPr>
          <w:p w14:paraId="74F70CE4" w14:textId="10B2EF95" w:rsidR="006A12C2" w:rsidRPr="00420451" w:rsidRDefault="006A12C2" w:rsidP="006A12C2">
            <w:pPr>
              <w:pStyle w:val="PMFTableHeading"/>
              <w:rPr>
                <w:ins w:id="109" w:author="Rajesh Srinivasulu" w:date="2016-12-15T15:00:00Z"/>
                <w:rFonts w:ascii="Arial" w:hAnsi="Arial" w:cs="Arial"/>
                <w:b w:val="0"/>
                <w:bCs/>
                <w:sz w:val="20"/>
                <w:szCs w:val="20"/>
                <w:lang w:val="en-US"/>
              </w:rPr>
            </w:pPr>
            <w:ins w:id="110" w:author="Rajesh Srinivasulu" w:date="2016-12-15T15:00:00Z">
              <w:r w:rsidRPr="00665A73">
                <w:rPr>
                  <w:rFonts w:ascii="Arial" w:hAnsi="Arial" w:cs="Arial"/>
                  <w:b w:val="0"/>
                  <w:bCs/>
                  <w:sz w:val="20"/>
                  <w:szCs w:val="20"/>
                  <w:lang w:val="en-US"/>
                  <w:rPrChange w:id="111" w:author="Rajesh Srinivasulu" w:date="2016-12-15T15:00:00Z">
                    <w:rPr>
                      <w:sz w:val="20"/>
                    </w:rPr>
                  </w:rPrChange>
                </w:rPr>
                <w:t>If MDM receives NULL or BLANK value for policy level migration marker, then the same will be updated / overwritten into MDM Hub for Ensura contracts.</w:t>
              </w:r>
            </w:ins>
          </w:p>
        </w:tc>
      </w:tr>
      <w:tr w:rsidR="006A12C2" w:rsidRPr="00665A73" w14:paraId="6F44CB58" w14:textId="77777777" w:rsidTr="008D233F">
        <w:trPr>
          <w:tblHeader/>
          <w:ins w:id="112" w:author="Rajesh Srinivasulu" w:date="2016-12-15T15:07:00Z"/>
        </w:trPr>
        <w:tc>
          <w:tcPr>
            <w:tcW w:w="0" w:type="auto"/>
          </w:tcPr>
          <w:p w14:paraId="09EFA9BF" w14:textId="653FC9AA" w:rsidR="006A12C2" w:rsidRDefault="006A12C2" w:rsidP="006A12C2">
            <w:pPr>
              <w:pStyle w:val="PMFTableHeading"/>
              <w:rPr>
                <w:ins w:id="113" w:author="Rajesh Srinivasulu" w:date="2016-12-15T15:07:00Z"/>
                <w:rFonts w:ascii="Arial" w:hAnsi="Arial" w:cs="Arial"/>
                <w:b w:val="0"/>
                <w:bCs/>
                <w:sz w:val="20"/>
                <w:szCs w:val="20"/>
                <w:lang w:val="en-US"/>
              </w:rPr>
            </w:pPr>
            <w:ins w:id="114" w:author="Rajesh Srinivasulu" w:date="2016-12-15T15:07:00Z">
              <w:r>
                <w:rPr>
                  <w:rFonts w:ascii="Arial" w:hAnsi="Arial" w:cs="Arial"/>
                  <w:b w:val="0"/>
                  <w:bCs/>
                  <w:sz w:val="20"/>
                  <w:szCs w:val="20"/>
                  <w:lang w:val="en-US"/>
                </w:rPr>
                <w:t>D17</w:t>
              </w:r>
            </w:ins>
          </w:p>
        </w:tc>
        <w:tc>
          <w:tcPr>
            <w:tcW w:w="9150" w:type="dxa"/>
          </w:tcPr>
          <w:p w14:paraId="4A4FB7A3" w14:textId="4CBF83D0" w:rsidR="006A12C2" w:rsidRPr="00665A73" w:rsidRDefault="006A12C2" w:rsidP="006A12C2">
            <w:pPr>
              <w:pStyle w:val="PMFTableHeading"/>
              <w:rPr>
                <w:ins w:id="115" w:author="Rajesh Srinivasulu" w:date="2016-12-15T15:07:00Z"/>
                <w:rFonts w:ascii="Arial" w:hAnsi="Arial" w:cs="Arial"/>
                <w:b w:val="0"/>
                <w:bCs/>
                <w:sz w:val="20"/>
                <w:szCs w:val="20"/>
                <w:lang w:val="en-US"/>
              </w:rPr>
            </w:pPr>
            <w:ins w:id="116" w:author="Rajesh Srinivasulu" w:date="2016-12-15T15:07:00Z">
              <w:r w:rsidRPr="004D2F6C">
                <w:rPr>
                  <w:rFonts w:ascii="Arial" w:hAnsi="Arial" w:cs="Arial"/>
                  <w:b w:val="0"/>
                  <w:bCs/>
                  <w:sz w:val="20"/>
                  <w:szCs w:val="20"/>
                  <w:lang w:val="en-US"/>
                  <w:rPrChange w:id="117" w:author="Rajesh Srinivasulu" w:date="2016-12-15T15:07:00Z">
                    <w:rPr>
                      <w:sz w:val="20"/>
                    </w:rPr>
                  </w:rPrChange>
                </w:rPr>
                <w:t>Customer level marker will be updated in MDM only via Ensura BAU batch job (once in a day) and not Realtime services</w:t>
              </w:r>
            </w:ins>
          </w:p>
        </w:tc>
      </w:tr>
    </w:tbl>
    <w:p w14:paraId="72A86CD4" w14:textId="77777777" w:rsidR="00F9689F" w:rsidRPr="00665A73" w:rsidRDefault="00F9689F" w:rsidP="00183149">
      <w:pPr>
        <w:rPr>
          <w:sz w:val="20"/>
          <w:lang w:eastAsia="ja-JP"/>
          <w:rPrChange w:id="118" w:author="Rajesh Srinivasulu" w:date="2016-12-15T15:00:00Z">
            <w:rPr/>
          </w:rPrChange>
        </w:rPr>
      </w:pPr>
    </w:p>
    <w:p w14:paraId="4264050A" w14:textId="77777777" w:rsidR="00F9689F" w:rsidRPr="00F9689F" w:rsidRDefault="00F9689F" w:rsidP="00F9689F"/>
    <w:p w14:paraId="12222C93" w14:textId="77777777" w:rsidR="00486E59" w:rsidRDefault="00486E59" w:rsidP="00486E59">
      <w:pPr>
        <w:pStyle w:val="Heading2"/>
        <w:numPr>
          <w:ilvl w:val="1"/>
          <w:numId w:val="3"/>
        </w:numPr>
      </w:pPr>
      <w:bookmarkStart w:id="119" w:name="_Toc465253357"/>
      <w:r>
        <w:lastRenderedPageBreak/>
        <w:t>Assumptions</w:t>
      </w:r>
      <w:bookmarkEnd w:id="1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3"/>
        <w:gridCol w:w="7657"/>
      </w:tblGrid>
      <w:tr w:rsidR="00AF67DA" w:rsidRPr="00A46850" w14:paraId="6C1A5DA3" w14:textId="77777777" w:rsidTr="007838C2">
        <w:trPr>
          <w:cantSplit/>
          <w:trHeight w:val="116"/>
          <w:tblHeader/>
        </w:trPr>
        <w:tc>
          <w:tcPr>
            <w:tcW w:w="564" w:type="pct"/>
            <w:shd w:val="clear" w:color="auto" w:fill="CCCCCC"/>
          </w:tcPr>
          <w:p w14:paraId="4414B202" w14:textId="77777777" w:rsidR="00AF67DA" w:rsidRPr="00A46850" w:rsidRDefault="00AF67DA" w:rsidP="00F40406">
            <w:pPr>
              <w:pStyle w:val="PMFTableHeading"/>
              <w:rPr>
                <w:rFonts w:ascii="Arial" w:hAnsi="Arial" w:cs="Arial"/>
                <w:sz w:val="20"/>
                <w:szCs w:val="20"/>
              </w:rPr>
            </w:pPr>
            <w:r>
              <w:rPr>
                <w:rFonts w:ascii="Arial" w:hAnsi="Arial" w:cs="Arial"/>
                <w:sz w:val="20"/>
                <w:szCs w:val="20"/>
              </w:rPr>
              <w:t>Ref.</w:t>
            </w:r>
          </w:p>
        </w:tc>
        <w:tc>
          <w:tcPr>
            <w:tcW w:w="4436" w:type="pct"/>
            <w:shd w:val="clear" w:color="auto" w:fill="CCCCCC"/>
          </w:tcPr>
          <w:p w14:paraId="68FDCFD0" w14:textId="1CAC6DC9" w:rsidR="00AF67DA" w:rsidRPr="00A46850" w:rsidRDefault="007E3E34" w:rsidP="00F40406">
            <w:pPr>
              <w:pStyle w:val="PMFTableHeading"/>
              <w:rPr>
                <w:rFonts w:ascii="Arial" w:hAnsi="Arial" w:cs="Arial"/>
                <w:sz w:val="20"/>
                <w:szCs w:val="20"/>
              </w:rPr>
            </w:pPr>
            <w:r>
              <w:rPr>
                <w:rFonts w:ascii="Arial" w:hAnsi="Arial" w:cs="Arial"/>
                <w:sz w:val="20"/>
                <w:szCs w:val="20"/>
              </w:rPr>
              <w:t>Assumption</w:t>
            </w:r>
          </w:p>
        </w:tc>
      </w:tr>
      <w:tr w:rsidR="00AF67DA" w:rsidRPr="00A46850" w14:paraId="26D06242" w14:textId="77777777" w:rsidTr="00F40406">
        <w:trPr>
          <w:cantSplit/>
          <w:trHeight w:val="64"/>
          <w:tblHeader/>
        </w:trPr>
        <w:tc>
          <w:tcPr>
            <w:tcW w:w="564" w:type="pct"/>
          </w:tcPr>
          <w:p w14:paraId="4A8738D1" w14:textId="77777777" w:rsidR="00AF67DA" w:rsidRDefault="00AF67DA" w:rsidP="00F40406">
            <w:pPr>
              <w:pStyle w:val="PMFTableHeading"/>
              <w:rPr>
                <w:rFonts w:ascii="Arial" w:hAnsi="Arial" w:cs="Arial"/>
                <w:b w:val="0"/>
                <w:sz w:val="20"/>
                <w:szCs w:val="20"/>
              </w:rPr>
            </w:pPr>
            <w:r>
              <w:rPr>
                <w:rFonts w:ascii="Arial" w:hAnsi="Arial" w:cs="Arial"/>
                <w:b w:val="0"/>
                <w:sz w:val="20"/>
                <w:szCs w:val="20"/>
              </w:rPr>
              <w:t>A01</w:t>
            </w:r>
          </w:p>
        </w:tc>
        <w:tc>
          <w:tcPr>
            <w:tcW w:w="4436" w:type="pct"/>
          </w:tcPr>
          <w:p w14:paraId="409B747B" w14:textId="77777777" w:rsidR="00AF67DA" w:rsidRPr="007367BD" w:rsidRDefault="003D3C21" w:rsidP="00C85EDC">
            <w:pPr>
              <w:pStyle w:val="PMFTableHeading"/>
              <w:rPr>
                <w:rFonts w:ascii="Arial" w:hAnsi="Arial" w:cs="Arial"/>
                <w:b w:val="0"/>
                <w:sz w:val="20"/>
                <w:szCs w:val="20"/>
              </w:rPr>
            </w:pPr>
            <w:r>
              <w:rPr>
                <w:rFonts w:ascii="Arial" w:hAnsi="Arial" w:cs="Arial"/>
                <w:b w:val="0"/>
                <w:sz w:val="20"/>
                <w:szCs w:val="20"/>
              </w:rPr>
              <w:t>E</w:t>
            </w:r>
            <w:r w:rsidR="00AF67DA" w:rsidRPr="0049512B">
              <w:rPr>
                <w:rFonts w:ascii="Arial" w:hAnsi="Arial" w:cs="Arial"/>
                <w:b w:val="0"/>
                <w:sz w:val="20"/>
                <w:szCs w:val="20"/>
              </w:rPr>
              <w:t xml:space="preserve">xisting addresses </w:t>
            </w:r>
            <w:r w:rsidR="00AF67DA">
              <w:rPr>
                <w:rFonts w:ascii="Arial" w:hAnsi="Arial" w:cs="Arial"/>
                <w:b w:val="0"/>
                <w:sz w:val="20"/>
                <w:szCs w:val="20"/>
              </w:rPr>
              <w:t xml:space="preserve">created in </w:t>
            </w:r>
            <w:r w:rsidR="00C85EDC">
              <w:rPr>
                <w:rFonts w:ascii="Arial" w:hAnsi="Arial" w:cs="Arial"/>
                <w:b w:val="0"/>
                <w:sz w:val="20"/>
                <w:szCs w:val="20"/>
              </w:rPr>
              <w:t>Ensura</w:t>
            </w:r>
            <w:r w:rsidR="00AF67DA">
              <w:rPr>
                <w:rFonts w:ascii="Arial" w:hAnsi="Arial" w:cs="Arial"/>
                <w:b w:val="0"/>
                <w:sz w:val="20"/>
                <w:szCs w:val="20"/>
              </w:rPr>
              <w:t xml:space="preserve"> will be cleansed and validated with Capscan and same information should be</w:t>
            </w:r>
            <w:r w:rsidR="00AF67DA" w:rsidRPr="0049512B">
              <w:rPr>
                <w:rFonts w:ascii="Arial" w:hAnsi="Arial" w:cs="Arial"/>
                <w:b w:val="0"/>
                <w:sz w:val="20"/>
                <w:szCs w:val="20"/>
              </w:rPr>
              <w:t xml:space="preserve"> published to MDM </w:t>
            </w:r>
          </w:p>
        </w:tc>
      </w:tr>
      <w:tr w:rsidR="00AF67DA" w:rsidRPr="00A46850" w14:paraId="63A31E70" w14:textId="77777777" w:rsidTr="00F40406">
        <w:trPr>
          <w:cantSplit/>
          <w:trHeight w:val="64"/>
          <w:tblHeader/>
        </w:trPr>
        <w:tc>
          <w:tcPr>
            <w:tcW w:w="564" w:type="pct"/>
          </w:tcPr>
          <w:p w14:paraId="23565412" w14:textId="77777777" w:rsidR="00AF67DA" w:rsidRDefault="00AF67DA" w:rsidP="00F40406">
            <w:pPr>
              <w:pStyle w:val="PMFTableHeading"/>
              <w:rPr>
                <w:rFonts w:ascii="Arial" w:hAnsi="Arial" w:cs="Arial"/>
                <w:b w:val="0"/>
                <w:sz w:val="20"/>
                <w:szCs w:val="20"/>
              </w:rPr>
            </w:pPr>
            <w:r>
              <w:rPr>
                <w:rFonts w:ascii="Arial" w:hAnsi="Arial" w:cs="Arial"/>
                <w:b w:val="0"/>
                <w:sz w:val="20"/>
                <w:szCs w:val="20"/>
              </w:rPr>
              <w:t>A0</w:t>
            </w:r>
            <w:r w:rsidR="00993FA3">
              <w:rPr>
                <w:rFonts w:ascii="Arial" w:hAnsi="Arial" w:cs="Arial"/>
                <w:b w:val="0"/>
                <w:sz w:val="20"/>
                <w:szCs w:val="20"/>
              </w:rPr>
              <w:t>2</w:t>
            </w:r>
          </w:p>
        </w:tc>
        <w:tc>
          <w:tcPr>
            <w:tcW w:w="4436" w:type="pct"/>
          </w:tcPr>
          <w:p w14:paraId="41E40510" w14:textId="77777777" w:rsidR="00AF67DA" w:rsidRDefault="00AF67DA" w:rsidP="00C85EDC">
            <w:pPr>
              <w:pStyle w:val="PMFTableHeading"/>
              <w:rPr>
                <w:rFonts w:ascii="Arial" w:hAnsi="Arial" w:cs="Arial"/>
                <w:b w:val="0"/>
                <w:sz w:val="20"/>
                <w:szCs w:val="20"/>
              </w:rPr>
            </w:pPr>
            <w:r w:rsidRPr="00637176">
              <w:rPr>
                <w:rFonts w:ascii="Arial" w:hAnsi="Arial" w:cs="Arial"/>
                <w:b w:val="0"/>
                <w:sz w:val="20"/>
                <w:szCs w:val="20"/>
              </w:rPr>
              <w:t xml:space="preserve">If any format / data issues in the Ensura extract (Incremental) will reported back to Ensura Service delivery team and revised extracts (after resolving the issue) should be sent to MDM for processing. </w:t>
            </w:r>
          </w:p>
        </w:tc>
      </w:tr>
      <w:tr w:rsidR="00DE1703" w:rsidRPr="00A46850" w14:paraId="19DDAC2C" w14:textId="77777777" w:rsidTr="00F40406">
        <w:trPr>
          <w:cantSplit/>
          <w:trHeight w:val="64"/>
          <w:tblHeader/>
        </w:trPr>
        <w:tc>
          <w:tcPr>
            <w:tcW w:w="564" w:type="pct"/>
          </w:tcPr>
          <w:p w14:paraId="03D3908C" w14:textId="77777777" w:rsidR="00DE1703" w:rsidRDefault="00DE1703" w:rsidP="00F40406">
            <w:pPr>
              <w:pStyle w:val="PMFTableHeading"/>
              <w:rPr>
                <w:rFonts w:ascii="Arial" w:hAnsi="Arial" w:cs="Arial"/>
                <w:b w:val="0"/>
                <w:sz w:val="20"/>
                <w:szCs w:val="20"/>
              </w:rPr>
            </w:pPr>
            <w:r>
              <w:rPr>
                <w:rFonts w:ascii="Arial" w:hAnsi="Arial" w:cs="Arial"/>
                <w:b w:val="0"/>
                <w:sz w:val="20"/>
                <w:szCs w:val="20"/>
              </w:rPr>
              <w:t>A0</w:t>
            </w:r>
            <w:r w:rsidR="00993FA3">
              <w:rPr>
                <w:rFonts w:ascii="Arial" w:hAnsi="Arial" w:cs="Arial"/>
                <w:b w:val="0"/>
                <w:sz w:val="20"/>
                <w:szCs w:val="20"/>
              </w:rPr>
              <w:t>3</w:t>
            </w:r>
          </w:p>
        </w:tc>
        <w:tc>
          <w:tcPr>
            <w:tcW w:w="4436" w:type="pct"/>
          </w:tcPr>
          <w:p w14:paraId="665D06E0" w14:textId="77777777" w:rsidR="00DE1703" w:rsidRPr="00637176" w:rsidRDefault="00DE1703" w:rsidP="00C85EDC">
            <w:pPr>
              <w:pStyle w:val="PMFTableHeading"/>
              <w:rPr>
                <w:rFonts w:ascii="Arial" w:hAnsi="Arial" w:cs="Arial"/>
                <w:b w:val="0"/>
                <w:sz w:val="20"/>
                <w:szCs w:val="20"/>
              </w:rPr>
            </w:pPr>
            <w:r w:rsidRPr="00E341C4">
              <w:rPr>
                <w:rFonts w:ascii="Arial" w:hAnsi="Arial" w:cs="Arial"/>
                <w:b w:val="0"/>
                <w:sz w:val="20"/>
                <w:szCs w:val="20"/>
              </w:rPr>
              <w:t>The Ensura extract will have only Core customer details (Customer, Address and</w:t>
            </w:r>
            <w:r>
              <w:rPr>
                <w:rFonts w:ascii="Arial" w:hAnsi="Arial" w:cs="Arial"/>
                <w:b w:val="0"/>
                <w:sz w:val="20"/>
                <w:szCs w:val="20"/>
              </w:rPr>
              <w:t xml:space="preserve"> Key Policy attributes). </w:t>
            </w:r>
            <w:r w:rsidRPr="00E341C4">
              <w:rPr>
                <w:rFonts w:ascii="Arial" w:hAnsi="Arial" w:cs="Arial"/>
                <w:b w:val="0"/>
                <w:sz w:val="20"/>
                <w:szCs w:val="20"/>
              </w:rPr>
              <w:t>The marketing preferences and data history (name changes) will not be loaded onto MDM</w:t>
            </w:r>
          </w:p>
        </w:tc>
      </w:tr>
      <w:tr w:rsidR="00B518E1" w:rsidRPr="00A46850" w14:paraId="15F474FA" w14:textId="77777777" w:rsidTr="00F40406">
        <w:trPr>
          <w:cantSplit/>
          <w:trHeight w:val="64"/>
          <w:tblHeader/>
        </w:trPr>
        <w:tc>
          <w:tcPr>
            <w:tcW w:w="564" w:type="pct"/>
          </w:tcPr>
          <w:p w14:paraId="6822E3EE" w14:textId="77777777" w:rsidR="00B518E1" w:rsidRDefault="00B518E1" w:rsidP="00F40406">
            <w:pPr>
              <w:pStyle w:val="PMFTableHeading"/>
              <w:rPr>
                <w:rFonts w:ascii="Arial" w:hAnsi="Arial" w:cs="Arial"/>
                <w:b w:val="0"/>
                <w:sz w:val="20"/>
                <w:szCs w:val="20"/>
              </w:rPr>
            </w:pPr>
            <w:r>
              <w:rPr>
                <w:rFonts w:ascii="Arial" w:hAnsi="Arial" w:cs="Arial"/>
                <w:b w:val="0"/>
                <w:sz w:val="20"/>
                <w:szCs w:val="20"/>
              </w:rPr>
              <w:t>A0</w:t>
            </w:r>
            <w:r w:rsidR="007838C2">
              <w:rPr>
                <w:rFonts w:ascii="Arial" w:hAnsi="Arial" w:cs="Arial"/>
                <w:b w:val="0"/>
                <w:sz w:val="20"/>
                <w:szCs w:val="20"/>
              </w:rPr>
              <w:t>4</w:t>
            </w:r>
          </w:p>
        </w:tc>
        <w:tc>
          <w:tcPr>
            <w:tcW w:w="4436" w:type="pct"/>
          </w:tcPr>
          <w:p w14:paraId="1D8F1A66" w14:textId="77777777" w:rsidR="00B518E1" w:rsidRPr="00637176" w:rsidRDefault="00B518E1" w:rsidP="00F40406">
            <w:pPr>
              <w:pStyle w:val="PMFTableHeading"/>
              <w:rPr>
                <w:rFonts w:ascii="Arial" w:hAnsi="Arial" w:cs="Arial"/>
                <w:b w:val="0"/>
                <w:sz w:val="20"/>
                <w:szCs w:val="20"/>
              </w:rPr>
            </w:pPr>
            <w:r>
              <w:rPr>
                <w:rFonts w:ascii="Arial" w:hAnsi="Arial" w:cs="Arial"/>
                <w:b w:val="0"/>
                <w:bCs/>
                <w:sz w:val="20"/>
                <w:szCs w:val="20"/>
                <w:lang w:val="en-US" w:eastAsia="en-US"/>
              </w:rPr>
              <w:t>Pega will not send the duplicate customer / address records to MDM. The necessary validation and business process will be implemented in Pega (e.g. Agent should Search customer/address records before creating new one etc.)</w:t>
            </w:r>
          </w:p>
        </w:tc>
      </w:tr>
      <w:tr w:rsidR="000C01EF" w:rsidRPr="00A46850" w14:paraId="500895B2" w14:textId="77777777" w:rsidTr="00F40406">
        <w:trPr>
          <w:cantSplit/>
          <w:trHeight w:val="64"/>
          <w:tblHeader/>
        </w:trPr>
        <w:tc>
          <w:tcPr>
            <w:tcW w:w="564" w:type="pct"/>
          </w:tcPr>
          <w:p w14:paraId="5E385DF4" w14:textId="77777777" w:rsidR="000C01EF" w:rsidRDefault="000C01EF" w:rsidP="00F40406">
            <w:pPr>
              <w:pStyle w:val="PMFTableHeading"/>
              <w:rPr>
                <w:rFonts w:ascii="Arial" w:hAnsi="Arial" w:cs="Arial"/>
                <w:b w:val="0"/>
                <w:sz w:val="20"/>
                <w:szCs w:val="20"/>
              </w:rPr>
            </w:pPr>
            <w:r>
              <w:rPr>
                <w:rFonts w:ascii="Arial" w:hAnsi="Arial" w:cs="Arial"/>
                <w:b w:val="0"/>
                <w:sz w:val="20"/>
                <w:szCs w:val="20"/>
              </w:rPr>
              <w:t>A05</w:t>
            </w:r>
          </w:p>
        </w:tc>
        <w:tc>
          <w:tcPr>
            <w:tcW w:w="4436" w:type="pct"/>
          </w:tcPr>
          <w:p w14:paraId="33795041" w14:textId="77777777" w:rsidR="000C01EF" w:rsidRDefault="000C01EF" w:rsidP="00F40406">
            <w:pPr>
              <w:pStyle w:val="PMFTableHeading"/>
              <w:rPr>
                <w:rFonts w:ascii="Arial" w:hAnsi="Arial" w:cs="Arial"/>
                <w:b w:val="0"/>
                <w:bCs/>
                <w:sz w:val="20"/>
                <w:szCs w:val="20"/>
                <w:lang w:val="en-US" w:eastAsia="en-US"/>
              </w:rPr>
            </w:pPr>
            <w:r>
              <w:rPr>
                <w:rFonts w:ascii="Arial" w:hAnsi="Arial" w:cs="Arial"/>
                <w:b w:val="0"/>
                <w:bCs/>
                <w:sz w:val="20"/>
                <w:szCs w:val="20"/>
                <w:lang w:val="en-US" w:eastAsia="en-US"/>
              </w:rPr>
              <w:t>Customer details coming from Pega and Ensura will have maximum of 5 emails and 5 telephone numbers. And MDM data model is provisioned to store the same limit.</w:t>
            </w:r>
          </w:p>
        </w:tc>
      </w:tr>
      <w:tr w:rsidR="0035535F" w:rsidRPr="00A46850" w14:paraId="03248320" w14:textId="77777777" w:rsidTr="00F40406">
        <w:trPr>
          <w:cantSplit/>
          <w:trHeight w:val="64"/>
          <w:tblHeader/>
        </w:trPr>
        <w:tc>
          <w:tcPr>
            <w:tcW w:w="564" w:type="pct"/>
          </w:tcPr>
          <w:p w14:paraId="19CEE646" w14:textId="2AC7240A" w:rsidR="0035535F" w:rsidRPr="00B60316" w:rsidRDefault="0035535F" w:rsidP="00F40406">
            <w:pPr>
              <w:pStyle w:val="PMFTableHeading"/>
              <w:rPr>
                <w:rFonts w:ascii="Arial" w:hAnsi="Arial" w:cs="Arial"/>
                <w:b w:val="0"/>
                <w:sz w:val="20"/>
                <w:szCs w:val="20"/>
              </w:rPr>
            </w:pPr>
            <w:r w:rsidRPr="00B60316">
              <w:rPr>
                <w:rFonts w:ascii="Arial" w:hAnsi="Arial" w:cs="Arial"/>
                <w:b w:val="0"/>
                <w:sz w:val="20"/>
                <w:szCs w:val="20"/>
              </w:rPr>
              <w:t>A06</w:t>
            </w:r>
          </w:p>
        </w:tc>
        <w:tc>
          <w:tcPr>
            <w:tcW w:w="4436" w:type="pct"/>
          </w:tcPr>
          <w:p w14:paraId="3164CD4B" w14:textId="6C3E211E" w:rsidR="0035535F" w:rsidRPr="00B60316" w:rsidRDefault="0035535F" w:rsidP="0035535F">
            <w:pPr>
              <w:pStyle w:val="PMFTableHeading"/>
              <w:rPr>
                <w:rFonts w:ascii="Arial" w:hAnsi="Arial" w:cs="Arial"/>
                <w:b w:val="0"/>
                <w:bCs/>
                <w:sz w:val="20"/>
                <w:szCs w:val="20"/>
                <w:lang w:val="en-US" w:eastAsia="en-US"/>
              </w:rPr>
            </w:pPr>
            <w:r w:rsidRPr="00B60316">
              <w:rPr>
                <w:rFonts w:ascii="Arial" w:hAnsi="Arial" w:cs="Arial"/>
                <w:b w:val="0"/>
                <w:bCs/>
                <w:sz w:val="20"/>
                <w:szCs w:val="20"/>
                <w:lang w:val="en-US" w:eastAsia="en-US"/>
              </w:rPr>
              <w:t>Ensura feeds should be sent in the same order mentioned in the ICD (OperationType, SourceOfRecord) and “RealtimeProcessed” Column not expecting as party of MDM Release4.</w:t>
            </w:r>
          </w:p>
        </w:tc>
      </w:tr>
      <w:tr w:rsidR="008E14BC" w:rsidRPr="00A46850" w14:paraId="06237689" w14:textId="77777777" w:rsidTr="00F40406">
        <w:trPr>
          <w:cantSplit/>
          <w:trHeight w:val="64"/>
          <w:tblHeader/>
          <w:ins w:id="120" w:author="Rajesh Srinivasulu" w:date="2016-12-15T14:54:00Z"/>
        </w:trPr>
        <w:tc>
          <w:tcPr>
            <w:tcW w:w="564" w:type="pct"/>
          </w:tcPr>
          <w:p w14:paraId="635F1EB4" w14:textId="6F8CCFCC" w:rsidR="008E14BC" w:rsidRPr="00594368" w:rsidRDefault="008E14BC" w:rsidP="00F40406">
            <w:pPr>
              <w:pStyle w:val="PMFTableHeading"/>
              <w:rPr>
                <w:ins w:id="121" w:author="Rajesh Srinivasulu" w:date="2016-12-15T14:54:00Z"/>
                <w:rFonts w:ascii="Arial" w:hAnsi="Arial" w:cs="Arial"/>
                <w:b w:val="0"/>
                <w:bCs/>
                <w:sz w:val="20"/>
                <w:szCs w:val="20"/>
                <w:lang w:val="en-US" w:eastAsia="en-US"/>
                <w:rPrChange w:id="122" w:author="Rajesh Srinivasulu" w:date="2016-12-15T14:54:00Z">
                  <w:rPr>
                    <w:ins w:id="123" w:author="Rajesh Srinivasulu" w:date="2016-12-15T14:54:00Z"/>
                    <w:rFonts w:ascii="Arial" w:hAnsi="Arial" w:cs="Arial"/>
                    <w:b w:val="0"/>
                    <w:sz w:val="20"/>
                    <w:szCs w:val="20"/>
                  </w:rPr>
                </w:rPrChange>
              </w:rPr>
            </w:pPr>
            <w:ins w:id="124" w:author="Rajesh Srinivasulu" w:date="2016-12-15T14:54:00Z">
              <w:r w:rsidRPr="00594368">
                <w:rPr>
                  <w:rFonts w:ascii="Arial" w:hAnsi="Arial" w:cs="Arial"/>
                  <w:b w:val="0"/>
                  <w:bCs/>
                  <w:sz w:val="20"/>
                  <w:szCs w:val="20"/>
                  <w:lang w:val="en-US" w:eastAsia="en-US"/>
                  <w:rPrChange w:id="125" w:author="Rajesh Srinivasulu" w:date="2016-12-15T14:54:00Z">
                    <w:rPr>
                      <w:rFonts w:ascii="Arial" w:hAnsi="Arial" w:cs="Arial"/>
                      <w:b w:val="0"/>
                      <w:sz w:val="20"/>
                      <w:szCs w:val="20"/>
                    </w:rPr>
                  </w:rPrChange>
                </w:rPr>
                <w:t>A07</w:t>
              </w:r>
            </w:ins>
          </w:p>
        </w:tc>
        <w:tc>
          <w:tcPr>
            <w:tcW w:w="4436" w:type="pct"/>
          </w:tcPr>
          <w:p w14:paraId="5329D028" w14:textId="563EB3A5" w:rsidR="008E14BC" w:rsidRPr="00594368" w:rsidRDefault="00594368" w:rsidP="0035535F">
            <w:pPr>
              <w:pStyle w:val="PMFTableHeading"/>
              <w:rPr>
                <w:ins w:id="126" w:author="Rajesh Srinivasulu" w:date="2016-12-15T14:54:00Z"/>
                <w:rFonts w:ascii="Arial" w:hAnsi="Arial" w:cs="Arial"/>
                <w:b w:val="0"/>
                <w:bCs/>
                <w:sz w:val="20"/>
                <w:szCs w:val="20"/>
                <w:lang w:val="en-US" w:eastAsia="en-US"/>
              </w:rPr>
            </w:pPr>
            <w:ins w:id="127" w:author="Rajesh Srinivasulu" w:date="2016-12-15T14:54:00Z">
              <w:r w:rsidRPr="00594368">
                <w:rPr>
                  <w:rFonts w:ascii="Arial" w:hAnsi="Arial" w:cs="Arial"/>
                  <w:b w:val="0"/>
                  <w:bCs/>
                  <w:sz w:val="20"/>
                  <w:szCs w:val="20"/>
                  <w:lang w:val="en-US" w:eastAsia="en-US"/>
                  <w:rPrChange w:id="128" w:author="Rajesh Srinivasulu" w:date="2016-12-15T14:54:00Z">
                    <w:rPr>
                      <w:bCs/>
                      <w:sz w:val="20"/>
                      <w:lang w:val="en-US"/>
                    </w:rPr>
                  </w:rPrChange>
                </w:rPr>
                <w:t>In the initial phase of BBDM solution, only the customers with one insurance policy would be migrated from Ensura to eServe system. All or none is the business rule used for this initial phase of migration process i.e. either all the policies related to the customer would be migrated or nothing at all.</w:t>
              </w:r>
            </w:ins>
          </w:p>
        </w:tc>
      </w:tr>
      <w:tr w:rsidR="005E1421" w:rsidRPr="00A46850" w14:paraId="5126E6E9" w14:textId="77777777" w:rsidTr="00F40406">
        <w:trPr>
          <w:cantSplit/>
          <w:trHeight w:val="64"/>
          <w:tblHeader/>
          <w:ins w:id="129" w:author="Rajesh Srinivasulu" w:date="2016-12-15T14:58:00Z"/>
        </w:trPr>
        <w:tc>
          <w:tcPr>
            <w:tcW w:w="564" w:type="pct"/>
          </w:tcPr>
          <w:p w14:paraId="1E1D210A" w14:textId="1A288293" w:rsidR="005E1421" w:rsidRPr="00594368" w:rsidRDefault="006B5259" w:rsidP="00F40406">
            <w:pPr>
              <w:pStyle w:val="PMFTableHeading"/>
              <w:rPr>
                <w:ins w:id="130" w:author="Rajesh Srinivasulu" w:date="2016-12-15T14:58:00Z"/>
                <w:rFonts w:ascii="Arial" w:hAnsi="Arial" w:cs="Arial"/>
                <w:b w:val="0"/>
                <w:bCs/>
                <w:sz w:val="20"/>
                <w:szCs w:val="20"/>
                <w:lang w:val="en-US" w:eastAsia="en-US"/>
              </w:rPr>
            </w:pPr>
            <w:ins w:id="131" w:author="Rajesh Srinivasulu" w:date="2016-12-15T15:02:00Z">
              <w:r>
                <w:rPr>
                  <w:rFonts w:ascii="Arial" w:hAnsi="Arial" w:cs="Arial"/>
                  <w:b w:val="0"/>
                  <w:bCs/>
                  <w:sz w:val="20"/>
                  <w:szCs w:val="20"/>
                  <w:lang w:val="en-US" w:eastAsia="en-US"/>
                </w:rPr>
                <w:t>A08</w:t>
              </w:r>
            </w:ins>
          </w:p>
        </w:tc>
        <w:tc>
          <w:tcPr>
            <w:tcW w:w="4436" w:type="pct"/>
          </w:tcPr>
          <w:p w14:paraId="5E89379A" w14:textId="321E007E" w:rsidR="005E1421" w:rsidRPr="00594368" w:rsidRDefault="005E1421" w:rsidP="0035535F">
            <w:pPr>
              <w:pStyle w:val="PMFTableHeading"/>
              <w:rPr>
                <w:ins w:id="132" w:author="Rajesh Srinivasulu" w:date="2016-12-15T14:58:00Z"/>
                <w:rFonts w:ascii="Arial" w:hAnsi="Arial" w:cs="Arial"/>
                <w:b w:val="0"/>
                <w:bCs/>
                <w:sz w:val="20"/>
                <w:szCs w:val="20"/>
                <w:lang w:val="en-US" w:eastAsia="en-US"/>
              </w:rPr>
            </w:pPr>
            <w:ins w:id="133" w:author="Rajesh Srinivasulu" w:date="2016-12-15T14:58:00Z">
              <w:r w:rsidRPr="005E1421">
                <w:rPr>
                  <w:rFonts w:ascii="Arial" w:hAnsi="Arial" w:cs="Arial"/>
                  <w:b w:val="0"/>
                  <w:bCs/>
                  <w:sz w:val="20"/>
                  <w:szCs w:val="20"/>
                  <w:lang w:val="en-US" w:eastAsia="en-US"/>
                  <w:rPrChange w:id="134" w:author="Rajesh Srinivasulu" w:date="2016-12-15T14:58:00Z">
                    <w:rPr>
                      <w:sz w:val="20"/>
                    </w:rPr>
                  </w:rPrChange>
                </w:rPr>
                <w:t>Policy level migration marker should be sent to MDM via UpdateParty Service when</w:t>
              </w:r>
            </w:ins>
            <w:ins w:id="135" w:author="Rajesh Srinivasulu" w:date="2016-12-15T15:03:00Z">
              <w:r w:rsidR="00D84030">
                <w:rPr>
                  <w:rFonts w:ascii="Arial" w:hAnsi="Arial" w:cs="Arial"/>
                  <w:b w:val="0"/>
                  <w:bCs/>
                  <w:sz w:val="20"/>
                  <w:szCs w:val="20"/>
                  <w:lang w:val="en-US" w:eastAsia="en-US"/>
                </w:rPr>
                <w:t>ever</w:t>
              </w:r>
            </w:ins>
            <w:ins w:id="136" w:author="Rajesh Srinivasulu" w:date="2016-12-15T14:58:00Z">
              <w:r w:rsidRPr="005E1421">
                <w:rPr>
                  <w:rFonts w:ascii="Arial" w:hAnsi="Arial" w:cs="Arial"/>
                  <w:b w:val="0"/>
                  <w:bCs/>
                  <w:sz w:val="20"/>
                  <w:szCs w:val="20"/>
                  <w:lang w:val="en-US" w:eastAsia="en-US"/>
                  <w:rPrChange w:id="137" w:author="Rajesh Srinivasulu" w:date="2016-12-15T14:58:00Z">
                    <w:rPr>
                      <w:sz w:val="20"/>
                    </w:rPr>
                  </w:rPrChange>
                </w:rPr>
                <w:t xml:space="preserve"> Ensura sends customer / contract updates to MDM</w:t>
              </w:r>
            </w:ins>
          </w:p>
        </w:tc>
      </w:tr>
      <w:tr w:rsidR="008348C2" w:rsidRPr="00A46850" w14:paraId="119F0FA3" w14:textId="77777777" w:rsidTr="00F40406">
        <w:trPr>
          <w:cantSplit/>
          <w:trHeight w:val="64"/>
          <w:tblHeader/>
          <w:ins w:id="138" w:author="Rajesh Srinivasulu" w:date="2016-12-15T14:58:00Z"/>
        </w:trPr>
        <w:tc>
          <w:tcPr>
            <w:tcW w:w="564" w:type="pct"/>
          </w:tcPr>
          <w:p w14:paraId="53CB5912" w14:textId="1F25FA80" w:rsidR="008348C2" w:rsidRPr="00594368" w:rsidRDefault="006B5259" w:rsidP="00F40406">
            <w:pPr>
              <w:pStyle w:val="PMFTableHeading"/>
              <w:rPr>
                <w:ins w:id="139" w:author="Rajesh Srinivasulu" w:date="2016-12-15T14:58:00Z"/>
                <w:rFonts w:ascii="Arial" w:hAnsi="Arial" w:cs="Arial"/>
                <w:b w:val="0"/>
                <w:bCs/>
                <w:sz w:val="20"/>
                <w:szCs w:val="20"/>
                <w:lang w:val="en-US" w:eastAsia="en-US"/>
              </w:rPr>
            </w:pPr>
            <w:ins w:id="140" w:author="Rajesh Srinivasulu" w:date="2016-12-15T15:02:00Z">
              <w:r>
                <w:rPr>
                  <w:rFonts w:ascii="Arial" w:hAnsi="Arial" w:cs="Arial"/>
                  <w:b w:val="0"/>
                  <w:bCs/>
                  <w:sz w:val="20"/>
                  <w:szCs w:val="20"/>
                  <w:lang w:val="en-US" w:eastAsia="en-US"/>
                </w:rPr>
                <w:t>A09</w:t>
              </w:r>
            </w:ins>
          </w:p>
        </w:tc>
        <w:tc>
          <w:tcPr>
            <w:tcW w:w="4436" w:type="pct"/>
          </w:tcPr>
          <w:p w14:paraId="3B24E62D" w14:textId="1E27980A" w:rsidR="008348C2" w:rsidRPr="005E1421" w:rsidRDefault="008348C2" w:rsidP="0035535F">
            <w:pPr>
              <w:pStyle w:val="PMFTableHeading"/>
              <w:rPr>
                <w:ins w:id="141" w:author="Rajesh Srinivasulu" w:date="2016-12-15T14:58:00Z"/>
                <w:rFonts w:ascii="Arial" w:hAnsi="Arial" w:cs="Arial"/>
                <w:b w:val="0"/>
                <w:bCs/>
                <w:sz w:val="20"/>
                <w:szCs w:val="20"/>
                <w:lang w:val="en-US" w:eastAsia="en-US"/>
              </w:rPr>
            </w:pPr>
            <w:ins w:id="142" w:author="Rajesh Srinivasulu" w:date="2016-12-15T14:58:00Z">
              <w:r w:rsidRPr="00F17CFA">
                <w:rPr>
                  <w:rFonts w:ascii="Arial" w:hAnsi="Arial" w:cs="Arial"/>
                  <w:b w:val="0"/>
                  <w:bCs/>
                  <w:sz w:val="20"/>
                  <w:szCs w:val="20"/>
                  <w:lang w:val="en-US" w:eastAsia="en-US"/>
                  <w:rPrChange w:id="143" w:author="Rajesh Srinivasulu" w:date="2016-12-15T14:59:00Z">
                    <w:rPr>
                      <w:sz w:val="20"/>
                    </w:rPr>
                  </w:rPrChange>
                </w:rPr>
                <w:t>Policy level migration marker will be blank for all eServe policies.</w:t>
              </w:r>
            </w:ins>
          </w:p>
        </w:tc>
      </w:tr>
      <w:tr w:rsidR="006B5259" w:rsidRPr="00A46850" w14:paraId="642CFB39" w14:textId="77777777" w:rsidTr="00F40406">
        <w:trPr>
          <w:cantSplit/>
          <w:trHeight w:val="64"/>
          <w:tblHeader/>
          <w:ins w:id="144" w:author="Rajesh Srinivasulu" w:date="2016-12-15T15:02:00Z"/>
        </w:trPr>
        <w:tc>
          <w:tcPr>
            <w:tcW w:w="564" w:type="pct"/>
          </w:tcPr>
          <w:p w14:paraId="488E7069" w14:textId="0F07C3B7" w:rsidR="006B5259" w:rsidRPr="00594368" w:rsidRDefault="006B5259" w:rsidP="00F40406">
            <w:pPr>
              <w:pStyle w:val="PMFTableHeading"/>
              <w:rPr>
                <w:ins w:id="145" w:author="Rajesh Srinivasulu" w:date="2016-12-15T15:02:00Z"/>
                <w:rFonts w:ascii="Arial" w:hAnsi="Arial" w:cs="Arial"/>
                <w:b w:val="0"/>
                <w:bCs/>
                <w:sz w:val="20"/>
                <w:szCs w:val="20"/>
                <w:lang w:val="en-US" w:eastAsia="en-US"/>
              </w:rPr>
            </w:pPr>
            <w:ins w:id="146" w:author="Rajesh Srinivasulu" w:date="2016-12-15T15:02:00Z">
              <w:r>
                <w:rPr>
                  <w:rFonts w:ascii="Arial" w:hAnsi="Arial" w:cs="Arial"/>
                  <w:b w:val="0"/>
                  <w:bCs/>
                  <w:sz w:val="20"/>
                  <w:szCs w:val="20"/>
                  <w:lang w:val="en-US" w:eastAsia="en-US"/>
                </w:rPr>
                <w:t>A10</w:t>
              </w:r>
            </w:ins>
          </w:p>
        </w:tc>
        <w:tc>
          <w:tcPr>
            <w:tcW w:w="4436" w:type="pct"/>
          </w:tcPr>
          <w:p w14:paraId="1B7B4C5B" w14:textId="2CAEB471" w:rsidR="006B5259" w:rsidRPr="00F17CFA" w:rsidRDefault="006B5259" w:rsidP="0035535F">
            <w:pPr>
              <w:pStyle w:val="PMFTableHeading"/>
              <w:rPr>
                <w:ins w:id="147" w:author="Rajesh Srinivasulu" w:date="2016-12-15T15:02:00Z"/>
                <w:rFonts w:ascii="Arial" w:hAnsi="Arial" w:cs="Arial"/>
                <w:b w:val="0"/>
                <w:bCs/>
                <w:sz w:val="20"/>
                <w:szCs w:val="20"/>
                <w:lang w:val="en-US" w:eastAsia="en-US"/>
              </w:rPr>
            </w:pPr>
            <w:ins w:id="148" w:author="Rajesh Srinivasulu" w:date="2016-12-15T15:02:00Z">
              <w:r w:rsidRPr="00E132D3">
                <w:rPr>
                  <w:rFonts w:ascii="Arial" w:hAnsi="Arial" w:cs="Arial"/>
                  <w:b w:val="0"/>
                  <w:bCs/>
                  <w:sz w:val="20"/>
                  <w:szCs w:val="20"/>
                  <w:lang w:val="en-US" w:eastAsia="en-US"/>
                </w:rPr>
                <w:t>Updating the migration marker values for existing data in MDM (one-off update) is out of scope. These values will get updated in MDM only during the migration process i.e. when the policy/customers are migrated from Ensura to eServe.</w:t>
              </w:r>
            </w:ins>
          </w:p>
        </w:tc>
      </w:tr>
      <w:tr w:rsidR="006B5259" w:rsidRPr="00A46850" w14:paraId="23282BEA" w14:textId="77777777" w:rsidTr="00F40406">
        <w:trPr>
          <w:cantSplit/>
          <w:trHeight w:val="64"/>
          <w:tblHeader/>
          <w:ins w:id="149" w:author="Rajesh Srinivasulu" w:date="2016-12-15T15:02:00Z"/>
        </w:trPr>
        <w:tc>
          <w:tcPr>
            <w:tcW w:w="564" w:type="pct"/>
          </w:tcPr>
          <w:p w14:paraId="3AB5A743" w14:textId="37EBF456" w:rsidR="006B5259" w:rsidRPr="00594368" w:rsidRDefault="006B5259" w:rsidP="00F40406">
            <w:pPr>
              <w:pStyle w:val="PMFTableHeading"/>
              <w:rPr>
                <w:ins w:id="150" w:author="Rajesh Srinivasulu" w:date="2016-12-15T15:02:00Z"/>
                <w:rFonts w:ascii="Arial" w:hAnsi="Arial" w:cs="Arial"/>
                <w:b w:val="0"/>
                <w:bCs/>
                <w:sz w:val="20"/>
                <w:szCs w:val="20"/>
                <w:lang w:val="en-US" w:eastAsia="en-US"/>
              </w:rPr>
            </w:pPr>
            <w:ins w:id="151" w:author="Rajesh Srinivasulu" w:date="2016-12-15T15:02:00Z">
              <w:r>
                <w:rPr>
                  <w:rFonts w:ascii="Arial" w:hAnsi="Arial" w:cs="Arial"/>
                  <w:b w:val="0"/>
                  <w:bCs/>
                  <w:sz w:val="20"/>
                  <w:szCs w:val="20"/>
                  <w:lang w:val="en-US" w:eastAsia="en-US"/>
                </w:rPr>
                <w:t>A11</w:t>
              </w:r>
            </w:ins>
          </w:p>
        </w:tc>
        <w:tc>
          <w:tcPr>
            <w:tcW w:w="4436" w:type="pct"/>
          </w:tcPr>
          <w:p w14:paraId="65DE7B2C" w14:textId="57297D2F" w:rsidR="006B5259" w:rsidRPr="00E132D3" w:rsidRDefault="006B5259" w:rsidP="0035535F">
            <w:pPr>
              <w:pStyle w:val="PMFTableHeading"/>
              <w:rPr>
                <w:ins w:id="152" w:author="Rajesh Srinivasulu" w:date="2016-12-15T15:02:00Z"/>
                <w:rFonts w:ascii="Arial" w:hAnsi="Arial" w:cs="Arial"/>
                <w:b w:val="0"/>
                <w:bCs/>
                <w:sz w:val="20"/>
                <w:szCs w:val="20"/>
                <w:lang w:val="en-US" w:eastAsia="en-US"/>
              </w:rPr>
            </w:pPr>
            <w:ins w:id="153" w:author="Rajesh Srinivasulu" w:date="2016-12-15T15:02:00Z">
              <w:r w:rsidRPr="006B5259">
                <w:rPr>
                  <w:rFonts w:ascii="Arial" w:hAnsi="Arial" w:cs="Arial"/>
                  <w:b w:val="0"/>
                  <w:bCs/>
                  <w:sz w:val="20"/>
                  <w:szCs w:val="20"/>
                  <w:lang w:val="en-US" w:eastAsia="en-US"/>
                  <w:rPrChange w:id="154" w:author="Rajesh Srinivasulu" w:date="2016-12-15T15:02:00Z">
                    <w:rPr>
                      <w:sz w:val="20"/>
                    </w:rPr>
                  </w:rPrChange>
                </w:rPr>
                <w:t>There is no impact / behavior changes on the MDM read services due to these migration level markers i.e. DuplicateCustomerCheck, DuplicateCoverCheck and SearchParty services</w:t>
              </w:r>
            </w:ins>
          </w:p>
        </w:tc>
      </w:tr>
      <w:tr w:rsidR="00C30B0C" w:rsidRPr="00A46850" w14:paraId="50424DAE" w14:textId="77777777" w:rsidTr="00F40406">
        <w:trPr>
          <w:cantSplit/>
          <w:trHeight w:val="64"/>
          <w:tblHeader/>
        </w:trPr>
        <w:tc>
          <w:tcPr>
            <w:tcW w:w="564" w:type="pct"/>
          </w:tcPr>
          <w:p w14:paraId="50508DBD" w14:textId="527142DA" w:rsidR="00C30B0C" w:rsidRDefault="00C30B0C" w:rsidP="00F40406">
            <w:pPr>
              <w:pStyle w:val="PMFTableHeading"/>
              <w:rPr>
                <w:rFonts w:ascii="Arial" w:hAnsi="Arial" w:cs="Arial"/>
                <w:b w:val="0"/>
                <w:bCs/>
                <w:sz w:val="20"/>
                <w:szCs w:val="20"/>
                <w:lang w:val="en-US" w:eastAsia="en-US"/>
              </w:rPr>
            </w:pPr>
            <w:r>
              <w:rPr>
                <w:rFonts w:ascii="Arial" w:hAnsi="Arial" w:cs="Arial"/>
                <w:b w:val="0"/>
                <w:bCs/>
                <w:sz w:val="20"/>
                <w:szCs w:val="20"/>
                <w:lang w:val="en-US" w:eastAsia="en-US"/>
              </w:rPr>
              <w:t>A12</w:t>
            </w:r>
          </w:p>
        </w:tc>
        <w:tc>
          <w:tcPr>
            <w:tcW w:w="4436" w:type="pct"/>
          </w:tcPr>
          <w:p w14:paraId="3D5A6786" w14:textId="4A43D8C3" w:rsidR="00C30B0C" w:rsidRPr="006B5259" w:rsidRDefault="00C30B0C" w:rsidP="00C6092B">
            <w:pPr>
              <w:pStyle w:val="PMFTableHeading"/>
              <w:rPr>
                <w:rFonts w:ascii="Arial" w:hAnsi="Arial" w:cs="Arial"/>
                <w:b w:val="0"/>
                <w:bCs/>
                <w:sz w:val="20"/>
                <w:szCs w:val="20"/>
                <w:lang w:val="en-US" w:eastAsia="en-US"/>
              </w:rPr>
            </w:pPr>
            <w:r w:rsidRPr="00C30B0C">
              <w:rPr>
                <w:rFonts w:ascii="Arial" w:hAnsi="Arial" w:cs="Arial"/>
                <w:b w:val="0"/>
                <w:bCs/>
                <w:sz w:val="20"/>
                <w:szCs w:val="20"/>
                <w:lang w:val="en-US" w:eastAsia="en-US"/>
              </w:rPr>
              <w:t>Once the customer has been migrated to eServe, then Ensura should not send any updates to MDM</w:t>
            </w:r>
            <w:r w:rsidR="00C6092B">
              <w:rPr>
                <w:rFonts w:ascii="Arial" w:hAnsi="Arial" w:cs="Arial"/>
                <w:b w:val="0"/>
                <w:bCs/>
                <w:sz w:val="20"/>
                <w:szCs w:val="20"/>
                <w:lang w:val="en-US" w:eastAsia="en-US"/>
              </w:rPr>
              <w:t xml:space="preserve"> for that customer</w:t>
            </w:r>
            <w:r w:rsidRPr="00C30B0C">
              <w:rPr>
                <w:rFonts w:ascii="Arial" w:hAnsi="Arial" w:cs="Arial"/>
                <w:b w:val="0"/>
                <w:bCs/>
                <w:sz w:val="20"/>
                <w:szCs w:val="20"/>
                <w:lang w:val="en-US" w:eastAsia="en-US"/>
              </w:rPr>
              <w:t xml:space="preserve"> on Customer name or Contact details</w:t>
            </w:r>
          </w:p>
        </w:tc>
      </w:tr>
      <w:tr w:rsidR="00F071FD" w:rsidRPr="00A46850" w14:paraId="67561A73" w14:textId="77777777" w:rsidTr="00F40406">
        <w:trPr>
          <w:cantSplit/>
          <w:trHeight w:val="64"/>
          <w:tblHeader/>
        </w:trPr>
        <w:tc>
          <w:tcPr>
            <w:tcW w:w="564" w:type="pct"/>
          </w:tcPr>
          <w:p w14:paraId="579E125F" w14:textId="25F547C0" w:rsidR="00F071FD" w:rsidRDefault="00F071FD" w:rsidP="00F40406">
            <w:pPr>
              <w:pStyle w:val="PMFTableHeading"/>
              <w:rPr>
                <w:rFonts w:ascii="Arial" w:hAnsi="Arial" w:cs="Arial"/>
                <w:b w:val="0"/>
                <w:bCs/>
                <w:sz w:val="20"/>
                <w:szCs w:val="20"/>
                <w:lang w:val="en-US" w:eastAsia="en-US"/>
              </w:rPr>
            </w:pPr>
            <w:r>
              <w:rPr>
                <w:rFonts w:ascii="Arial" w:hAnsi="Arial" w:cs="Arial"/>
                <w:b w:val="0"/>
                <w:bCs/>
                <w:sz w:val="20"/>
                <w:szCs w:val="20"/>
                <w:lang w:val="en-US" w:eastAsia="en-US"/>
              </w:rPr>
              <w:t>A13</w:t>
            </w:r>
          </w:p>
        </w:tc>
        <w:tc>
          <w:tcPr>
            <w:tcW w:w="4436" w:type="pct"/>
          </w:tcPr>
          <w:p w14:paraId="758AEDF9" w14:textId="1D4AB9DC" w:rsidR="00F071FD" w:rsidRDefault="00F071FD" w:rsidP="002F06FA">
            <w:pPr>
              <w:pStyle w:val="PMFTableHeading"/>
              <w:rPr>
                <w:rFonts w:ascii="Arial" w:hAnsi="Arial" w:cs="Arial"/>
                <w:b w:val="0"/>
                <w:bCs/>
                <w:sz w:val="20"/>
                <w:szCs w:val="20"/>
                <w:lang w:val="en-US" w:eastAsia="en-US"/>
              </w:rPr>
            </w:pPr>
            <w:r w:rsidRPr="00F071FD">
              <w:rPr>
                <w:rFonts w:ascii="Arial" w:hAnsi="Arial" w:cs="Arial"/>
                <w:b w:val="0"/>
                <w:bCs/>
                <w:sz w:val="20"/>
                <w:szCs w:val="20"/>
                <w:lang w:val="en-US" w:eastAsia="en-US"/>
              </w:rPr>
              <w:t xml:space="preserve">For </w:t>
            </w:r>
            <w:r w:rsidR="002F06FA">
              <w:rPr>
                <w:rFonts w:ascii="Arial" w:hAnsi="Arial" w:cs="Arial"/>
                <w:b w:val="0"/>
                <w:bCs/>
                <w:sz w:val="20"/>
                <w:szCs w:val="20"/>
                <w:lang w:val="en-US" w:eastAsia="en-US"/>
              </w:rPr>
              <w:t xml:space="preserve">Ensura </w:t>
            </w:r>
            <w:r w:rsidRPr="00F071FD">
              <w:rPr>
                <w:rFonts w:ascii="Arial" w:hAnsi="Arial" w:cs="Arial"/>
                <w:b w:val="0"/>
                <w:bCs/>
                <w:sz w:val="20"/>
                <w:szCs w:val="20"/>
                <w:lang w:val="en-US" w:eastAsia="en-US"/>
              </w:rPr>
              <w:t xml:space="preserve">migrated customers, </w:t>
            </w:r>
            <w:r>
              <w:rPr>
                <w:rFonts w:ascii="Arial" w:hAnsi="Arial" w:cs="Arial"/>
                <w:b w:val="0"/>
                <w:bCs/>
                <w:sz w:val="20"/>
                <w:szCs w:val="20"/>
                <w:lang w:val="en-US" w:eastAsia="en-US"/>
              </w:rPr>
              <w:t xml:space="preserve">the </w:t>
            </w:r>
            <w:r w:rsidR="00970D3C">
              <w:rPr>
                <w:rFonts w:ascii="Arial" w:hAnsi="Arial" w:cs="Arial"/>
                <w:b w:val="0"/>
                <w:bCs/>
                <w:sz w:val="20"/>
                <w:szCs w:val="20"/>
                <w:lang w:val="en-US" w:eastAsia="en-US"/>
              </w:rPr>
              <w:t>‘</w:t>
            </w:r>
            <w:r>
              <w:rPr>
                <w:rFonts w:ascii="Arial" w:hAnsi="Arial" w:cs="Arial"/>
                <w:b w:val="0"/>
                <w:bCs/>
                <w:sz w:val="20"/>
                <w:szCs w:val="20"/>
                <w:lang w:val="en-US" w:eastAsia="en-US"/>
              </w:rPr>
              <w:t>Data Migration Tool</w:t>
            </w:r>
            <w:r w:rsidR="00970D3C">
              <w:rPr>
                <w:rFonts w:ascii="Arial" w:hAnsi="Arial" w:cs="Arial"/>
                <w:b w:val="0"/>
                <w:bCs/>
                <w:sz w:val="20"/>
                <w:szCs w:val="20"/>
                <w:lang w:val="en-US" w:eastAsia="en-US"/>
              </w:rPr>
              <w:t>’</w:t>
            </w:r>
            <w:r>
              <w:rPr>
                <w:rFonts w:ascii="Arial" w:hAnsi="Arial" w:cs="Arial"/>
                <w:b w:val="0"/>
                <w:bCs/>
                <w:sz w:val="20"/>
                <w:szCs w:val="20"/>
                <w:lang w:val="en-US" w:eastAsia="en-US"/>
              </w:rPr>
              <w:t xml:space="preserve"> shoul</w:t>
            </w:r>
            <w:r w:rsidR="00E76F67">
              <w:rPr>
                <w:rFonts w:ascii="Arial" w:hAnsi="Arial" w:cs="Arial"/>
                <w:b w:val="0"/>
                <w:bCs/>
                <w:sz w:val="20"/>
                <w:szCs w:val="20"/>
                <w:lang w:val="en-US" w:eastAsia="en-US"/>
              </w:rPr>
              <w:t>d send</w:t>
            </w:r>
            <w:r>
              <w:rPr>
                <w:rFonts w:ascii="Arial" w:hAnsi="Arial" w:cs="Arial"/>
                <w:b w:val="0"/>
                <w:bCs/>
                <w:sz w:val="20"/>
                <w:szCs w:val="20"/>
                <w:lang w:val="en-US" w:eastAsia="en-US"/>
              </w:rPr>
              <w:t xml:space="preserve"> values of MDMPartyID and MDMAddressID to eServe system. So that the same will be passed to MDM</w:t>
            </w:r>
            <w:r w:rsidR="00AB364B">
              <w:rPr>
                <w:rFonts w:ascii="Arial" w:hAnsi="Arial" w:cs="Arial"/>
                <w:b w:val="0"/>
                <w:bCs/>
                <w:sz w:val="20"/>
                <w:szCs w:val="20"/>
                <w:lang w:val="en-US" w:eastAsia="en-US"/>
              </w:rPr>
              <w:t xml:space="preserve"> by eServe</w:t>
            </w:r>
            <w:r>
              <w:rPr>
                <w:rFonts w:ascii="Arial" w:hAnsi="Arial" w:cs="Arial"/>
                <w:b w:val="0"/>
                <w:bCs/>
                <w:sz w:val="20"/>
                <w:szCs w:val="20"/>
                <w:lang w:val="en-US" w:eastAsia="en-US"/>
              </w:rPr>
              <w:t xml:space="preserve"> via CreateParty and MCA services</w:t>
            </w:r>
            <w:r w:rsidR="00D27CF9">
              <w:rPr>
                <w:rFonts w:ascii="Arial" w:hAnsi="Arial" w:cs="Arial"/>
                <w:b w:val="0"/>
                <w:bCs/>
                <w:sz w:val="20"/>
                <w:szCs w:val="20"/>
                <w:lang w:val="en-US" w:eastAsia="en-US"/>
              </w:rPr>
              <w:t>.</w:t>
            </w:r>
          </w:p>
          <w:p w14:paraId="6DD8695B" w14:textId="77777777" w:rsidR="009465F0" w:rsidRDefault="009465F0" w:rsidP="002F06FA">
            <w:pPr>
              <w:pStyle w:val="PMFTableHeading"/>
              <w:rPr>
                <w:rFonts w:ascii="Arial" w:hAnsi="Arial" w:cs="Arial"/>
                <w:b w:val="0"/>
                <w:bCs/>
                <w:sz w:val="20"/>
                <w:szCs w:val="20"/>
                <w:lang w:val="en-US" w:eastAsia="en-US"/>
              </w:rPr>
            </w:pPr>
          </w:p>
          <w:p w14:paraId="6633ABE3" w14:textId="71565CD9" w:rsidR="009465F0" w:rsidRPr="00C30B0C" w:rsidRDefault="009465F0" w:rsidP="002F06FA">
            <w:pPr>
              <w:pStyle w:val="PMFTableHeading"/>
              <w:rPr>
                <w:rFonts w:ascii="Arial" w:hAnsi="Arial" w:cs="Arial"/>
                <w:b w:val="0"/>
                <w:bCs/>
                <w:sz w:val="20"/>
                <w:szCs w:val="20"/>
                <w:lang w:val="en-US" w:eastAsia="en-US"/>
              </w:rPr>
            </w:pPr>
            <w:r w:rsidRPr="009465F0">
              <w:rPr>
                <w:rFonts w:ascii="Arial" w:hAnsi="Arial" w:cs="Arial"/>
                <w:b w:val="0"/>
                <w:bCs/>
                <w:sz w:val="20"/>
                <w:szCs w:val="20"/>
                <w:lang w:val="en-US" w:eastAsia="en-US"/>
              </w:rPr>
              <w:t>Note: Including MDMAddressID field in CreateParty and MCA services is recommended by MDM for NFR reasons.</w:t>
            </w:r>
          </w:p>
        </w:tc>
      </w:tr>
    </w:tbl>
    <w:p w14:paraId="74639D76" w14:textId="77777777" w:rsidR="00486E59" w:rsidRDefault="00486E59" w:rsidP="00486E59">
      <w:pPr>
        <w:pStyle w:val="Heading2"/>
        <w:numPr>
          <w:ilvl w:val="1"/>
          <w:numId w:val="5"/>
        </w:numPr>
      </w:pPr>
      <w:bookmarkStart w:id="155" w:name="_Toc347403245"/>
      <w:bookmarkStart w:id="156" w:name="_Toc465253358"/>
      <w:r>
        <w:lastRenderedPageBreak/>
        <w:t>Risks</w:t>
      </w:r>
      <w:bookmarkEnd w:id="155"/>
      <w:bookmarkEnd w:id="156"/>
    </w:p>
    <w:tbl>
      <w:tblPr>
        <w:tblW w:w="5000" w:type="pct"/>
        <w:tblBorders>
          <w:insideH w:val="single" w:sz="18" w:space="0" w:color="FFFFFF"/>
          <w:insideV w:val="single" w:sz="18" w:space="0" w:color="FFFFFF"/>
        </w:tblBorders>
        <w:tblLook w:val="0000" w:firstRow="0" w:lastRow="0" w:firstColumn="0" w:lastColumn="0" w:noHBand="0" w:noVBand="0"/>
      </w:tblPr>
      <w:tblGrid>
        <w:gridCol w:w="990"/>
        <w:gridCol w:w="1981"/>
        <w:gridCol w:w="4243"/>
        <w:gridCol w:w="1406"/>
      </w:tblGrid>
      <w:tr w:rsidR="00486E59" w:rsidRPr="00731E04" w14:paraId="01C7BDF9" w14:textId="77777777" w:rsidTr="00893E03">
        <w:trPr>
          <w:trHeight w:val="241"/>
        </w:trPr>
        <w:tc>
          <w:tcPr>
            <w:tcW w:w="582" w:type="pct"/>
            <w:tcBorders>
              <w:top w:val="single" w:sz="8" w:space="0" w:color="auto"/>
              <w:left w:val="single" w:sz="8" w:space="0" w:color="auto"/>
              <w:bottom w:val="single" w:sz="8" w:space="0" w:color="auto"/>
              <w:right w:val="single" w:sz="6" w:space="0" w:color="auto"/>
            </w:tcBorders>
            <w:shd w:val="clear" w:color="auto" w:fill="C0C0C0"/>
          </w:tcPr>
          <w:p w14:paraId="2C9CA2DE" w14:textId="77777777" w:rsidR="00486E59" w:rsidRPr="00395686" w:rsidRDefault="00486E59" w:rsidP="00893E03">
            <w:pPr>
              <w:pStyle w:val="PMFTableHeading"/>
              <w:rPr>
                <w:rFonts w:ascii="Arial" w:hAnsi="Arial" w:cs="Arial"/>
                <w:sz w:val="20"/>
                <w:szCs w:val="20"/>
              </w:rPr>
            </w:pPr>
            <w:r w:rsidRPr="00395686">
              <w:rPr>
                <w:rFonts w:ascii="Arial" w:hAnsi="Arial" w:cs="Arial"/>
                <w:sz w:val="20"/>
                <w:szCs w:val="20"/>
              </w:rPr>
              <w:t>Risk No.</w:t>
            </w:r>
          </w:p>
        </w:tc>
        <w:tc>
          <w:tcPr>
            <w:tcW w:w="1156" w:type="pct"/>
            <w:tcBorders>
              <w:top w:val="single" w:sz="8" w:space="0" w:color="auto"/>
              <w:left w:val="single" w:sz="6" w:space="0" w:color="auto"/>
              <w:bottom w:val="single" w:sz="8" w:space="0" w:color="auto"/>
              <w:right w:val="single" w:sz="6" w:space="0" w:color="auto"/>
            </w:tcBorders>
            <w:shd w:val="clear" w:color="auto" w:fill="C0C0C0"/>
          </w:tcPr>
          <w:p w14:paraId="1020E0D0" w14:textId="77777777" w:rsidR="00486E59" w:rsidRPr="00395686" w:rsidRDefault="00486E59" w:rsidP="00893E03">
            <w:pPr>
              <w:pStyle w:val="PMFTableHeading"/>
              <w:rPr>
                <w:rFonts w:ascii="Arial" w:hAnsi="Arial" w:cs="Arial"/>
                <w:sz w:val="20"/>
                <w:szCs w:val="20"/>
              </w:rPr>
            </w:pPr>
            <w:r w:rsidRPr="00395686">
              <w:rPr>
                <w:rFonts w:ascii="Arial" w:hAnsi="Arial" w:cs="Arial"/>
                <w:sz w:val="20"/>
                <w:szCs w:val="20"/>
              </w:rPr>
              <w:t>Description</w:t>
            </w:r>
          </w:p>
        </w:tc>
        <w:tc>
          <w:tcPr>
            <w:tcW w:w="2468" w:type="pct"/>
            <w:tcBorders>
              <w:top w:val="single" w:sz="8" w:space="0" w:color="auto"/>
              <w:left w:val="single" w:sz="6" w:space="0" w:color="auto"/>
              <w:bottom w:val="single" w:sz="8" w:space="0" w:color="auto"/>
              <w:right w:val="single" w:sz="6" w:space="0" w:color="auto"/>
            </w:tcBorders>
            <w:shd w:val="clear" w:color="auto" w:fill="C0C0C0"/>
          </w:tcPr>
          <w:p w14:paraId="585D4DF3" w14:textId="77777777" w:rsidR="00486E59" w:rsidRPr="00395686" w:rsidRDefault="00486E59" w:rsidP="00893E03">
            <w:pPr>
              <w:pStyle w:val="PMFTableHeading"/>
              <w:rPr>
                <w:rFonts w:ascii="Arial" w:hAnsi="Arial" w:cs="Arial"/>
                <w:sz w:val="20"/>
                <w:szCs w:val="20"/>
              </w:rPr>
            </w:pPr>
            <w:r w:rsidRPr="00395686">
              <w:rPr>
                <w:rFonts w:ascii="Arial" w:hAnsi="Arial" w:cs="Arial"/>
                <w:sz w:val="20"/>
                <w:szCs w:val="20"/>
              </w:rPr>
              <w:t>Comments</w:t>
            </w:r>
          </w:p>
        </w:tc>
        <w:tc>
          <w:tcPr>
            <w:tcW w:w="794" w:type="pct"/>
            <w:tcBorders>
              <w:top w:val="single" w:sz="8" w:space="0" w:color="auto"/>
              <w:left w:val="single" w:sz="6" w:space="0" w:color="auto"/>
              <w:bottom w:val="single" w:sz="8" w:space="0" w:color="auto"/>
              <w:right w:val="single" w:sz="8" w:space="0" w:color="auto"/>
            </w:tcBorders>
            <w:shd w:val="clear" w:color="auto" w:fill="C0C0C0"/>
          </w:tcPr>
          <w:p w14:paraId="0E843A92" w14:textId="77777777" w:rsidR="00486E59" w:rsidRPr="00395686" w:rsidRDefault="00486E59" w:rsidP="00893E03">
            <w:pPr>
              <w:pStyle w:val="PMFTableHeading"/>
              <w:rPr>
                <w:rFonts w:ascii="Arial" w:hAnsi="Arial" w:cs="Arial"/>
                <w:sz w:val="20"/>
                <w:szCs w:val="20"/>
              </w:rPr>
            </w:pPr>
            <w:r w:rsidRPr="00395686">
              <w:rPr>
                <w:rFonts w:ascii="Arial" w:hAnsi="Arial" w:cs="Arial"/>
                <w:sz w:val="20"/>
                <w:szCs w:val="20"/>
              </w:rPr>
              <w:t>Owner</w:t>
            </w:r>
          </w:p>
        </w:tc>
      </w:tr>
      <w:tr w:rsidR="00486E59" w:rsidRPr="00BF0294" w14:paraId="7A35C2A5" w14:textId="77777777" w:rsidTr="00893E03">
        <w:tblPrEx>
          <w:tblBorders>
            <w:insideH w:val="single" w:sz="4" w:space="0" w:color="auto"/>
            <w:insideV w:val="single" w:sz="4" w:space="0" w:color="auto"/>
          </w:tblBorders>
        </w:tblPrEx>
        <w:trPr>
          <w:trHeight w:val="54"/>
        </w:trPr>
        <w:tc>
          <w:tcPr>
            <w:tcW w:w="582" w:type="pct"/>
            <w:tcBorders>
              <w:top w:val="single" w:sz="8" w:space="0" w:color="auto"/>
              <w:left w:val="single" w:sz="4" w:space="0" w:color="auto"/>
              <w:bottom w:val="single" w:sz="8" w:space="0" w:color="auto"/>
              <w:right w:val="single" w:sz="4" w:space="0" w:color="auto"/>
            </w:tcBorders>
            <w:shd w:val="clear" w:color="auto" w:fill="FFFFFF"/>
          </w:tcPr>
          <w:p w14:paraId="66CF9F25" w14:textId="77777777" w:rsidR="00486E59" w:rsidRDefault="00EE1654" w:rsidP="00893E03">
            <w:pPr>
              <w:pStyle w:val="PMFTableHeading"/>
              <w:rPr>
                <w:rFonts w:ascii="Arial" w:hAnsi="Arial" w:cs="Arial"/>
                <w:b w:val="0"/>
                <w:sz w:val="20"/>
                <w:szCs w:val="20"/>
              </w:rPr>
            </w:pPr>
            <w:r>
              <w:rPr>
                <w:rFonts w:ascii="Arial" w:hAnsi="Arial" w:cs="Arial"/>
                <w:b w:val="0"/>
                <w:sz w:val="20"/>
                <w:szCs w:val="20"/>
              </w:rPr>
              <w:t>R01</w:t>
            </w:r>
          </w:p>
        </w:tc>
        <w:tc>
          <w:tcPr>
            <w:tcW w:w="1156" w:type="pct"/>
            <w:tcBorders>
              <w:top w:val="single" w:sz="8" w:space="0" w:color="auto"/>
              <w:left w:val="single" w:sz="4" w:space="0" w:color="auto"/>
              <w:bottom w:val="single" w:sz="8" w:space="0" w:color="auto"/>
              <w:right w:val="single" w:sz="4" w:space="0" w:color="auto"/>
            </w:tcBorders>
            <w:shd w:val="clear" w:color="auto" w:fill="FFFFFF"/>
          </w:tcPr>
          <w:p w14:paraId="4619364B" w14:textId="77777777" w:rsidR="00486E59" w:rsidRPr="00D72A2B" w:rsidRDefault="00486E59" w:rsidP="00893E03">
            <w:pPr>
              <w:pStyle w:val="PMFTableHeading"/>
              <w:rPr>
                <w:rFonts w:ascii="Arial" w:hAnsi="Arial" w:cs="Arial"/>
                <w:b w:val="0"/>
                <w:sz w:val="20"/>
                <w:szCs w:val="20"/>
              </w:rPr>
            </w:pPr>
            <w:r w:rsidRPr="00D72A2B">
              <w:rPr>
                <w:rFonts w:ascii="Arial" w:hAnsi="Arial" w:cs="Arial"/>
                <w:b w:val="0"/>
                <w:sz w:val="20"/>
                <w:szCs w:val="20"/>
              </w:rPr>
              <w:t xml:space="preserve">Ensura and MDM Integration Services </w:t>
            </w:r>
            <w:r>
              <w:rPr>
                <w:rFonts w:ascii="Arial" w:hAnsi="Arial" w:cs="Arial"/>
                <w:b w:val="0"/>
                <w:sz w:val="20"/>
                <w:szCs w:val="20"/>
              </w:rPr>
              <w:t>in Batch mode</w:t>
            </w:r>
          </w:p>
        </w:tc>
        <w:tc>
          <w:tcPr>
            <w:tcW w:w="2468" w:type="pct"/>
            <w:tcBorders>
              <w:top w:val="single" w:sz="8" w:space="0" w:color="auto"/>
              <w:left w:val="single" w:sz="4" w:space="0" w:color="auto"/>
              <w:bottom w:val="single" w:sz="8" w:space="0" w:color="auto"/>
              <w:right w:val="single" w:sz="4" w:space="0" w:color="auto"/>
            </w:tcBorders>
            <w:shd w:val="clear" w:color="auto" w:fill="FFFFFF"/>
          </w:tcPr>
          <w:p w14:paraId="5044C2A5" w14:textId="77777777" w:rsidR="004D6AB8" w:rsidRDefault="00486E59" w:rsidP="004D6AB8">
            <w:pPr>
              <w:pStyle w:val="PMFTableHeading"/>
              <w:rPr>
                <w:rFonts w:ascii="Arial" w:hAnsi="Arial" w:cs="Arial"/>
                <w:b w:val="0"/>
                <w:sz w:val="20"/>
                <w:szCs w:val="20"/>
              </w:rPr>
            </w:pPr>
            <w:r w:rsidRPr="0038663C">
              <w:rPr>
                <w:rFonts w:ascii="Arial" w:hAnsi="Arial" w:cs="Arial"/>
                <w:b w:val="0"/>
                <w:sz w:val="20"/>
                <w:szCs w:val="20"/>
              </w:rPr>
              <w:t xml:space="preserve">The Ensura extract </w:t>
            </w:r>
            <w:r w:rsidR="00993FA3">
              <w:rPr>
                <w:rFonts w:ascii="Arial" w:hAnsi="Arial" w:cs="Arial"/>
                <w:b w:val="0"/>
                <w:sz w:val="20"/>
                <w:szCs w:val="20"/>
              </w:rPr>
              <w:t xml:space="preserve">(Auto Import /Auto Renewal) </w:t>
            </w:r>
            <w:r w:rsidRPr="0038663C">
              <w:rPr>
                <w:rFonts w:ascii="Arial" w:hAnsi="Arial" w:cs="Arial"/>
                <w:b w:val="0"/>
                <w:sz w:val="20"/>
                <w:szCs w:val="20"/>
              </w:rPr>
              <w:t>for MDM will be Batch feed (not real-time) and</w:t>
            </w:r>
            <w:r w:rsidR="00730A67">
              <w:rPr>
                <w:rFonts w:ascii="Arial" w:hAnsi="Arial" w:cs="Arial"/>
                <w:b w:val="0"/>
                <w:sz w:val="20"/>
                <w:szCs w:val="20"/>
              </w:rPr>
              <w:t xml:space="preserve"> it might cause data latency</w:t>
            </w:r>
            <w:r w:rsidR="004D6AB8">
              <w:rPr>
                <w:rFonts w:ascii="Arial" w:hAnsi="Arial" w:cs="Arial"/>
                <w:b w:val="0"/>
                <w:sz w:val="20"/>
                <w:szCs w:val="20"/>
              </w:rPr>
              <w:t xml:space="preserve"> issues</w:t>
            </w:r>
            <w:r w:rsidR="00FA050E">
              <w:rPr>
                <w:rFonts w:ascii="Arial" w:hAnsi="Arial" w:cs="Arial"/>
                <w:b w:val="0"/>
                <w:sz w:val="20"/>
                <w:szCs w:val="20"/>
              </w:rPr>
              <w:t xml:space="preserve"> and</w:t>
            </w:r>
            <w:r w:rsidR="004D6AB8">
              <w:rPr>
                <w:rFonts w:ascii="Arial" w:hAnsi="Arial" w:cs="Arial"/>
                <w:b w:val="0"/>
                <w:sz w:val="20"/>
                <w:szCs w:val="20"/>
              </w:rPr>
              <w:t xml:space="preserve"> will result in Customer </w:t>
            </w:r>
            <w:r w:rsidR="00FA050E">
              <w:rPr>
                <w:rFonts w:ascii="Arial" w:hAnsi="Arial" w:cs="Arial"/>
                <w:b w:val="0"/>
                <w:sz w:val="20"/>
                <w:szCs w:val="20"/>
              </w:rPr>
              <w:t>in both Ensura and Pega</w:t>
            </w:r>
          </w:p>
          <w:p w14:paraId="78EC2741" w14:textId="77777777" w:rsidR="00F422D6" w:rsidRPr="00D72A2B" w:rsidRDefault="00730A67" w:rsidP="00993FA3">
            <w:pPr>
              <w:pStyle w:val="PMFTableHeading"/>
              <w:rPr>
                <w:rFonts w:ascii="Arial" w:hAnsi="Arial" w:cs="Arial"/>
                <w:b w:val="0"/>
                <w:sz w:val="20"/>
                <w:szCs w:val="20"/>
              </w:rPr>
            </w:pPr>
            <w:r w:rsidRPr="00764ECB">
              <w:rPr>
                <w:rFonts w:ascii="Arial" w:hAnsi="Arial" w:cs="Arial"/>
                <w:sz w:val="20"/>
                <w:szCs w:val="20"/>
              </w:rPr>
              <w:t>Mitigation</w:t>
            </w:r>
            <w:r>
              <w:rPr>
                <w:rFonts w:ascii="Arial" w:hAnsi="Arial" w:cs="Arial"/>
                <w:b w:val="0"/>
                <w:sz w:val="20"/>
                <w:szCs w:val="20"/>
              </w:rPr>
              <w:t xml:space="preserve"> </w:t>
            </w:r>
            <w:r w:rsidR="004D6AB8">
              <w:rPr>
                <w:rFonts w:ascii="Arial" w:hAnsi="Arial" w:cs="Arial"/>
                <w:b w:val="0"/>
                <w:sz w:val="20"/>
                <w:szCs w:val="20"/>
              </w:rPr>
              <w:t xml:space="preserve">– Duplicate customers’ exception report </w:t>
            </w:r>
            <w:r w:rsidR="00993FA3">
              <w:rPr>
                <w:rFonts w:ascii="Arial" w:hAnsi="Arial" w:cs="Arial"/>
                <w:b w:val="0"/>
                <w:sz w:val="20"/>
                <w:szCs w:val="20"/>
              </w:rPr>
              <w:t xml:space="preserve">is </w:t>
            </w:r>
            <w:r w:rsidR="004D6AB8" w:rsidRPr="004D6AB8">
              <w:rPr>
                <w:rFonts w:ascii="Arial" w:hAnsi="Arial" w:cs="Arial"/>
                <w:b w:val="0"/>
                <w:sz w:val="20"/>
                <w:szCs w:val="20"/>
              </w:rPr>
              <w:t>available within MDM system</w:t>
            </w:r>
            <w:r w:rsidR="00993FA3">
              <w:rPr>
                <w:rFonts w:ascii="Arial" w:hAnsi="Arial" w:cs="Arial"/>
                <w:b w:val="0"/>
                <w:sz w:val="20"/>
                <w:szCs w:val="20"/>
              </w:rPr>
              <w:t xml:space="preserve"> to identify that</w:t>
            </w:r>
            <w:r w:rsidR="004D6AB8" w:rsidRPr="004D6AB8">
              <w:rPr>
                <w:rFonts w:ascii="Arial" w:hAnsi="Arial" w:cs="Arial"/>
                <w:b w:val="0"/>
                <w:sz w:val="20"/>
                <w:szCs w:val="20"/>
              </w:rPr>
              <w:t xml:space="preserve">. It can </w:t>
            </w:r>
            <w:r w:rsidR="00962357" w:rsidRPr="004D6AB8">
              <w:rPr>
                <w:rFonts w:ascii="Arial" w:hAnsi="Arial" w:cs="Arial"/>
                <w:b w:val="0"/>
                <w:sz w:val="20"/>
                <w:szCs w:val="20"/>
              </w:rPr>
              <w:t>subscribe</w:t>
            </w:r>
            <w:r w:rsidR="00962357">
              <w:rPr>
                <w:rFonts w:ascii="Arial" w:hAnsi="Arial" w:cs="Arial"/>
                <w:b w:val="0"/>
                <w:sz w:val="20"/>
                <w:szCs w:val="20"/>
              </w:rPr>
              <w:t>d</w:t>
            </w:r>
            <w:r w:rsidR="00124088">
              <w:rPr>
                <w:rFonts w:ascii="Arial" w:hAnsi="Arial" w:cs="Arial"/>
                <w:b w:val="0"/>
                <w:sz w:val="20"/>
                <w:szCs w:val="20"/>
              </w:rPr>
              <w:t xml:space="preserve"> </w:t>
            </w:r>
            <w:r w:rsidR="004D6AB8" w:rsidRPr="004D6AB8">
              <w:rPr>
                <w:rFonts w:ascii="Arial" w:hAnsi="Arial" w:cs="Arial"/>
                <w:b w:val="0"/>
                <w:sz w:val="20"/>
                <w:szCs w:val="20"/>
              </w:rPr>
              <w:t>to support the operational activities.</w:t>
            </w:r>
            <w:r>
              <w:rPr>
                <w:rFonts w:ascii="Arial" w:hAnsi="Arial" w:cs="Arial"/>
                <w:b w:val="0"/>
                <w:sz w:val="20"/>
                <w:szCs w:val="20"/>
              </w:rPr>
              <w:t xml:space="preserve"> </w:t>
            </w:r>
          </w:p>
        </w:tc>
        <w:tc>
          <w:tcPr>
            <w:tcW w:w="794" w:type="pct"/>
            <w:tcBorders>
              <w:top w:val="single" w:sz="8" w:space="0" w:color="auto"/>
              <w:left w:val="single" w:sz="4" w:space="0" w:color="auto"/>
              <w:bottom w:val="single" w:sz="8" w:space="0" w:color="auto"/>
              <w:right w:val="single" w:sz="4" w:space="0" w:color="auto"/>
            </w:tcBorders>
            <w:shd w:val="clear" w:color="auto" w:fill="FFFFFF"/>
          </w:tcPr>
          <w:p w14:paraId="16AAD75C" w14:textId="77777777" w:rsidR="00086193" w:rsidRDefault="00486E59" w:rsidP="00893E03">
            <w:pPr>
              <w:pStyle w:val="PMFTableHeading"/>
              <w:rPr>
                <w:rFonts w:ascii="Arial" w:hAnsi="Arial" w:cs="Arial"/>
                <w:b w:val="0"/>
                <w:sz w:val="20"/>
                <w:szCs w:val="20"/>
                <w:highlight w:val="yellow"/>
              </w:rPr>
            </w:pPr>
            <w:r w:rsidRPr="00D72A2B">
              <w:rPr>
                <w:rFonts w:ascii="Arial" w:hAnsi="Arial" w:cs="Arial"/>
                <w:b w:val="0"/>
                <w:sz w:val="20"/>
                <w:szCs w:val="20"/>
              </w:rPr>
              <w:t>Ensura Team (HomeServe)</w:t>
            </w:r>
          </w:p>
          <w:p w14:paraId="3314A9E2" w14:textId="77777777" w:rsidR="00086193" w:rsidRPr="00086193" w:rsidRDefault="00086193" w:rsidP="00086193">
            <w:pPr>
              <w:rPr>
                <w:highlight w:val="yellow"/>
                <w:lang w:val="en-GB" w:eastAsia="ja-JP"/>
              </w:rPr>
            </w:pPr>
          </w:p>
          <w:p w14:paraId="3AC60530" w14:textId="77777777" w:rsidR="00086193" w:rsidRPr="00086193" w:rsidRDefault="00086193" w:rsidP="00086193">
            <w:pPr>
              <w:rPr>
                <w:highlight w:val="yellow"/>
                <w:lang w:val="en-GB" w:eastAsia="ja-JP"/>
              </w:rPr>
            </w:pPr>
          </w:p>
          <w:p w14:paraId="59C1E438" w14:textId="77777777" w:rsidR="00086193" w:rsidRPr="00086193" w:rsidRDefault="00086193" w:rsidP="00086193">
            <w:pPr>
              <w:rPr>
                <w:highlight w:val="yellow"/>
                <w:lang w:val="en-GB" w:eastAsia="ja-JP"/>
              </w:rPr>
            </w:pPr>
          </w:p>
          <w:p w14:paraId="7E5D13C1" w14:textId="77777777" w:rsidR="00086193" w:rsidRPr="00086193" w:rsidRDefault="00086193" w:rsidP="00086193">
            <w:pPr>
              <w:rPr>
                <w:highlight w:val="yellow"/>
                <w:lang w:val="en-GB" w:eastAsia="ja-JP"/>
              </w:rPr>
            </w:pPr>
          </w:p>
          <w:p w14:paraId="53CBC408" w14:textId="77777777" w:rsidR="00086193" w:rsidRDefault="00086193" w:rsidP="00086193">
            <w:pPr>
              <w:rPr>
                <w:highlight w:val="yellow"/>
                <w:lang w:val="en-GB" w:eastAsia="ja-JP"/>
              </w:rPr>
            </w:pPr>
          </w:p>
          <w:p w14:paraId="4B2C368E" w14:textId="77777777" w:rsidR="00486E59" w:rsidRPr="00086193" w:rsidRDefault="00486E59" w:rsidP="00086193">
            <w:pPr>
              <w:rPr>
                <w:highlight w:val="yellow"/>
                <w:lang w:val="en-GB" w:eastAsia="ja-JP"/>
              </w:rPr>
            </w:pPr>
          </w:p>
        </w:tc>
      </w:tr>
    </w:tbl>
    <w:p w14:paraId="7B7924B5" w14:textId="77777777" w:rsidR="006C1C57" w:rsidRDefault="006C1C57" w:rsidP="008A0B3A">
      <w:pPr>
        <w:pStyle w:val="Heading2"/>
        <w:numPr>
          <w:ilvl w:val="1"/>
          <w:numId w:val="5"/>
        </w:numPr>
      </w:pPr>
      <w:bookmarkStart w:id="157" w:name="_Toc465253359"/>
      <w:r>
        <w:t xml:space="preserve">Interface </w:t>
      </w:r>
      <w:r w:rsidR="008A0B3A">
        <w:t>Specifications</w:t>
      </w:r>
      <w:bookmarkEnd w:id="157"/>
    </w:p>
    <w:p w14:paraId="71BEF593" w14:textId="77777777" w:rsidR="00B26001" w:rsidRPr="00B26001" w:rsidRDefault="00B26001" w:rsidP="00B26001"/>
    <w:p w14:paraId="71821BD4" w14:textId="77777777" w:rsidR="00E43A4E" w:rsidRPr="00E22076" w:rsidRDefault="00E43A4E" w:rsidP="006C1C57"/>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1806"/>
        <w:gridCol w:w="1560"/>
        <w:gridCol w:w="1944"/>
        <w:gridCol w:w="2700"/>
      </w:tblGrid>
      <w:tr w:rsidR="006C1C57" w:rsidRPr="00EB6436" w14:paraId="44F793B6" w14:textId="77777777" w:rsidTr="007411DE">
        <w:trPr>
          <w:trHeight w:val="297"/>
          <w:tblHeader/>
        </w:trPr>
        <w:tc>
          <w:tcPr>
            <w:tcW w:w="1170" w:type="dxa"/>
            <w:shd w:val="clear" w:color="auto" w:fill="FFFFFF" w:themeFill="background1"/>
          </w:tcPr>
          <w:p w14:paraId="27727965" w14:textId="77777777" w:rsidR="006C1C57" w:rsidRPr="00EB6436" w:rsidRDefault="006C1C57" w:rsidP="00EB6436">
            <w:pPr>
              <w:pStyle w:val="PMFTableHeading"/>
              <w:rPr>
                <w:rFonts w:ascii="Arial" w:hAnsi="Arial" w:cs="Arial"/>
                <w:sz w:val="20"/>
                <w:szCs w:val="20"/>
              </w:rPr>
            </w:pPr>
            <w:r w:rsidRPr="00EB6436">
              <w:rPr>
                <w:rFonts w:ascii="Arial" w:hAnsi="Arial" w:cs="Arial"/>
                <w:sz w:val="20"/>
                <w:szCs w:val="20"/>
              </w:rPr>
              <w:t>Interface Name</w:t>
            </w:r>
          </w:p>
        </w:tc>
        <w:tc>
          <w:tcPr>
            <w:tcW w:w="1806" w:type="dxa"/>
            <w:shd w:val="clear" w:color="auto" w:fill="FFFFFF" w:themeFill="background1"/>
          </w:tcPr>
          <w:p w14:paraId="6DA7E863" w14:textId="77777777" w:rsidR="006C1C57" w:rsidRPr="00EB6436" w:rsidRDefault="006C1C57" w:rsidP="00EB6436">
            <w:pPr>
              <w:pStyle w:val="PMFTableHeading"/>
              <w:rPr>
                <w:rFonts w:ascii="Arial" w:hAnsi="Arial" w:cs="Arial"/>
                <w:sz w:val="20"/>
                <w:szCs w:val="20"/>
              </w:rPr>
            </w:pPr>
            <w:r w:rsidRPr="00EB6436">
              <w:rPr>
                <w:rFonts w:ascii="Arial" w:hAnsi="Arial" w:cs="Arial"/>
                <w:sz w:val="20"/>
                <w:szCs w:val="20"/>
              </w:rPr>
              <w:t>Actors Involved</w:t>
            </w:r>
          </w:p>
        </w:tc>
        <w:tc>
          <w:tcPr>
            <w:tcW w:w="1560" w:type="dxa"/>
            <w:shd w:val="clear" w:color="auto" w:fill="FFFFFF" w:themeFill="background1"/>
          </w:tcPr>
          <w:p w14:paraId="5D8B0FDB" w14:textId="77777777" w:rsidR="006C1C57" w:rsidRPr="00EB6436" w:rsidRDefault="006C1C57" w:rsidP="00EB6436">
            <w:pPr>
              <w:pStyle w:val="PMFTableHeading"/>
              <w:rPr>
                <w:rFonts w:ascii="Arial" w:hAnsi="Arial" w:cs="Arial"/>
                <w:sz w:val="20"/>
                <w:szCs w:val="20"/>
              </w:rPr>
            </w:pPr>
            <w:r w:rsidRPr="00EB6436">
              <w:rPr>
                <w:rFonts w:ascii="Arial" w:hAnsi="Arial" w:cs="Arial"/>
                <w:sz w:val="20"/>
                <w:szCs w:val="20"/>
              </w:rPr>
              <w:t>Context goal</w:t>
            </w:r>
          </w:p>
        </w:tc>
        <w:tc>
          <w:tcPr>
            <w:tcW w:w="1944" w:type="dxa"/>
            <w:shd w:val="clear" w:color="auto" w:fill="FFFFFF" w:themeFill="background1"/>
          </w:tcPr>
          <w:p w14:paraId="3AEC21FF" w14:textId="77777777" w:rsidR="006C1C57" w:rsidRPr="00EB6436" w:rsidRDefault="006C1C57" w:rsidP="00EB6436">
            <w:pPr>
              <w:pStyle w:val="PMFTableHeading"/>
              <w:rPr>
                <w:rFonts w:ascii="Arial" w:hAnsi="Arial" w:cs="Arial"/>
                <w:sz w:val="20"/>
                <w:szCs w:val="20"/>
              </w:rPr>
            </w:pPr>
            <w:r w:rsidRPr="00EB6436">
              <w:rPr>
                <w:rFonts w:ascii="Arial" w:hAnsi="Arial" w:cs="Arial"/>
                <w:sz w:val="20"/>
                <w:szCs w:val="20"/>
              </w:rPr>
              <w:t>Preconditions</w:t>
            </w:r>
          </w:p>
        </w:tc>
        <w:tc>
          <w:tcPr>
            <w:tcW w:w="2700" w:type="dxa"/>
            <w:shd w:val="clear" w:color="auto" w:fill="FFFFFF" w:themeFill="background1"/>
          </w:tcPr>
          <w:p w14:paraId="0FE0FA86" w14:textId="77777777" w:rsidR="006C1C57" w:rsidRPr="00EB6436" w:rsidRDefault="006C1C57" w:rsidP="00EB6436">
            <w:pPr>
              <w:pStyle w:val="PMFTableHeading"/>
              <w:rPr>
                <w:rFonts w:ascii="Arial" w:hAnsi="Arial" w:cs="Arial"/>
                <w:sz w:val="20"/>
                <w:szCs w:val="20"/>
              </w:rPr>
            </w:pPr>
            <w:r w:rsidRPr="00EB6436">
              <w:rPr>
                <w:rFonts w:ascii="Arial" w:hAnsi="Arial" w:cs="Arial"/>
                <w:sz w:val="20"/>
                <w:szCs w:val="20"/>
              </w:rPr>
              <w:t>Post conditions</w:t>
            </w:r>
          </w:p>
        </w:tc>
      </w:tr>
      <w:tr w:rsidR="006C1C57" w:rsidRPr="007E4991" w14:paraId="3313E8D1" w14:textId="77777777" w:rsidTr="00B60316">
        <w:trPr>
          <w:trHeight w:val="1565"/>
        </w:trPr>
        <w:tc>
          <w:tcPr>
            <w:tcW w:w="1170" w:type="dxa"/>
          </w:tcPr>
          <w:p w14:paraId="68EA8D53" w14:textId="77777777" w:rsidR="006C1C57" w:rsidRPr="00476259" w:rsidRDefault="006C1C57" w:rsidP="00F55CDD">
            <w:pPr>
              <w:pStyle w:val="Tablehead1"/>
              <w:jc w:val="left"/>
              <w:rPr>
                <w:b w:val="0"/>
                <w:color w:val="auto"/>
                <w:szCs w:val="18"/>
              </w:rPr>
            </w:pPr>
            <w:r>
              <w:rPr>
                <w:rFonts w:ascii="Arial" w:eastAsia="Times" w:hAnsi="Arial"/>
                <w:b w:val="0"/>
                <w:bCs w:val="0"/>
                <w:color w:val="auto"/>
                <w:szCs w:val="18"/>
              </w:rPr>
              <w:t>Ensura-MDM Interface</w:t>
            </w:r>
          </w:p>
        </w:tc>
        <w:tc>
          <w:tcPr>
            <w:tcW w:w="1806" w:type="dxa"/>
          </w:tcPr>
          <w:p w14:paraId="093C8BB0" w14:textId="77777777" w:rsidR="006C1C57" w:rsidRPr="00476259" w:rsidRDefault="006C1C57" w:rsidP="00F55CDD">
            <w:pPr>
              <w:pStyle w:val="Bodycopy"/>
              <w:rPr>
                <w:color w:val="auto"/>
                <w:sz w:val="18"/>
                <w:szCs w:val="18"/>
              </w:rPr>
            </w:pPr>
            <w:r w:rsidRPr="00476259">
              <w:rPr>
                <w:color w:val="auto"/>
                <w:sz w:val="18"/>
                <w:szCs w:val="18"/>
              </w:rPr>
              <w:t>Ensura, MDM</w:t>
            </w:r>
          </w:p>
        </w:tc>
        <w:tc>
          <w:tcPr>
            <w:tcW w:w="1560" w:type="dxa"/>
          </w:tcPr>
          <w:p w14:paraId="72C78CF1" w14:textId="77777777" w:rsidR="006C1C57" w:rsidRPr="00476259" w:rsidRDefault="006C1C57" w:rsidP="00F55CDD">
            <w:pPr>
              <w:pStyle w:val="Bodycopy"/>
              <w:rPr>
                <w:color w:val="auto"/>
                <w:sz w:val="18"/>
                <w:szCs w:val="18"/>
              </w:rPr>
            </w:pPr>
            <w:r w:rsidRPr="00476259">
              <w:rPr>
                <w:color w:val="auto"/>
                <w:sz w:val="18"/>
                <w:szCs w:val="18"/>
              </w:rPr>
              <w:t>The interface fetches all the data provided by Ensura feed and load</w:t>
            </w:r>
            <w:r>
              <w:rPr>
                <w:color w:val="auto"/>
                <w:sz w:val="18"/>
                <w:szCs w:val="18"/>
              </w:rPr>
              <w:t>s</w:t>
            </w:r>
            <w:r w:rsidRPr="00476259">
              <w:rPr>
                <w:color w:val="auto"/>
                <w:sz w:val="18"/>
                <w:szCs w:val="18"/>
              </w:rPr>
              <w:t xml:space="preserve"> into </w:t>
            </w:r>
            <w:r>
              <w:rPr>
                <w:color w:val="auto"/>
                <w:sz w:val="18"/>
                <w:szCs w:val="18"/>
              </w:rPr>
              <w:t>MDM Staging area</w:t>
            </w:r>
          </w:p>
        </w:tc>
        <w:tc>
          <w:tcPr>
            <w:tcW w:w="1944" w:type="dxa"/>
          </w:tcPr>
          <w:p w14:paraId="6C76E79E" w14:textId="77777777" w:rsidR="006C1C57" w:rsidRPr="00476259" w:rsidRDefault="006C1C57" w:rsidP="00F55CDD">
            <w:pPr>
              <w:pStyle w:val="TableBodyText"/>
              <w:rPr>
                <w:sz w:val="18"/>
                <w:szCs w:val="18"/>
              </w:rPr>
            </w:pPr>
            <w:r w:rsidRPr="00476259">
              <w:rPr>
                <w:rFonts w:ascii="Arial" w:eastAsia="Times" w:hAnsi="Arial"/>
                <w:sz w:val="18"/>
                <w:szCs w:val="18"/>
              </w:rPr>
              <w:t>The Ensura system generates the feed file</w:t>
            </w:r>
          </w:p>
        </w:tc>
        <w:tc>
          <w:tcPr>
            <w:tcW w:w="2700" w:type="dxa"/>
          </w:tcPr>
          <w:p w14:paraId="28A09229" w14:textId="77777777" w:rsidR="006C1C57" w:rsidRPr="00476259" w:rsidRDefault="006C1C57" w:rsidP="00F55CDD">
            <w:pPr>
              <w:pStyle w:val="Bodycopy"/>
              <w:rPr>
                <w:color w:val="auto"/>
                <w:sz w:val="18"/>
                <w:szCs w:val="18"/>
              </w:rPr>
            </w:pPr>
            <w:r>
              <w:rPr>
                <w:color w:val="auto"/>
                <w:sz w:val="18"/>
                <w:szCs w:val="18"/>
              </w:rPr>
              <w:t>MDM jobs will pick up the data from MDM Staging tables.</w:t>
            </w:r>
          </w:p>
        </w:tc>
      </w:tr>
      <w:tr w:rsidR="00B26001" w:rsidRPr="007E4991" w14:paraId="658EF550" w14:textId="77777777" w:rsidTr="007411DE">
        <w:trPr>
          <w:trHeight w:val="356"/>
        </w:trPr>
        <w:tc>
          <w:tcPr>
            <w:tcW w:w="1170" w:type="dxa"/>
          </w:tcPr>
          <w:p w14:paraId="109633A4" w14:textId="1303F338" w:rsidR="00B26001" w:rsidRPr="00B60316" w:rsidRDefault="00B26001" w:rsidP="00B26001">
            <w:pPr>
              <w:pStyle w:val="Tablehead1"/>
              <w:jc w:val="left"/>
              <w:rPr>
                <w:rFonts w:ascii="Arial" w:eastAsia="Times" w:hAnsi="Arial"/>
                <w:b w:val="0"/>
                <w:bCs w:val="0"/>
                <w:color w:val="auto"/>
                <w:szCs w:val="18"/>
              </w:rPr>
            </w:pPr>
            <w:r w:rsidRPr="00B60316">
              <w:rPr>
                <w:rFonts w:ascii="Arial" w:eastAsia="Times" w:hAnsi="Arial"/>
                <w:b w:val="0"/>
                <w:bCs w:val="0"/>
                <w:color w:val="auto"/>
                <w:szCs w:val="18"/>
              </w:rPr>
              <w:t>Ensura-NRT Interface</w:t>
            </w:r>
          </w:p>
        </w:tc>
        <w:tc>
          <w:tcPr>
            <w:tcW w:w="1806" w:type="dxa"/>
          </w:tcPr>
          <w:p w14:paraId="6D47C702" w14:textId="3118D2D3" w:rsidR="00B26001" w:rsidRPr="00B60316" w:rsidRDefault="00B26001" w:rsidP="00B26001">
            <w:pPr>
              <w:pStyle w:val="Bodycopy"/>
              <w:rPr>
                <w:color w:val="auto"/>
                <w:sz w:val="18"/>
                <w:szCs w:val="18"/>
              </w:rPr>
            </w:pPr>
            <w:r w:rsidRPr="00B60316">
              <w:rPr>
                <w:color w:val="auto"/>
                <w:sz w:val="18"/>
                <w:szCs w:val="18"/>
              </w:rPr>
              <w:t>Ensura, MDM</w:t>
            </w:r>
          </w:p>
        </w:tc>
        <w:tc>
          <w:tcPr>
            <w:tcW w:w="1560" w:type="dxa"/>
          </w:tcPr>
          <w:p w14:paraId="75AA8CE9" w14:textId="3A0B0117" w:rsidR="00B26001" w:rsidRPr="00B60316" w:rsidRDefault="00B26001" w:rsidP="00B26001">
            <w:pPr>
              <w:pStyle w:val="Bodycopy"/>
              <w:rPr>
                <w:color w:val="auto"/>
                <w:sz w:val="18"/>
                <w:szCs w:val="18"/>
              </w:rPr>
            </w:pPr>
            <w:r w:rsidRPr="00B60316">
              <w:rPr>
                <w:color w:val="auto"/>
                <w:sz w:val="18"/>
                <w:szCs w:val="18"/>
              </w:rPr>
              <w:t>The interface fetches all the data provided by services and loads into MDM Staging area</w:t>
            </w:r>
          </w:p>
        </w:tc>
        <w:tc>
          <w:tcPr>
            <w:tcW w:w="1944" w:type="dxa"/>
          </w:tcPr>
          <w:p w14:paraId="2AECCA25" w14:textId="72E3035D" w:rsidR="00B26001" w:rsidRPr="00B60316" w:rsidRDefault="008D233F" w:rsidP="008D233F">
            <w:pPr>
              <w:pStyle w:val="TableBodyText"/>
              <w:rPr>
                <w:rFonts w:ascii="Arial" w:eastAsia="Times" w:hAnsi="Arial"/>
                <w:sz w:val="18"/>
                <w:szCs w:val="18"/>
              </w:rPr>
            </w:pPr>
            <w:r w:rsidRPr="00B60316">
              <w:rPr>
                <w:rFonts w:ascii="Arial" w:eastAsia="Times" w:hAnsi="Arial"/>
                <w:sz w:val="18"/>
                <w:szCs w:val="18"/>
              </w:rPr>
              <w:t>Services will provide data and accept response as per the ICD.</w:t>
            </w:r>
          </w:p>
        </w:tc>
        <w:tc>
          <w:tcPr>
            <w:tcW w:w="2700" w:type="dxa"/>
          </w:tcPr>
          <w:p w14:paraId="5913BEE3" w14:textId="1ED032D7" w:rsidR="00B26001" w:rsidRPr="00B60316" w:rsidRDefault="00B26001" w:rsidP="00B26001">
            <w:pPr>
              <w:pStyle w:val="Bodycopy"/>
              <w:rPr>
                <w:color w:val="auto"/>
                <w:sz w:val="18"/>
                <w:szCs w:val="18"/>
              </w:rPr>
            </w:pPr>
            <w:r w:rsidRPr="00B60316">
              <w:rPr>
                <w:color w:val="auto"/>
                <w:sz w:val="18"/>
                <w:szCs w:val="18"/>
              </w:rPr>
              <w:t>MDM jobs will pick up the data from MDM Staging tables.</w:t>
            </w:r>
          </w:p>
        </w:tc>
      </w:tr>
    </w:tbl>
    <w:p w14:paraId="1DD75D10" w14:textId="77777777" w:rsidR="00FA050E" w:rsidRDefault="00FA050E" w:rsidP="00FA050E">
      <w:bookmarkStart w:id="158" w:name="_Toc399666180"/>
    </w:p>
    <w:p w14:paraId="6A19FF0F" w14:textId="77777777" w:rsidR="00FA050E" w:rsidRDefault="00FA050E" w:rsidP="00FA050E">
      <w:pPr>
        <w:jc w:val="left"/>
      </w:pPr>
      <w:r>
        <w:br w:type="page"/>
      </w:r>
    </w:p>
    <w:p w14:paraId="025AD0E6" w14:textId="77777777" w:rsidR="006C1C57" w:rsidRDefault="006C1C57" w:rsidP="006C1C57">
      <w:pPr>
        <w:pStyle w:val="Heading2"/>
        <w:numPr>
          <w:ilvl w:val="2"/>
          <w:numId w:val="3"/>
        </w:numPr>
      </w:pPr>
      <w:bookmarkStart w:id="159" w:name="_Toc465253360"/>
      <w:r>
        <w:lastRenderedPageBreak/>
        <w:t>Interface Frequency and Schedule</w:t>
      </w:r>
      <w:bookmarkEnd w:id="158"/>
      <w:bookmarkEnd w:id="159"/>
    </w:p>
    <w:p w14:paraId="710CB0FD" w14:textId="77777777" w:rsidR="006C1C57" w:rsidRDefault="006C1C57" w:rsidP="006C1C57">
      <w:pPr>
        <w:rPr>
          <w:i/>
          <w:color w:val="FF0000"/>
        </w:rPr>
      </w:pPr>
    </w:p>
    <w:tbl>
      <w:tblPr>
        <w:tblW w:w="914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4"/>
        <w:gridCol w:w="7650"/>
      </w:tblGrid>
      <w:tr w:rsidR="006C1C57" w:rsidRPr="0055424F" w14:paraId="4EA67FC1" w14:textId="77777777" w:rsidTr="008A0B3A">
        <w:trPr>
          <w:trHeight w:val="297"/>
          <w:tblHeader/>
        </w:trPr>
        <w:tc>
          <w:tcPr>
            <w:tcW w:w="1494" w:type="dxa"/>
            <w:shd w:val="clear" w:color="auto" w:fill="FFFFFF" w:themeFill="background1"/>
          </w:tcPr>
          <w:p w14:paraId="0EEEC4EA" w14:textId="77777777" w:rsidR="006C1C57" w:rsidRPr="0055424F" w:rsidRDefault="006C1C57" w:rsidP="00F55CDD">
            <w:pPr>
              <w:pStyle w:val="Tablehead1"/>
              <w:rPr>
                <w:color w:val="auto"/>
              </w:rPr>
            </w:pPr>
            <w:r w:rsidRPr="0055424F">
              <w:rPr>
                <w:color w:val="auto"/>
              </w:rPr>
              <w:t>Interface Name</w:t>
            </w:r>
          </w:p>
        </w:tc>
        <w:tc>
          <w:tcPr>
            <w:tcW w:w="7650" w:type="dxa"/>
            <w:shd w:val="clear" w:color="auto" w:fill="FFFFFF" w:themeFill="background1"/>
          </w:tcPr>
          <w:p w14:paraId="7904F7E2" w14:textId="77777777" w:rsidR="006C1C57" w:rsidRPr="0055424F" w:rsidRDefault="006C1C57" w:rsidP="00F55CDD">
            <w:pPr>
              <w:pStyle w:val="Tablehead1"/>
              <w:rPr>
                <w:color w:val="auto"/>
              </w:rPr>
            </w:pPr>
            <w:r>
              <w:rPr>
                <w:color w:val="auto"/>
              </w:rPr>
              <w:t>Frequency</w:t>
            </w:r>
          </w:p>
        </w:tc>
      </w:tr>
      <w:tr w:rsidR="006C1C57" w:rsidRPr="007E4991" w14:paraId="1F6B2C2C" w14:textId="77777777" w:rsidTr="008A0B3A">
        <w:trPr>
          <w:trHeight w:val="356"/>
        </w:trPr>
        <w:tc>
          <w:tcPr>
            <w:tcW w:w="1494" w:type="dxa"/>
          </w:tcPr>
          <w:p w14:paraId="647FE341" w14:textId="77777777" w:rsidR="006C1C57" w:rsidRPr="00B60316" w:rsidRDefault="006C1C57" w:rsidP="00F55CDD">
            <w:pPr>
              <w:pStyle w:val="Tablehead1"/>
              <w:rPr>
                <w:rFonts w:ascii="Arial" w:eastAsia="Times" w:hAnsi="Arial"/>
                <w:b w:val="0"/>
                <w:bCs w:val="0"/>
                <w:color w:val="auto"/>
                <w:szCs w:val="18"/>
              </w:rPr>
            </w:pPr>
            <w:r w:rsidRPr="00B60316">
              <w:rPr>
                <w:rFonts w:ascii="Arial" w:eastAsia="Times" w:hAnsi="Arial"/>
                <w:b w:val="0"/>
                <w:bCs w:val="0"/>
                <w:color w:val="auto"/>
                <w:szCs w:val="18"/>
              </w:rPr>
              <w:t>Ensura-MDM Interface</w:t>
            </w:r>
          </w:p>
          <w:p w14:paraId="193E3425" w14:textId="77777777" w:rsidR="006C1C57" w:rsidRPr="00B60316" w:rsidRDefault="008A0B3A" w:rsidP="00F55CDD">
            <w:pPr>
              <w:pStyle w:val="Tablehead1"/>
              <w:rPr>
                <w:b w:val="0"/>
                <w:color w:val="FF0000"/>
                <w:szCs w:val="18"/>
              </w:rPr>
            </w:pPr>
            <w:r w:rsidRPr="00B60316">
              <w:rPr>
                <w:rFonts w:ascii="Arial" w:eastAsia="Times" w:hAnsi="Arial"/>
                <w:b w:val="0"/>
                <w:bCs w:val="0"/>
                <w:color w:val="auto"/>
                <w:szCs w:val="18"/>
              </w:rPr>
              <w:t>(Daily Incremental Extract</w:t>
            </w:r>
            <w:r w:rsidR="006C1C57" w:rsidRPr="00B60316">
              <w:rPr>
                <w:rFonts w:ascii="Arial" w:eastAsia="Times" w:hAnsi="Arial"/>
                <w:b w:val="0"/>
                <w:bCs w:val="0"/>
                <w:color w:val="auto"/>
                <w:szCs w:val="18"/>
              </w:rPr>
              <w:t>)</w:t>
            </w:r>
          </w:p>
        </w:tc>
        <w:tc>
          <w:tcPr>
            <w:tcW w:w="7650" w:type="dxa"/>
          </w:tcPr>
          <w:p w14:paraId="026328C4" w14:textId="77777777" w:rsidR="006C1C57" w:rsidRPr="00B60316" w:rsidRDefault="006C1C57" w:rsidP="00F55CDD">
            <w:pPr>
              <w:rPr>
                <w:sz w:val="18"/>
              </w:rPr>
            </w:pPr>
            <w:r w:rsidRPr="00B60316">
              <w:rPr>
                <w:sz w:val="18"/>
              </w:rPr>
              <w:t xml:space="preserve">        </w:t>
            </w:r>
            <w:r w:rsidRPr="00B60316">
              <w:rPr>
                <w:sz w:val="18"/>
              </w:rPr>
              <w:fldChar w:fldCharType="begin">
                <w:ffData>
                  <w:name w:val="Check3"/>
                  <w:enabled/>
                  <w:calcOnExit w:val="0"/>
                  <w:checkBox>
                    <w:sizeAuto/>
                    <w:default w:val="0"/>
                  </w:checkBox>
                </w:ffData>
              </w:fldChar>
            </w:r>
            <w:r w:rsidRPr="00B60316">
              <w:rPr>
                <w:sz w:val="18"/>
              </w:rPr>
              <w:instrText xml:space="preserve"> FORMCHECKBOX </w:instrText>
            </w:r>
            <w:r w:rsidR="005644DB">
              <w:rPr>
                <w:sz w:val="18"/>
              </w:rPr>
            </w:r>
            <w:r w:rsidR="005644DB">
              <w:rPr>
                <w:sz w:val="18"/>
              </w:rPr>
              <w:fldChar w:fldCharType="separate"/>
            </w:r>
            <w:r w:rsidRPr="00B60316">
              <w:rPr>
                <w:sz w:val="18"/>
              </w:rPr>
              <w:fldChar w:fldCharType="end"/>
            </w:r>
            <w:r w:rsidRPr="00B60316">
              <w:rPr>
                <w:sz w:val="18"/>
              </w:rPr>
              <w:t xml:space="preserve"> Immediate (real-time)    </w:t>
            </w:r>
          </w:p>
          <w:p w14:paraId="311F98F5" w14:textId="77777777" w:rsidR="006C1C57" w:rsidRPr="00B60316" w:rsidRDefault="006C1C57" w:rsidP="00F55CDD">
            <w:pPr>
              <w:rPr>
                <w:sz w:val="18"/>
              </w:rPr>
            </w:pPr>
            <w:r w:rsidRPr="00B60316">
              <w:rPr>
                <w:sz w:val="18"/>
              </w:rPr>
              <w:t xml:space="preserve">        </w:t>
            </w:r>
            <w:r w:rsidRPr="00B60316">
              <w:rPr>
                <w:sz w:val="18"/>
              </w:rPr>
              <w:fldChar w:fldCharType="begin">
                <w:ffData>
                  <w:name w:val=""/>
                  <w:enabled/>
                  <w:calcOnExit w:val="0"/>
                  <w:checkBox>
                    <w:sizeAuto/>
                    <w:default w:val="0"/>
                  </w:checkBox>
                </w:ffData>
              </w:fldChar>
            </w:r>
            <w:r w:rsidRPr="00B60316">
              <w:rPr>
                <w:sz w:val="18"/>
              </w:rPr>
              <w:instrText xml:space="preserve"> FORMCHECKBOX </w:instrText>
            </w:r>
            <w:r w:rsidR="005644DB">
              <w:rPr>
                <w:sz w:val="18"/>
              </w:rPr>
            </w:r>
            <w:r w:rsidR="005644DB">
              <w:rPr>
                <w:sz w:val="18"/>
              </w:rPr>
              <w:fldChar w:fldCharType="separate"/>
            </w:r>
            <w:r w:rsidRPr="00B60316">
              <w:rPr>
                <w:sz w:val="18"/>
              </w:rPr>
              <w:fldChar w:fldCharType="end"/>
            </w:r>
            <w:r w:rsidRPr="00B60316">
              <w:rPr>
                <w:sz w:val="18"/>
              </w:rPr>
              <w:t xml:space="preserve"> On demand</w:t>
            </w:r>
          </w:p>
          <w:p w14:paraId="243BB9DD" w14:textId="77777777" w:rsidR="006C1C57" w:rsidRPr="00B60316" w:rsidRDefault="006C1C57" w:rsidP="00F55CDD">
            <w:pPr>
              <w:rPr>
                <w:sz w:val="18"/>
              </w:rPr>
            </w:pPr>
            <w:r w:rsidRPr="00B60316">
              <w:rPr>
                <w:sz w:val="18"/>
              </w:rPr>
              <w:t xml:space="preserve">        </w:t>
            </w:r>
            <w:r w:rsidRPr="00B60316">
              <w:rPr>
                <w:sz w:val="18"/>
              </w:rPr>
              <w:fldChar w:fldCharType="begin">
                <w:ffData>
                  <w:name w:val="Check3"/>
                  <w:enabled/>
                  <w:calcOnExit w:val="0"/>
                  <w:checkBox>
                    <w:sizeAuto/>
                    <w:default w:val="0"/>
                  </w:checkBox>
                </w:ffData>
              </w:fldChar>
            </w:r>
            <w:r w:rsidRPr="00B60316">
              <w:rPr>
                <w:sz w:val="18"/>
              </w:rPr>
              <w:instrText xml:space="preserve"> FORMCHECKBOX </w:instrText>
            </w:r>
            <w:r w:rsidR="005644DB">
              <w:rPr>
                <w:sz w:val="18"/>
              </w:rPr>
            </w:r>
            <w:r w:rsidR="005644DB">
              <w:rPr>
                <w:sz w:val="18"/>
              </w:rPr>
              <w:fldChar w:fldCharType="separate"/>
            </w:r>
            <w:r w:rsidRPr="00B60316">
              <w:rPr>
                <w:sz w:val="18"/>
              </w:rPr>
              <w:fldChar w:fldCharType="end"/>
            </w:r>
            <w:r w:rsidRPr="00B60316">
              <w:rPr>
                <w:sz w:val="18"/>
              </w:rPr>
              <w:t xml:space="preserve"> Hourly            Day: ___________    Time: ___________   Push/Pull: ___________                </w:t>
            </w:r>
          </w:p>
          <w:p w14:paraId="22560903" w14:textId="77777777" w:rsidR="006C1C57" w:rsidRPr="00B60316" w:rsidRDefault="006C1C57" w:rsidP="00F55CDD">
            <w:pPr>
              <w:rPr>
                <w:sz w:val="18"/>
              </w:rPr>
            </w:pPr>
            <w:r w:rsidRPr="00B60316">
              <w:rPr>
                <w:sz w:val="18"/>
              </w:rPr>
              <w:t xml:space="preserve">        </w:t>
            </w:r>
            <w:r w:rsidRPr="00B60316">
              <w:rPr>
                <w:sz w:val="18"/>
              </w:rPr>
              <w:fldChar w:fldCharType="begin">
                <w:ffData>
                  <w:name w:val=""/>
                  <w:enabled/>
                  <w:calcOnExit w:val="0"/>
                  <w:checkBox>
                    <w:sizeAuto/>
                    <w:default w:val="1"/>
                  </w:checkBox>
                </w:ffData>
              </w:fldChar>
            </w:r>
            <w:r w:rsidRPr="00B60316">
              <w:rPr>
                <w:sz w:val="18"/>
              </w:rPr>
              <w:instrText xml:space="preserve"> FORMCHECKBOX </w:instrText>
            </w:r>
            <w:r w:rsidR="005644DB">
              <w:rPr>
                <w:sz w:val="18"/>
              </w:rPr>
            </w:r>
            <w:r w:rsidR="005644DB">
              <w:rPr>
                <w:sz w:val="18"/>
              </w:rPr>
              <w:fldChar w:fldCharType="separate"/>
            </w:r>
            <w:r w:rsidRPr="00B60316">
              <w:rPr>
                <w:sz w:val="18"/>
              </w:rPr>
              <w:fldChar w:fldCharType="end"/>
            </w:r>
            <w:r w:rsidRPr="00B60316">
              <w:rPr>
                <w:sz w:val="18"/>
              </w:rPr>
              <w:t xml:space="preserve"> Daily           </w:t>
            </w:r>
            <w:r w:rsidR="00FA050E" w:rsidRPr="00B60316">
              <w:rPr>
                <w:sz w:val="18"/>
              </w:rPr>
              <w:t xml:space="preserve">   Day: ___________    Time:  03</w:t>
            </w:r>
            <w:r w:rsidRPr="00B60316">
              <w:rPr>
                <w:sz w:val="18"/>
              </w:rPr>
              <w:t xml:space="preserve">:00 AM BST Push/Pull: </w:t>
            </w:r>
            <w:r w:rsidRPr="00B60316">
              <w:rPr>
                <w:sz w:val="18"/>
                <w:u w:val="single"/>
              </w:rPr>
              <w:t>Push and Pull</w:t>
            </w:r>
          </w:p>
          <w:p w14:paraId="59A474A1" w14:textId="77777777" w:rsidR="006C1C57" w:rsidRPr="00B60316" w:rsidRDefault="006C1C57" w:rsidP="00F55CDD">
            <w:pPr>
              <w:rPr>
                <w:sz w:val="18"/>
              </w:rPr>
            </w:pPr>
            <w:r w:rsidRPr="00B60316">
              <w:rPr>
                <w:sz w:val="18"/>
              </w:rPr>
              <w:t xml:space="preserve">        </w:t>
            </w:r>
            <w:r w:rsidRPr="00B60316">
              <w:rPr>
                <w:sz w:val="18"/>
              </w:rPr>
              <w:fldChar w:fldCharType="begin">
                <w:ffData>
                  <w:name w:val="Check3"/>
                  <w:enabled/>
                  <w:calcOnExit w:val="0"/>
                  <w:checkBox>
                    <w:sizeAuto/>
                    <w:default w:val="0"/>
                  </w:checkBox>
                </w:ffData>
              </w:fldChar>
            </w:r>
            <w:r w:rsidRPr="00B60316">
              <w:rPr>
                <w:sz w:val="18"/>
              </w:rPr>
              <w:instrText xml:space="preserve"> FORMCHECKBOX </w:instrText>
            </w:r>
            <w:r w:rsidR="005644DB">
              <w:rPr>
                <w:sz w:val="18"/>
              </w:rPr>
            </w:r>
            <w:r w:rsidR="005644DB">
              <w:rPr>
                <w:sz w:val="18"/>
              </w:rPr>
              <w:fldChar w:fldCharType="separate"/>
            </w:r>
            <w:r w:rsidRPr="00B60316">
              <w:rPr>
                <w:sz w:val="18"/>
              </w:rPr>
              <w:fldChar w:fldCharType="end"/>
            </w:r>
            <w:r w:rsidRPr="00B60316">
              <w:rPr>
                <w:sz w:val="18"/>
              </w:rPr>
              <w:t xml:space="preserve"> Weekly          Day: ___________     Time: ___________   Push/Pull: ___________</w:t>
            </w:r>
          </w:p>
          <w:p w14:paraId="151B3BB4" w14:textId="77777777" w:rsidR="006C1C57" w:rsidRPr="00B60316" w:rsidRDefault="006C1C57" w:rsidP="00F55CDD">
            <w:pPr>
              <w:rPr>
                <w:sz w:val="18"/>
              </w:rPr>
            </w:pPr>
            <w:r w:rsidRPr="00B60316">
              <w:rPr>
                <w:sz w:val="18"/>
              </w:rPr>
              <w:t xml:space="preserve">        </w:t>
            </w:r>
            <w:r w:rsidRPr="00B60316">
              <w:rPr>
                <w:sz w:val="18"/>
              </w:rPr>
              <w:fldChar w:fldCharType="begin">
                <w:ffData>
                  <w:name w:val="Check3"/>
                  <w:enabled/>
                  <w:calcOnExit w:val="0"/>
                  <w:checkBox>
                    <w:sizeAuto/>
                    <w:default w:val="0"/>
                  </w:checkBox>
                </w:ffData>
              </w:fldChar>
            </w:r>
            <w:r w:rsidRPr="00B60316">
              <w:rPr>
                <w:sz w:val="18"/>
              </w:rPr>
              <w:instrText xml:space="preserve"> FORMCHECKBOX </w:instrText>
            </w:r>
            <w:r w:rsidR="005644DB">
              <w:rPr>
                <w:sz w:val="18"/>
              </w:rPr>
            </w:r>
            <w:r w:rsidR="005644DB">
              <w:rPr>
                <w:sz w:val="18"/>
              </w:rPr>
              <w:fldChar w:fldCharType="separate"/>
            </w:r>
            <w:r w:rsidRPr="00B60316">
              <w:rPr>
                <w:sz w:val="18"/>
              </w:rPr>
              <w:fldChar w:fldCharType="end"/>
            </w:r>
            <w:r w:rsidRPr="00B60316">
              <w:rPr>
                <w:sz w:val="18"/>
              </w:rPr>
              <w:t xml:space="preserve"> Monthly         Day: ___________     Time: ___________   Push/Pull: ___________</w:t>
            </w:r>
          </w:p>
          <w:p w14:paraId="50CE1B7E" w14:textId="77777777" w:rsidR="006C1C57" w:rsidRPr="00B60316" w:rsidRDefault="006C1C57" w:rsidP="00F55CDD">
            <w:pPr>
              <w:rPr>
                <w:sz w:val="18"/>
              </w:rPr>
            </w:pPr>
            <w:r w:rsidRPr="00B60316">
              <w:rPr>
                <w:sz w:val="18"/>
              </w:rPr>
              <w:t xml:space="preserve">        </w:t>
            </w:r>
            <w:r w:rsidRPr="00B60316">
              <w:rPr>
                <w:sz w:val="18"/>
              </w:rPr>
              <w:fldChar w:fldCharType="begin">
                <w:ffData>
                  <w:name w:val="Check3"/>
                  <w:enabled/>
                  <w:calcOnExit w:val="0"/>
                  <w:checkBox>
                    <w:sizeAuto/>
                    <w:default w:val="0"/>
                  </w:checkBox>
                </w:ffData>
              </w:fldChar>
            </w:r>
            <w:r w:rsidRPr="00B60316">
              <w:rPr>
                <w:sz w:val="18"/>
              </w:rPr>
              <w:instrText xml:space="preserve"> FORMCHECKBOX </w:instrText>
            </w:r>
            <w:r w:rsidR="005644DB">
              <w:rPr>
                <w:sz w:val="18"/>
              </w:rPr>
            </w:r>
            <w:r w:rsidR="005644DB">
              <w:rPr>
                <w:sz w:val="18"/>
              </w:rPr>
              <w:fldChar w:fldCharType="separate"/>
            </w:r>
            <w:r w:rsidRPr="00B60316">
              <w:rPr>
                <w:sz w:val="18"/>
              </w:rPr>
              <w:fldChar w:fldCharType="end"/>
            </w:r>
            <w:r w:rsidRPr="00B60316">
              <w:rPr>
                <w:sz w:val="18"/>
              </w:rPr>
              <w:t xml:space="preserve"> Quarterly       Day: ___________     Time: ___________   Push/Pull: ___________</w:t>
            </w:r>
          </w:p>
          <w:p w14:paraId="0E0185F8" w14:textId="77777777" w:rsidR="006C1C57" w:rsidRPr="00B60316" w:rsidRDefault="006C1C57" w:rsidP="00F55CDD">
            <w:pPr>
              <w:rPr>
                <w:sz w:val="18"/>
              </w:rPr>
            </w:pPr>
            <w:r w:rsidRPr="00B60316">
              <w:rPr>
                <w:sz w:val="18"/>
              </w:rPr>
              <w:t xml:space="preserve">        </w:t>
            </w:r>
            <w:r w:rsidRPr="00B60316">
              <w:rPr>
                <w:sz w:val="18"/>
              </w:rPr>
              <w:fldChar w:fldCharType="begin">
                <w:ffData>
                  <w:name w:val="Check3"/>
                  <w:enabled/>
                  <w:calcOnExit w:val="0"/>
                  <w:checkBox>
                    <w:sizeAuto/>
                    <w:default w:val="0"/>
                  </w:checkBox>
                </w:ffData>
              </w:fldChar>
            </w:r>
            <w:r w:rsidRPr="00B60316">
              <w:rPr>
                <w:sz w:val="18"/>
              </w:rPr>
              <w:instrText xml:space="preserve"> FORMCHECKBOX </w:instrText>
            </w:r>
            <w:r w:rsidR="005644DB">
              <w:rPr>
                <w:sz w:val="18"/>
              </w:rPr>
            </w:r>
            <w:r w:rsidR="005644DB">
              <w:rPr>
                <w:sz w:val="18"/>
              </w:rPr>
              <w:fldChar w:fldCharType="separate"/>
            </w:r>
            <w:r w:rsidRPr="00B60316">
              <w:rPr>
                <w:sz w:val="18"/>
              </w:rPr>
              <w:fldChar w:fldCharType="end"/>
            </w:r>
            <w:r w:rsidRPr="00B60316">
              <w:rPr>
                <w:sz w:val="18"/>
              </w:rPr>
              <w:t xml:space="preserve"> Annually        Day: ___________     Time: ___________   Push/Pull: ___________</w:t>
            </w:r>
          </w:p>
          <w:p w14:paraId="6B7D42B9" w14:textId="77777777" w:rsidR="006C1C57" w:rsidRPr="00B60316" w:rsidRDefault="006C1C57" w:rsidP="00F55CDD">
            <w:pPr>
              <w:rPr>
                <w:sz w:val="18"/>
              </w:rPr>
            </w:pPr>
            <w:r w:rsidRPr="00B60316">
              <w:rPr>
                <w:sz w:val="18"/>
              </w:rPr>
              <w:t xml:space="preserve">        </w:t>
            </w:r>
            <w:r w:rsidRPr="00B60316">
              <w:rPr>
                <w:sz w:val="18"/>
              </w:rPr>
              <w:fldChar w:fldCharType="begin">
                <w:ffData>
                  <w:name w:val="Check3"/>
                  <w:enabled/>
                  <w:calcOnExit w:val="0"/>
                  <w:checkBox>
                    <w:sizeAuto/>
                    <w:default w:val="0"/>
                  </w:checkBox>
                </w:ffData>
              </w:fldChar>
            </w:r>
            <w:r w:rsidRPr="00B60316">
              <w:rPr>
                <w:sz w:val="18"/>
              </w:rPr>
              <w:instrText xml:space="preserve"> FORMCHECKBOX </w:instrText>
            </w:r>
            <w:r w:rsidR="005644DB">
              <w:rPr>
                <w:sz w:val="18"/>
              </w:rPr>
            </w:r>
            <w:r w:rsidR="005644DB">
              <w:rPr>
                <w:sz w:val="18"/>
              </w:rPr>
              <w:fldChar w:fldCharType="separate"/>
            </w:r>
            <w:r w:rsidRPr="00B60316">
              <w:rPr>
                <w:sz w:val="18"/>
              </w:rPr>
              <w:fldChar w:fldCharType="end"/>
            </w:r>
            <w:r w:rsidRPr="00B60316">
              <w:rPr>
                <w:sz w:val="18"/>
              </w:rPr>
              <w:t xml:space="preserve"> Other             Day: ___________     Time: ___________   Push/Pull: ___________</w:t>
            </w:r>
          </w:p>
          <w:p w14:paraId="3F75A5EC" w14:textId="77777777" w:rsidR="006C1C57" w:rsidRPr="00B60316" w:rsidRDefault="006C1C57" w:rsidP="00F55CDD">
            <w:pPr>
              <w:pStyle w:val="Bodycopy"/>
              <w:rPr>
                <w:color w:val="FF0000"/>
                <w:sz w:val="18"/>
                <w:szCs w:val="18"/>
              </w:rPr>
            </w:pPr>
          </w:p>
        </w:tc>
      </w:tr>
      <w:tr w:rsidR="00B26001" w:rsidRPr="007E4991" w14:paraId="13AAA77F" w14:textId="77777777" w:rsidTr="008A0B3A">
        <w:trPr>
          <w:trHeight w:val="356"/>
        </w:trPr>
        <w:tc>
          <w:tcPr>
            <w:tcW w:w="1494" w:type="dxa"/>
          </w:tcPr>
          <w:p w14:paraId="2C22799E" w14:textId="77777777" w:rsidR="00B26001" w:rsidRPr="00B60316" w:rsidRDefault="00B26001" w:rsidP="00B26001">
            <w:pPr>
              <w:pStyle w:val="Tablehead1"/>
              <w:rPr>
                <w:rFonts w:ascii="Arial" w:eastAsia="Times" w:hAnsi="Arial"/>
                <w:b w:val="0"/>
                <w:bCs w:val="0"/>
                <w:color w:val="auto"/>
                <w:szCs w:val="18"/>
              </w:rPr>
            </w:pPr>
            <w:r w:rsidRPr="00B60316">
              <w:rPr>
                <w:rFonts w:ascii="Arial" w:eastAsia="Times" w:hAnsi="Arial"/>
                <w:b w:val="0"/>
                <w:bCs w:val="0"/>
                <w:color w:val="auto"/>
                <w:szCs w:val="18"/>
              </w:rPr>
              <w:t>Ensura-MDM Interface</w:t>
            </w:r>
          </w:p>
          <w:p w14:paraId="550E0848" w14:textId="1C26598B" w:rsidR="00B26001" w:rsidRPr="00B60316" w:rsidRDefault="00B26001" w:rsidP="00B26001">
            <w:pPr>
              <w:pStyle w:val="Tablehead1"/>
              <w:rPr>
                <w:rFonts w:ascii="Arial" w:eastAsia="Times" w:hAnsi="Arial"/>
                <w:b w:val="0"/>
                <w:bCs w:val="0"/>
                <w:color w:val="auto"/>
                <w:szCs w:val="18"/>
              </w:rPr>
            </w:pPr>
            <w:r w:rsidRPr="00B60316">
              <w:rPr>
                <w:rFonts w:ascii="Arial" w:eastAsia="Times" w:hAnsi="Arial"/>
                <w:b w:val="0"/>
                <w:bCs w:val="0"/>
                <w:color w:val="auto"/>
                <w:szCs w:val="18"/>
              </w:rPr>
              <w:t>(NRT)</w:t>
            </w:r>
          </w:p>
        </w:tc>
        <w:tc>
          <w:tcPr>
            <w:tcW w:w="7650" w:type="dxa"/>
          </w:tcPr>
          <w:p w14:paraId="40EB4E73" w14:textId="1C1CDDAD" w:rsidR="00B26001" w:rsidRPr="00B60316" w:rsidRDefault="00B26001" w:rsidP="00B26001">
            <w:pPr>
              <w:rPr>
                <w:sz w:val="18"/>
              </w:rPr>
            </w:pPr>
            <w:r w:rsidRPr="00B60316">
              <w:rPr>
                <w:sz w:val="18"/>
              </w:rPr>
              <w:t xml:space="preserve">        </w:t>
            </w:r>
            <w:r w:rsidR="0078619E" w:rsidRPr="00B60316">
              <w:rPr>
                <w:sz w:val="18"/>
              </w:rPr>
              <w:fldChar w:fldCharType="begin">
                <w:ffData>
                  <w:name w:val="Check3"/>
                  <w:enabled/>
                  <w:calcOnExit w:val="0"/>
                  <w:checkBox>
                    <w:sizeAuto/>
                    <w:default w:val="0"/>
                  </w:checkBox>
                </w:ffData>
              </w:fldChar>
            </w:r>
            <w:bookmarkStart w:id="160" w:name="Check3"/>
            <w:r w:rsidR="0078619E" w:rsidRPr="00B60316">
              <w:rPr>
                <w:sz w:val="18"/>
              </w:rPr>
              <w:instrText xml:space="preserve"> FORMCHECKBOX </w:instrText>
            </w:r>
            <w:r w:rsidR="005644DB">
              <w:rPr>
                <w:sz w:val="18"/>
              </w:rPr>
            </w:r>
            <w:r w:rsidR="005644DB">
              <w:rPr>
                <w:sz w:val="18"/>
              </w:rPr>
              <w:fldChar w:fldCharType="separate"/>
            </w:r>
            <w:r w:rsidR="0078619E" w:rsidRPr="00B60316">
              <w:rPr>
                <w:sz w:val="18"/>
              </w:rPr>
              <w:fldChar w:fldCharType="end"/>
            </w:r>
            <w:bookmarkEnd w:id="160"/>
            <w:r w:rsidRPr="00B60316">
              <w:rPr>
                <w:sz w:val="18"/>
              </w:rPr>
              <w:t xml:space="preserve"> Immediate (real-time)    </w:t>
            </w:r>
          </w:p>
          <w:p w14:paraId="4D16DC60" w14:textId="12E4B5D7" w:rsidR="00B26001" w:rsidRPr="00B60316" w:rsidRDefault="00B26001" w:rsidP="00B26001">
            <w:pPr>
              <w:rPr>
                <w:sz w:val="18"/>
              </w:rPr>
            </w:pPr>
            <w:r w:rsidRPr="00B60316">
              <w:rPr>
                <w:sz w:val="18"/>
              </w:rPr>
              <w:t xml:space="preserve">        </w:t>
            </w:r>
            <w:r w:rsidR="0078619E" w:rsidRPr="00B60316">
              <w:rPr>
                <w:sz w:val="18"/>
              </w:rPr>
              <w:fldChar w:fldCharType="begin">
                <w:ffData>
                  <w:name w:val=""/>
                  <w:enabled/>
                  <w:calcOnExit w:val="0"/>
                  <w:checkBox>
                    <w:sizeAuto/>
                    <w:default w:val="1"/>
                  </w:checkBox>
                </w:ffData>
              </w:fldChar>
            </w:r>
            <w:r w:rsidR="0078619E" w:rsidRPr="00B60316">
              <w:rPr>
                <w:sz w:val="18"/>
              </w:rPr>
              <w:instrText xml:space="preserve"> FORMCHECKBOX </w:instrText>
            </w:r>
            <w:r w:rsidR="005644DB">
              <w:rPr>
                <w:sz w:val="18"/>
              </w:rPr>
            </w:r>
            <w:r w:rsidR="005644DB">
              <w:rPr>
                <w:sz w:val="18"/>
              </w:rPr>
              <w:fldChar w:fldCharType="separate"/>
            </w:r>
            <w:r w:rsidR="0078619E" w:rsidRPr="00B60316">
              <w:rPr>
                <w:sz w:val="18"/>
              </w:rPr>
              <w:fldChar w:fldCharType="end"/>
            </w:r>
            <w:r w:rsidRPr="00B60316">
              <w:rPr>
                <w:sz w:val="18"/>
              </w:rPr>
              <w:t xml:space="preserve"> Minutes</w:t>
            </w:r>
            <w:r w:rsidR="0078619E" w:rsidRPr="00B60316">
              <w:rPr>
                <w:sz w:val="18"/>
              </w:rPr>
              <w:t xml:space="preserve"> – Job scheduled for every 5mins.</w:t>
            </w:r>
          </w:p>
          <w:p w14:paraId="4FCE3AD6" w14:textId="77777777" w:rsidR="00B26001" w:rsidRPr="00B60316" w:rsidRDefault="00B26001" w:rsidP="00B26001">
            <w:pPr>
              <w:rPr>
                <w:sz w:val="18"/>
              </w:rPr>
            </w:pPr>
            <w:r w:rsidRPr="00B60316">
              <w:rPr>
                <w:sz w:val="18"/>
              </w:rPr>
              <w:t xml:space="preserve">        </w:t>
            </w:r>
            <w:r w:rsidRPr="00B60316">
              <w:rPr>
                <w:sz w:val="18"/>
              </w:rPr>
              <w:fldChar w:fldCharType="begin">
                <w:ffData>
                  <w:name w:val="Check3"/>
                  <w:enabled/>
                  <w:calcOnExit w:val="0"/>
                  <w:checkBox>
                    <w:sizeAuto/>
                    <w:default w:val="0"/>
                  </w:checkBox>
                </w:ffData>
              </w:fldChar>
            </w:r>
            <w:r w:rsidRPr="00B60316">
              <w:rPr>
                <w:sz w:val="18"/>
              </w:rPr>
              <w:instrText xml:space="preserve"> FORMCHECKBOX </w:instrText>
            </w:r>
            <w:r w:rsidR="005644DB">
              <w:rPr>
                <w:sz w:val="18"/>
              </w:rPr>
            </w:r>
            <w:r w:rsidR="005644DB">
              <w:rPr>
                <w:sz w:val="18"/>
              </w:rPr>
              <w:fldChar w:fldCharType="separate"/>
            </w:r>
            <w:r w:rsidRPr="00B60316">
              <w:rPr>
                <w:sz w:val="18"/>
              </w:rPr>
              <w:fldChar w:fldCharType="end"/>
            </w:r>
            <w:r w:rsidRPr="00B60316">
              <w:rPr>
                <w:sz w:val="18"/>
              </w:rPr>
              <w:t xml:space="preserve"> Hourly            Day: ___________    Time: ___________   Push/Pull: ___________                </w:t>
            </w:r>
          </w:p>
          <w:p w14:paraId="35B40932" w14:textId="5AEF1343" w:rsidR="00B26001" w:rsidRPr="00B60316" w:rsidRDefault="00B26001" w:rsidP="00B26001">
            <w:pPr>
              <w:rPr>
                <w:sz w:val="18"/>
              </w:rPr>
            </w:pPr>
            <w:r w:rsidRPr="00B60316">
              <w:rPr>
                <w:sz w:val="18"/>
              </w:rPr>
              <w:t xml:space="preserve">        </w:t>
            </w:r>
            <w:r w:rsidRPr="00B60316">
              <w:rPr>
                <w:sz w:val="18"/>
              </w:rPr>
              <w:fldChar w:fldCharType="begin">
                <w:ffData>
                  <w:name w:val=""/>
                  <w:enabled/>
                  <w:calcOnExit w:val="0"/>
                  <w:checkBox>
                    <w:sizeAuto/>
                    <w:default w:val="0"/>
                  </w:checkBox>
                </w:ffData>
              </w:fldChar>
            </w:r>
            <w:r w:rsidRPr="00B60316">
              <w:rPr>
                <w:sz w:val="18"/>
              </w:rPr>
              <w:instrText xml:space="preserve"> FORMCHECKBOX </w:instrText>
            </w:r>
            <w:r w:rsidR="005644DB">
              <w:rPr>
                <w:sz w:val="18"/>
              </w:rPr>
            </w:r>
            <w:r w:rsidR="005644DB">
              <w:rPr>
                <w:sz w:val="18"/>
              </w:rPr>
              <w:fldChar w:fldCharType="separate"/>
            </w:r>
            <w:r w:rsidRPr="00B60316">
              <w:rPr>
                <w:sz w:val="18"/>
              </w:rPr>
              <w:fldChar w:fldCharType="end"/>
            </w:r>
            <w:r w:rsidRPr="00B60316">
              <w:rPr>
                <w:sz w:val="18"/>
              </w:rPr>
              <w:t xml:space="preserve"> Daily              Day: ___________    Time:  </w:t>
            </w:r>
            <w:r w:rsidR="00BE5BA3" w:rsidRPr="00B60316">
              <w:rPr>
                <w:sz w:val="18"/>
              </w:rPr>
              <w:t xml:space="preserve">___________   </w:t>
            </w:r>
            <w:r w:rsidRPr="00B60316">
              <w:rPr>
                <w:sz w:val="18"/>
              </w:rPr>
              <w:t xml:space="preserve">Push/Pull: </w:t>
            </w:r>
            <w:r w:rsidR="00BE5BA3" w:rsidRPr="00B60316">
              <w:rPr>
                <w:sz w:val="18"/>
              </w:rPr>
              <w:t>___________</w:t>
            </w:r>
          </w:p>
          <w:p w14:paraId="56D19AC1" w14:textId="77777777" w:rsidR="00B26001" w:rsidRPr="00B60316" w:rsidRDefault="00B26001" w:rsidP="00B26001">
            <w:pPr>
              <w:rPr>
                <w:sz w:val="18"/>
              </w:rPr>
            </w:pPr>
            <w:r w:rsidRPr="00B60316">
              <w:rPr>
                <w:sz w:val="18"/>
              </w:rPr>
              <w:t xml:space="preserve">        </w:t>
            </w:r>
            <w:r w:rsidRPr="00B60316">
              <w:rPr>
                <w:sz w:val="18"/>
              </w:rPr>
              <w:fldChar w:fldCharType="begin">
                <w:ffData>
                  <w:name w:val="Check3"/>
                  <w:enabled/>
                  <w:calcOnExit w:val="0"/>
                  <w:checkBox>
                    <w:sizeAuto/>
                    <w:default w:val="0"/>
                  </w:checkBox>
                </w:ffData>
              </w:fldChar>
            </w:r>
            <w:r w:rsidRPr="00B60316">
              <w:rPr>
                <w:sz w:val="18"/>
              </w:rPr>
              <w:instrText xml:space="preserve"> FORMCHECKBOX </w:instrText>
            </w:r>
            <w:r w:rsidR="005644DB">
              <w:rPr>
                <w:sz w:val="18"/>
              </w:rPr>
            </w:r>
            <w:r w:rsidR="005644DB">
              <w:rPr>
                <w:sz w:val="18"/>
              </w:rPr>
              <w:fldChar w:fldCharType="separate"/>
            </w:r>
            <w:r w:rsidRPr="00B60316">
              <w:rPr>
                <w:sz w:val="18"/>
              </w:rPr>
              <w:fldChar w:fldCharType="end"/>
            </w:r>
            <w:r w:rsidRPr="00B60316">
              <w:rPr>
                <w:sz w:val="18"/>
              </w:rPr>
              <w:t xml:space="preserve"> Weekly          Day: ___________     Time: ___________   Push/Pull: ___________</w:t>
            </w:r>
          </w:p>
          <w:p w14:paraId="422AC4EA" w14:textId="77777777" w:rsidR="00B26001" w:rsidRPr="00B60316" w:rsidRDefault="00B26001" w:rsidP="00B26001">
            <w:pPr>
              <w:rPr>
                <w:sz w:val="18"/>
              </w:rPr>
            </w:pPr>
            <w:r w:rsidRPr="00B60316">
              <w:rPr>
                <w:sz w:val="18"/>
              </w:rPr>
              <w:t xml:space="preserve">        </w:t>
            </w:r>
            <w:r w:rsidRPr="00B60316">
              <w:rPr>
                <w:sz w:val="18"/>
              </w:rPr>
              <w:fldChar w:fldCharType="begin">
                <w:ffData>
                  <w:name w:val="Check3"/>
                  <w:enabled/>
                  <w:calcOnExit w:val="0"/>
                  <w:checkBox>
                    <w:sizeAuto/>
                    <w:default w:val="0"/>
                  </w:checkBox>
                </w:ffData>
              </w:fldChar>
            </w:r>
            <w:r w:rsidRPr="00B60316">
              <w:rPr>
                <w:sz w:val="18"/>
              </w:rPr>
              <w:instrText xml:space="preserve"> FORMCHECKBOX </w:instrText>
            </w:r>
            <w:r w:rsidR="005644DB">
              <w:rPr>
                <w:sz w:val="18"/>
              </w:rPr>
            </w:r>
            <w:r w:rsidR="005644DB">
              <w:rPr>
                <w:sz w:val="18"/>
              </w:rPr>
              <w:fldChar w:fldCharType="separate"/>
            </w:r>
            <w:r w:rsidRPr="00B60316">
              <w:rPr>
                <w:sz w:val="18"/>
              </w:rPr>
              <w:fldChar w:fldCharType="end"/>
            </w:r>
            <w:r w:rsidRPr="00B60316">
              <w:rPr>
                <w:sz w:val="18"/>
              </w:rPr>
              <w:t xml:space="preserve"> Monthly         Day: ___________     Time: ___________   Push/Pull: ___________</w:t>
            </w:r>
          </w:p>
          <w:p w14:paraId="7DD126F0" w14:textId="77777777" w:rsidR="00B26001" w:rsidRPr="00B60316" w:rsidRDefault="00B26001" w:rsidP="00B26001">
            <w:pPr>
              <w:rPr>
                <w:sz w:val="18"/>
              </w:rPr>
            </w:pPr>
            <w:r w:rsidRPr="00B60316">
              <w:rPr>
                <w:sz w:val="18"/>
              </w:rPr>
              <w:t xml:space="preserve">        </w:t>
            </w:r>
            <w:r w:rsidRPr="00B60316">
              <w:rPr>
                <w:sz w:val="18"/>
              </w:rPr>
              <w:fldChar w:fldCharType="begin">
                <w:ffData>
                  <w:name w:val="Check3"/>
                  <w:enabled/>
                  <w:calcOnExit w:val="0"/>
                  <w:checkBox>
                    <w:sizeAuto/>
                    <w:default w:val="0"/>
                  </w:checkBox>
                </w:ffData>
              </w:fldChar>
            </w:r>
            <w:r w:rsidRPr="00B60316">
              <w:rPr>
                <w:sz w:val="18"/>
              </w:rPr>
              <w:instrText xml:space="preserve"> FORMCHECKBOX </w:instrText>
            </w:r>
            <w:r w:rsidR="005644DB">
              <w:rPr>
                <w:sz w:val="18"/>
              </w:rPr>
            </w:r>
            <w:r w:rsidR="005644DB">
              <w:rPr>
                <w:sz w:val="18"/>
              </w:rPr>
              <w:fldChar w:fldCharType="separate"/>
            </w:r>
            <w:r w:rsidRPr="00B60316">
              <w:rPr>
                <w:sz w:val="18"/>
              </w:rPr>
              <w:fldChar w:fldCharType="end"/>
            </w:r>
            <w:r w:rsidRPr="00B60316">
              <w:rPr>
                <w:sz w:val="18"/>
              </w:rPr>
              <w:t xml:space="preserve"> Quarterly       Day: ___________     Time: ___________   Push/Pull: ___________</w:t>
            </w:r>
          </w:p>
          <w:p w14:paraId="5BCFAE89" w14:textId="77777777" w:rsidR="00B26001" w:rsidRPr="00B60316" w:rsidRDefault="00B26001" w:rsidP="00B26001">
            <w:pPr>
              <w:rPr>
                <w:sz w:val="18"/>
              </w:rPr>
            </w:pPr>
            <w:r w:rsidRPr="00B60316">
              <w:rPr>
                <w:sz w:val="18"/>
              </w:rPr>
              <w:t xml:space="preserve">        </w:t>
            </w:r>
            <w:r w:rsidRPr="00B60316">
              <w:rPr>
                <w:sz w:val="18"/>
              </w:rPr>
              <w:fldChar w:fldCharType="begin">
                <w:ffData>
                  <w:name w:val="Check3"/>
                  <w:enabled/>
                  <w:calcOnExit w:val="0"/>
                  <w:checkBox>
                    <w:sizeAuto/>
                    <w:default w:val="0"/>
                  </w:checkBox>
                </w:ffData>
              </w:fldChar>
            </w:r>
            <w:r w:rsidRPr="00B60316">
              <w:rPr>
                <w:sz w:val="18"/>
              </w:rPr>
              <w:instrText xml:space="preserve"> FORMCHECKBOX </w:instrText>
            </w:r>
            <w:r w:rsidR="005644DB">
              <w:rPr>
                <w:sz w:val="18"/>
              </w:rPr>
            </w:r>
            <w:r w:rsidR="005644DB">
              <w:rPr>
                <w:sz w:val="18"/>
              </w:rPr>
              <w:fldChar w:fldCharType="separate"/>
            </w:r>
            <w:r w:rsidRPr="00B60316">
              <w:rPr>
                <w:sz w:val="18"/>
              </w:rPr>
              <w:fldChar w:fldCharType="end"/>
            </w:r>
            <w:r w:rsidRPr="00B60316">
              <w:rPr>
                <w:sz w:val="18"/>
              </w:rPr>
              <w:t xml:space="preserve"> Annually        Day: ___________     Time: ___________   Push/Pull: ___________</w:t>
            </w:r>
          </w:p>
          <w:p w14:paraId="4967A698" w14:textId="77777777" w:rsidR="00B26001" w:rsidRPr="00B60316" w:rsidRDefault="00B26001" w:rsidP="00B26001">
            <w:pPr>
              <w:rPr>
                <w:sz w:val="18"/>
              </w:rPr>
            </w:pPr>
            <w:r w:rsidRPr="00B60316">
              <w:rPr>
                <w:sz w:val="18"/>
              </w:rPr>
              <w:t xml:space="preserve">        </w:t>
            </w:r>
            <w:r w:rsidRPr="00B60316">
              <w:rPr>
                <w:sz w:val="18"/>
              </w:rPr>
              <w:fldChar w:fldCharType="begin">
                <w:ffData>
                  <w:name w:val="Check3"/>
                  <w:enabled/>
                  <w:calcOnExit w:val="0"/>
                  <w:checkBox>
                    <w:sizeAuto/>
                    <w:default w:val="0"/>
                  </w:checkBox>
                </w:ffData>
              </w:fldChar>
            </w:r>
            <w:r w:rsidRPr="00B60316">
              <w:rPr>
                <w:sz w:val="18"/>
              </w:rPr>
              <w:instrText xml:space="preserve"> FORMCHECKBOX </w:instrText>
            </w:r>
            <w:r w:rsidR="005644DB">
              <w:rPr>
                <w:sz w:val="18"/>
              </w:rPr>
            </w:r>
            <w:r w:rsidR="005644DB">
              <w:rPr>
                <w:sz w:val="18"/>
              </w:rPr>
              <w:fldChar w:fldCharType="separate"/>
            </w:r>
            <w:r w:rsidRPr="00B60316">
              <w:rPr>
                <w:sz w:val="18"/>
              </w:rPr>
              <w:fldChar w:fldCharType="end"/>
            </w:r>
            <w:r w:rsidRPr="00B60316">
              <w:rPr>
                <w:sz w:val="18"/>
              </w:rPr>
              <w:t xml:space="preserve"> Other             Day: ___________     Time: ___________   Push/Pull: ___________</w:t>
            </w:r>
          </w:p>
          <w:p w14:paraId="16609E6E" w14:textId="77777777" w:rsidR="00B26001" w:rsidRPr="00B60316" w:rsidRDefault="00B26001" w:rsidP="00B26001">
            <w:pPr>
              <w:rPr>
                <w:sz w:val="18"/>
              </w:rPr>
            </w:pPr>
          </w:p>
        </w:tc>
      </w:tr>
    </w:tbl>
    <w:p w14:paraId="6D8A5ADD" w14:textId="77777777" w:rsidR="006C1C57" w:rsidRDefault="006C1C57" w:rsidP="006C1C57"/>
    <w:p w14:paraId="6FCCCA0B" w14:textId="77777777" w:rsidR="004C644F" w:rsidRDefault="004C644F" w:rsidP="006C1C57"/>
    <w:p w14:paraId="1E6FE848" w14:textId="77777777" w:rsidR="00646EAA" w:rsidRDefault="00646EAA" w:rsidP="006C1C57"/>
    <w:p w14:paraId="462ED55E" w14:textId="0A050258" w:rsidR="00646EAA" w:rsidRPr="00B60316" w:rsidRDefault="00B54486" w:rsidP="00B54486">
      <w:pPr>
        <w:pStyle w:val="Heading1"/>
        <w:pageBreakBefore/>
        <w:numPr>
          <w:ilvl w:val="0"/>
          <w:numId w:val="3"/>
        </w:numPr>
        <w:ind w:left="431" w:hanging="431"/>
        <w:jc w:val="left"/>
      </w:pPr>
      <w:bookmarkStart w:id="161" w:name="_Toc465253361"/>
      <w:r w:rsidRPr="00B60316">
        <w:lastRenderedPageBreak/>
        <w:t>Reconciliation</w:t>
      </w:r>
      <w:r w:rsidR="008D233F" w:rsidRPr="00B60316">
        <w:t xml:space="preserve"> Jobs</w:t>
      </w:r>
      <w:bookmarkEnd w:id="161"/>
    </w:p>
    <w:p w14:paraId="0DBC4E5E" w14:textId="77777777" w:rsidR="00646EAA" w:rsidRPr="00CC0D1F" w:rsidRDefault="00646EAA" w:rsidP="00C66529">
      <w:pPr>
        <w:rPr>
          <w:sz w:val="20"/>
        </w:rPr>
      </w:pPr>
    </w:p>
    <w:p w14:paraId="0C17301D" w14:textId="307BFFDD" w:rsidR="00C66529" w:rsidRDefault="00C66529" w:rsidP="00C66529">
      <w:pPr>
        <w:rPr>
          <w:sz w:val="20"/>
        </w:rPr>
      </w:pPr>
      <w:r>
        <w:rPr>
          <w:sz w:val="20"/>
        </w:rPr>
        <w:t xml:space="preserve">As part of the enhancements </w:t>
      </w:r>
      <w:r w:rsidR="008D233F">
        <w:rPr>
          <w:sz w:val="20"/>
        </w:rPr>
        <w:t>to M</w:t>
      </w:r>
      <w:r>
        <w:rPr>
          <w:sz w:val="20"/>
        </w:rPr>
        <w:t>DM</w:t>
      </w:r>
      <w:r w:rsidR="008D233F">
        <w:rPr>
          <w:sz w:val="20"/>
        </w:rPr>
        <w:t xml:space="preserve"> in R4, there is are </w:t>
      </w:r>
      <w:r>
        <w:rPr>
          <w:sz w:val="20"/>
        </w:rPr>
        <w:t xml:space="preserve">One – off reconciliation that needs to be implemented in MDM. This section covers the design for the same from both the source systems Ensura and PEGA. Due to this MDM would need extra feed from the source systems and ETL jobs needs to be designed for the same that are discussed in the below sections </w:t>
      </w:r>
    </w:p>
    <w:p w14:paraId="63388171" w14:textId="77777777" w:rsidR="00C66529" w:rsidRDefault="00C66529" w:rsidP="00C66529">
      <w:pPr>
        <w:rPr>
          <w:sz w:val="20"/>
        </w:rPr>
      </w:pPr>
    </w:p>
    <w:p w14:paraId="09CAC66A" w14:textId="6478218E" w:rsidR="00C66529" w:rsidRDefault="00C66529" w:rsidP="00C66529">
      <w:pPr>
        <w:pStyle w:val="ListParagraph"/>
        <w:numPr>
          <w:ilvl w:val="0"/>
          <w:numId w:val="30"/>
        </w:numPr>
        <w:rPr>
          <w:sz w:val="20"/>
        </w:rPr>
      </w:pPr>
      <w:r>
        <w:rPr>
          <w:sz w:val="20"/>
        </w:rPr>
        <w:t xml:space="preserve">As part of the requirement for Duplicate cover a direct link from Contract to Address is created and this is being done </w:t>
      </w:r>
      <w:r w:rsidR="006D112B">
        <w:rPr>
          <w:sz w:val="20"/>
        </w:rPr>
        <w:t>by adding MDM Address ID in Contractreferencce table. This Address ID</w:t>
      </w:r>
      <w:r>
        <w:rPr>
          <w:sz w:val="20"/>
        </w:rPr>
        <w:t xml:space="preserve"> </w:t>
      </w:r>
      <w:r w:rsidR="006D112B">
        <w:rPr>
          <w:sz w:val="20"/>
        </w:rPr>
        <w:t xml:space="preserve">value will be </w:t>
      </w:r>
      <w:r>
        <w:rPr>
          <w:sz w:val="20"/>
        </w:rPr>
        <w:t>into MDM</w:t>
      </w:r>
      <w:r w:rsidR="006D112B">
        <w:rPr>
          <w:sz w:val="20"/>
        </w:rPr>
        <w:t xml:space="preserve"> using recon job</w:t>
      </w:r>
      <w:r w:rsidR="00D76719">
        <w:rPr>
          <w:sz w:val="20"/>
        </w:rPr>
        <w:t>s</w:t>
      </w:r>
      <w:r>
        <w:rPr>
          <w:sz w:val="20"/>
        </w:rPr>
        <w:t>. Hence no data required from source system for the same.</w:t>
      </w:r>
    </w:p>
    <w:p w14:paraId="432A755F" w14:textId="77777777" w:rsidR="00C66529" w:rsidRDefault="00C66529" w:rsidP="00C66529">
      <w:pPr>
        <w:pStyle w:val="ListParagraph"/>
        <w:numPr>
          <w:ilvl w:val="0"/>
          <w:numId w:val="30"/>
        </w:numPr>
        <w:rPr>
          <w:sz w:val="20"/>
        </w:rPr>
      </w:pPr>
      <w:r>
        <w:rPr>
          <w:sz w:val="20"/>
        </w:rPr>
        <w:t xml:space="preserve">Assets will now be stored in MDM at party level and as well as at contract level from Release 4 and MDM would need an extract from PEGA and Ensura for the all the existing Party records </w:t>
      </w:r>
    </w:p>
    <w:p w14:paraId="4EE5A570" w14:textId="77777777" w:rsidR="00C66529" w:rsidRDefault="00C66529" w:rsidP="00C66529">
      <w:pPr>
        <w:pStyle w:val="ListParagraph"/>
        <w:numPr>
          <w:ilvl w:val="0"/>
          <w:numId w:val="30"/>
        </w:numPr>
        <w:rPr>
          <w:sz w:val="20"/>
        </w:rPr>
      </w:pPr>
      <w:r>
        <w:rPr>
          <w:sz w:val="20"/>
        </w:rPr>
        <w:t>Offers is a new Entity in MDM that is created to support the duplicate cover check. For this to work all the existing contract from PEGA/Ensura needs to have the offerid/Ensura product id to be mapped. Ensura product ID is already available with in MDM for this mapping. MDM would need an extract from PEGA to define the contract to Offer relation and then it will be used to find the link to the product mapping.</w:t>
      </w:r>
    </w:p>
    <w:p w14:paraId="5B08910D" w14:textId="77777777" w:rsidR="00C66529" w:rsidRDefault="00C66529" w:rsidP="00C66529"/>
    <w:p w14:paraId="72B197FB" w14:textId="5B38454D" w:rsidR="00C66529" w:rsidRPr="00B60316" w:rsidRDefault="00C66529" w:rsidP="00C66529">
      <w:pPr>
        <w:rPr>
          <w:sz w:val="20"/>
        </w:rPr>
      </w:pPr>
      <w:r w:rsidRPr="00B60316">
        <w:rPr>
          <w:sz w:val="20"/>
        </w:rPr>
        <w:t xml:space="preserve">Here is the summary of the </w:t>
      </w:r>
      <w:r w:rsidR="00D47F92" w:rsidRPr="00B60316">
        <w:rPr>
          <w:sz w:val="20"/>
        </w:rPr>
        <w:t xml:space="preserve">jobs developed </w:t>
      </w:r>
      <w:r w:rsidRPr="00B60316">
        <w:rPr>
          <w:sz w:val="20"/>
        </w:rPr>
        <w:t>t</w:t>
      </w:r>
      <w:r w:rsidR="00D47F92" w:rsidRPr="00B60316">
        <w:rPr>
          <w:sz w:val="20"/>
        </w:rPr>
        <w:t>hat</w:t>
      </w:r>
      <w:r w:rsidRPr="00B60316">
        <w:rPr>
          <w:sz w:val="20"/>
        </w:rPr>
        <w:t xml:space="preserve"> MDM would need for reconciliation</w:t>
      </w:r>
      <w:r w:rsidR="006D112B" w:rsidRPr="00B60316">
        <w:rPr>
          <w:sz w:val="20"/>
        </w:rPr>
        <w:t>.</w:t>
      </w:r>
    </w:p>
    <w:p w14:paraId="7E45341B" w14:textId="77777777" w:rsidR="00D76719" w:rsidRPr="00B60316" w:rsidRDefault="00D76719" w:rsidP="00C66529">
      <w:pPr>
        <w:rPr>
          <w:sz w:val="20"/>
        </w:rPr>
      </w:pPr>
    </w:p>
    <w:tbl>
      <w:tblPr>
        <w:tblpPr w:leftFromText="180" w:rightFromText="180" w:vertAnchor="text"/>
        <w:tblW w:w="9900" w:type="dxa"/>
        <w:tblLayout w:type="fixed"/>
        <w:tblCellMar>
          <w:left w:w="0" w:type="dxa"/>
          <w:right w:w="0" w:type="dxa"/>
        </w:tblCellMar>
        <w:tblLook w:val="04A0" w:firstRow="1" w:lastRow="0" w:firstColumn="1" w:lastColumn="0" w:noHBand="0" w:noVBand="1"/>
      </w:tblPr>
      <w:tblGrid>
        <w:gridCol w:w="710"/>
        <w:gridCol w:w="1980"/>
        <w:gridCol w:w="2620"/>
        <w:gridCol w:w="1250"/>
        <w:gridCol w:w="1540"/>
        <w:gridCol w:w="1620"/>
        <w:gridCol w:w="180"/>
      </w:tblGrid>
      <w:tr w:rsidR="007D09E1" w:rsidRPr="00B60316" w14:paraId="57B6B67E" w14:textId="77777777" w:rsidTr="007D09E1">
        <w:trPr>
          <w:trHeight w:val="300"/>
        </w:trPr>
        <w:tc>
          <w:tcPr>
            <w:tcW w:w="710" w:type="dxa"/>
            <w:tcBorders>
              <w:top w:val="single" w:sz="8" w:space="0" w:color="auto"/>
              <w:left w:val="single" w:sz="8" w:space="0" w:color="auto"/>
              <w:bottom w:val="single" w:sz="8" w:space="0" w:color="auto"/>
              <w:right w:val="single" w:sz="8" w:space="0" w:color="auto"/>
            </w:tcBorders>
            <w:shd w:val="clear" w:color="auto" w:fill="FFFFFF" w:themeFill="background1"/>
            <w:noWrap/>
            <w:tcMar>
              <w:top w:w="0" w:type="dxa"/>
              <w:left w:w="108" w:type="dxa"/>
              <w:bottom w:w="0" w:type="dxa"/>
              <w:right w:w="108" w:type="dxa"/>
            </w:tcMar>
            <w:vAlign w:val="bottom"/>
            <w:hideMark/>
          </w:tcPr>
          <w:p w14:paraId="75EF9858" w14:textId="006ACE32" w:rsidR="00D76719" w:rsidRPr="00B60316" w:rsidRDefault="00D76719" w:rsidP="00D76719">
            <w:pPr>
              <w:jc w:val="left"/>
              <w:rPr>
                <w:b/>
                <w:sz w:val="20"/>
              </w:rPr>
            </w:pPr>
            <w:r w:rsidRPr="00B60316">
              <w:rPr>
                <w:b/>
                <w:sz w:val="20"/>
              </w:rPr>
              <w:t>SNo</w:t>
            </w:r>
          </w:p>
        </w:tc>
        <w:tc>
          <w:tcPr>
            <w:tcW w:w="1980" w:type="dxa"/>
            <w:tcBorders>
              <w:top w:val="single" w:sz="8" w:space="0" w:color="auto"/>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3B4664D" w14:textId="77777777" w:rsidR="00D76719" w:rsidRPr="00B60316" w:rsidRDefault="00D76719" w:rsidP="00D76719">
            <w:pPr>
              <w:jc w:val="left"/>
              <w:rPr>
                <w:b/>
                <w:sz w:val="20"/>
              </w:rPr>
            </w:pPr>
            <w:r w:rsidRPr="00B60316">
              <w:rPr>
                <w:b/>
                <w:sz w:val="20"/>
              </w:rPr>
              <w:t>Job Name</w:t>
            </w:r>
          </w:p>
        </w:tc>
        <w:tc>
          <w:tcPr>
            <w:tcW w:w="2620" w:type="dxa"/>
            <w:tcBorders>
              <w:top w:val="single" w:sz="8" w:space="0" w:color="auto"/>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AC5550A" w14:textId="77777777" w:rsidR="00D76719" w:rsidRPr="00B60316" w:rsidRDefault="00D76719" w:rsidP="00D76719">
            <w:pPr>
              <w:jc w:val="left"/>
              <w:rPr>
                <w:b/>
                <w:sz w:val="20"/>
              </w:rPr>
            </w:pPr>
            <w:r w:rsidRPr="00B60316">
              <w:rPr>
                <w:b/>
                <w:sz w:val="20"/>
              </w:rPr>
              <w:t>Description</w:t>
            </w:r>
          </w:p>
        </w:tc>
        <w:tc>
          <w:tcPr>
            <w:tcW w:w="1250" w:type="dxa"/>
            <w:tcBorders>
              <w:top w:val="single" w:sz="8" w:space="0" w:color="auto"/>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F5C3BE5" w14:textId="77777777" w:rsidR="00D76719" w:rsidRPr="00B60316" w:rsidRDefault="00D76719" w:rsidP="00D76719">
            <w:pPr>
              <w:jc w:val="left"/>
              <w:rPr>
                <w:b/>
                <w:sz w:val="20"/>
              </w:rPr>
            </w:pPr>
            <w:r w:rsidRPr="00B60316">
              <w:rPr>
                <w:b/>
                <w:sz w:val="20"/>
              </w:rPr>
              <w:t>Source</w:t>
            </w:r>
          </w:p>
        </w:tc>
        <w:tc>
          <w:tcPr>
            <w:tcW w:w="1540" w:type="dxa"/>
            <w:tcBorders>
              <w:top w:val="single" w:sz="8" w:space="0" w:color="auto"/>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072A32C" w14:textId="77777777" w:rsidR="00D76719" w:rsidRPr="00B60316" w:rsidRDefault="00D76719" w:rsidP="00D76719">
            <w:pPr>
              <w:jc w:val="left"/>
              <w:rPr>
                <w:b/>
                <w:sz w:val="20"/>
              </w:rPr>
            </w:pPr>
            <w:r w:rsidRPr="00B60316">
              <w:rPr>
                <w:b/>
                <w:sz w:val="20"/>
              </w:rPr>
              <w:t>Target</w:t>
            </w:r>
          </w:p>
        </w:tc>
        <w:tc>
          <w:tcPr>
            <w:tcW w:w="1620" w:type="dxa"/>
            <w:tcBorders>
              <w:top w:val="single" w:sz="8" w:space="0" w:color="auto"/>
              <w:left w:val="nil"/>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8EAA6CD" w14:textId="58C17340" w:rsidR="00D76719" w:rsidRPr="00B60316" w:rsidRDefault="00D76719" w:rsidP="00D76719">
            <w:pPr>
              <w:jc w:val="left"/>
              <w:rPr>
                <w:b/>
                <w:sz w:val="20"/>
              </w:rPr>
            </w:pPr>
            <w:r w:rsidRPr="00B60316">
              <w:rPr>
                <w:b/>
                <w:sz w:val="20"/>
              </w:rPr>
              <w:t>Prerequisites</w:t>
            </w:r>
          </w:p>
        </w:tc>
        <w:tc>
          <w:tcPr>
            <w:tcW w:w="180" w:type="dxa"/>
            <w:vAlign w:val="center"/>
            <w:hideMark/>
          </w:tcPr>
          <w:p w14:paraId="3D0DDBD1" w14:textId="77777777" w:rsidR="00D76719" w:rsidRPr="00B60316" w:rsidRDefault="00D76719" w:rsidP="00D76719">
            <w:pPr>
              <w:rPr>
                <w:b/>
                <w:bCs w:val="0"/>
                <w:color w:val="000000"/>
                <w:sz w:val="20"/>
              </w:rPr>
            </w:pPr>
          </w:p>
        </w:tc>
      </w:tr>
      <w:tr w:rsidR="00D76719" w:rsidRPr="00B60316" w14:paraId="03006F38" w14:textId="77777777" w:rsidTr="007D09E1">
        <w:trPr>
          <w:trHeight w:val="900"/>
        </w:trPr>
        <w:tc>
          <w:tcPr>
            <w:tcW w:w="71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783EA40" w14:textId="77777777" w:rsidR="00D76719" w:rsidRPr="00B60316" w:rsidRDefault="00D76719" w:rsidP="00D76719">
            <w:pPr>
              <w:jc w:val="right"/>
              <w:rPr>
                <w:rFonts w:eastAsiaTheme="minorHAnsi"/>
                <w:color w:val="000000"/>
                <w:sz w:val="20"/>
              </w:rPr>
            </w:pPr>
            <w:r w:rsidRPr="00B60316">
              <w:rPr>
                <w:color w:val="000000"/>
                <w:sz w:val="20"/>
              </w:rPr>
              <w:t>1</w:t>
            </w:r>
          </w:p>
        </w:tc>
        <w:tc>
          <w:tcPr>
            <w:tcW w:w="19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ABE50FF" w14:textId="77777777" w:rsidR="00D76719" w:rsidRPr="00B60316" w:rsidRDefault="00D76719" w:rsidP="00D76719">
            <w:pPr>
              <w:jc w:val="left"/>
              <w:rPr>
                <w:sz w:val="20"/>
              </w:rPr>
            </w:pPr>
            <w:r w:rsidRPr="00B60316">
              <w:rPr>
                <w:sz w:val="20"/>
              </w:rPr>
              <w:t>Job_Ensura_One_Off_AddressContractLink_Reconciliation</w:t>
            </w:r>
          </w:p>
        </w:tc>
        <w:tc>
          <w:tcPr>
            <w:tcW w:w="262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23625DF" w14:textId="77777777" w:rsidR="00D76719" w:rsidRPr="00B60316" w:rsidRDefault="00D76719" w:rsidP="00D76719">
            <w:pPr>
              <w:jc w:val="left"/>
              <w:rPr>
                <w:sz w:val="20"/>
              </w:rPr>
            </w:pPr>
            <w:r w:rsidRPr="00B60316">
              <w:rPr>
                <w:sz w:val="20"/>
              </w:rPr>
              <w:t>This Job links the addresses with the existing contracts which are loaded as part of earlier releases.</w:t>
            </w:r>
          </w:p>
        </w:tc>
        <w:tc>
          <w:tcPr>
            <w:tcW w:w="125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257B0AE" w14:textId="18DE1877" w:rsidR="00D76719" w:rsidRPr="00B60316" w:rsidRDefault="00D76719" w:rsidP="00D76719">
            <w:pPr>
              <w:jc w:val="left"/>
              <w:rPr>
                <w:sz w:val="20"/>
              </w:rPr>
            </w:pPr>
            <w:r w:rsidRPr="00B60316">
              <w:rPr>
                <w:sz w:val="20"/>
              </w:rPr>
              <w:t>Custom Query to retrieve the MDMAddressID.</w:t>
            </w:r>
          </w:p>
        </w:tc>
        <w:tc>
          <w:tcPr>
            <w:tcW w:w="154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921E6CA" w14:textId="36459610" w:rsidR="00D76719" w:rsidRPr="00B60316" w:rsidRDefault="00D76719" w:rsidP="00D76719">
            <w:pPr>
              <w:jc w:val="left"/>
              <w:rPr>
                <w:sz w:val="20"/>
              </w:rPr>
            </w:pPr>
            <w:r w:rsidRPr="00B60316">
              <w:rPr>
                <w:sz w:val="20"/>
              </w:rPr>
              <w:t>Contract Reference(Update Only for Ensura Records)</w:t>
            </w:r>
          </w:p>
        </w:tc>
        <w:tc>
          <w:tcPr>
            <w:tcW w:w="162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49FBC96" w14:textId="77777777" w:rsidR="00D76719" w:rsidRPr="00B60316" w:rsidRDefault="00D76719" w:rsidP="00D76719">
            <w:pPr>
              <w:jc w:val="left"/>
              <w:rPr>
                <w:sz w:val="20"/>
              </w:rPr>
            </w:pPr>
            <w:r w:rsidRPr="00B60316">
              <w:rPr>
                <w:sz w:val="20"/>
              </w:rPr>
              <w:t>This Job should run only after MDM R4 Go-Live</w:t>
            </w:r>
          </w:p>
        </w:tc>
        <w:tc>
          <w:tcPr>
            <w:tcW w:w="180" w:type="dxa"/>
            <w:vAlign w:val="center"/>
            <w:hideMark/>
          </w:tcPr>
          <w:p w14:paraId="7F127ADD" w14:textId="77777777" w:rsidR="00D76719" w:rsidRPr="00B60316" w:rsidRDefault="00D76719" w:rsidP="00D76719">
            <w:pPr>
              <w:rPr>
                <w:color w:val="000000"/>
                <w:sz w:val="20"/>
              </w:rPr>
            </w:pPr>
          </w:p>
        </w:tc>
      </w:tr>
      <w:tr w:rsidR="00D76719" w:rsidRPr="00B60316" w14:paraId="3C929ECD" w14:textId="77777777" w:rsidTr="007D09E1">
        <w:trPr>
          <w:trHeight w:val="300"/>
        </w:trPr>
        <w:tc>
          <w:tcPr>
            <w:tcW w:w="710" w:type="dxa"/>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2B75F6E" w14:textId="77777777" w:rsidR="00D76719" w:rsidRPr="00B60316" w:rsidRDefault="00D76719" w:rsidP="00D76719">
            <w:pPr>
              <w:jc w:val="right"/>
              <w:rPr>
                <w:rFonts w:eastAsiaTheme="minorHAnsi"/>
                <w:color w:val="000000"/>
                <w:sz w:val="20"/>
              </w:rPr>
            </w:pPr>
            <w:r w:rsidRPr="00B60316">
              <w:rPr>
                <w:color w:val="000000"/>
                <w:sz w:val="20"/>
              </w:rPr>
              <w:t>2</w:t>
            </w:r>
          </w:p>
        </w:tc>
        <w:tc>
          <w:tcPr>
            <w:tcW w:w="1980" w:type="dxa"/>
            <w:vMerge w:val="restart"/>
            <w:tcBorders>
              <w:top w:val="nil"/>
              <w:left w:val="nil"/>
              <w:bottom w:val="single" w:sz="8" w:space="0" w:color="000000"/>
              <w:right w:val="single" w:sz="8" w:space="0" w:color="auto"/>
            </w:tcBorders>
            <w:tcMar>
              <w:top w:w="0" w:type="dxa"/>
              <w:left w:w="108" w:type="dxa"/>
              <w:bottom w:w="0" w:type="dxa"/>
              <w:right w:w="108" w:type="dxa"/>
            </w:tcMar>
            <w:vAlign w:val="center"/>
            <w:hideMark/>
          </w:tcPr>
          <w:p w14:paraId="0FD4DFA0" w14:textId="77777777" w:rsidR="00D76719" w:rsidRPr="00B60316" w:rsidRDefault="00D76719" w:rsidP="00D76719">
            <w:pPr>
              <w:jc w:val="left"/>
              <w:rPr>
                <w:sz w:val="20"/>
              </w:rPr>
            </w:pPr>
            <w:r w:rsidRPr="00B60316">
              <w:rPr>
                <w:sz w:val="20"/>
              </w:rPr>
              <w:t>Job_Ensura_One_Off_AssetContractLink_Reconciliation</w:t>
            </w:r>
          </w:p>
        </w:tc>
        <w:tc>
          <w:tcPr>
            <w:tcW w:w="2620" w:type="dxa"/>
            <w:vMerge w:val="restart"/>
            <w:tcBorders>
              <w:top w:val="nil"/>
              <w:left w:val="nil"/>
              <w:bottom w:val="single" w:sz="8" w:space="0" w:color="000000"/>
              <w:right w:val="single" w:sz="8" w:space="0" w:color="auto"/>
            </w:tcBorders>
            <w:tcMar>
              <w:top w:w="0" w:type="dxa"/>
              <w:left w:w="108" w:type="dxa"/>
              <w:bottom w:w="0" w:type="dxa"/>
              <w:right w:w="108" w:type="dxa"/>
            </w:tcMar>
            <w:vAlign w:val="center"/>
            <w:hideMark/>
          </w:tcPr>
          <w:p w14:paraId="7493AD60" w14:textId="77777777" w:rsidR="00D76719" w:rsidRPr="00B60316" w:rsidRDefault="00D76719" w:rsidP="00D76719">
            <w:pPr>
              <w:jc w:val="left"/>
              <w:rPr>
                <w:sz w:val="20"/>
              </w:rPr>
            </w:pPr>
            <w:r w:rsidRPr="00B60316">
              <w:rPr>
                <w:sz w:val="20"/>
              </w:rPr>
              <w:t xml:space="preserve">1. This Job loads the data into AssetAttributeReference table. </w:t>
            </w:r>
            <w:r w:rsidRPr="00B60316">
              <w:rPr>
                <w:sz w:val="20"/>
              </w:rPr>
              <w:br/>
              <w:t>2.  Assets Party and Contract Linking.</w:t>
            </w:r>
          </w:p>
        </w:tc>
        <w:tc>
          <w:tcPr>
            <w:tcW w:w="1250" w:type="dxa"/>
            <w:vMerge w:val="restart"/>
            <w:tcBorders>
              <w:top w:val="nil"/>
              <w:left w:val="nil"/>
              <w:bottom w:val="single" w:sz="8" w:space="0" w:color="000000"/>
              <w:right w:val="single" w:sz="8" w:space="0" w:color="auto"/>
            </w:tcBorders>
            <w:tcMar>
              <w:top w:w="0" w:type="dxa"/>
              <w:left w:w="108" w:type="dxa"/>
              <w:bottom w:w="0" w:type="dxa"/>
              <w:right w:w="108" w:type="dxa"/>
            </w:tcMar>
            <w:vAlign w:val="center"/>
            <w:hideMark/>
          </w:tcPr>
          <w:p w14:paraId="606F3B2D" w14:textId="1C39862C" w:rsidR="00D76719" w:rsidRPr="00B60316" w:rsidRDefault="00D76719" w:rsidP="00D76719">
            <w:pPr>
              <w:jc w:val="left"/>
              <w:rPr>
                <w:sz w:val="20"/>
              </w:rPr>
            </w:pPr>
            <w:r w:rsidRPr="00B60316">
              <w:rPr>
                <w:sz w:val="20"/>
              </w:rPr>
              <w:t>Flat file (AssetAttribute) from Ensura.</w:t>
            </w:r>
          </w:p>
        </w:tc>
        <w:tc>
          <w:tcPr>
            <w:tcW w:w="1540" w:type="dxa"/>
            <w:vMerge w:val="restart"/>
            <w:tcBorders>
              <w:top w:val="nil"/>
              <w:left w:val="nil"/>
              <w:bottom w:val="single" w:sz="8" w:space="0" w:color="000000"/>
              <w:right w:val="single" w:sz="8" w:space="0" w:color="auto"/>
            </w:tcBorders>
            <w:tcMar>
              <w:top w:w="0" w:type="dxa"/>
              <w:left w:w="108" w:type="dxa"/>
              <w:bottom w:w="0" w:type="dxa"/>
              <w:right w:w="108" w:type="dxa"/>
            </w:tcMar>
            <w:vAlign w:val="center"/>
            <w:hideMark/>
          </w:tcPr>
          <w:p w14:paraId="263E1E91" w14:textId="1A9662E5" w:rsidR="00D76719" w:rsidRPr="00B60316" w:rsidRDefault="00D76719" w:rsidP="00D76719">
            <w:pPr>
              <w:jc w:val="left"/>
              <w:rPr>
                <w:sz w:val="20"/>
              </w:rPr>
            </w:pPr>
            <w:r w:rsidRPr="00B60316">
              <w:rPr>
                <w:sz w:val="20"/>
              </w:rPr>
              <w:t xml:space="preserve">1. AssetAttributeReference (Insert Only) </w:t>
            </w:r>
            <w:r w:rsidRPr="00B60316">
              <w:rPr>
                <w:sz w:val="20"/>
              </w:rPr>
              <w:br/>
              <w:t>2. PartyAssetContractRef (Insert Only).</w:t>
            </w:r>
          </w:p>
        </w:tc>
        <w:tc>
          <w:tcPr>
            <w:tcW w:w="1620" w:type="dxa"/>
            <w:vMerge w:val="restart"/>
            <w:tcBorders>
              <w:top w:val="nil"/>
              <w:left w:val="nil"/>
              <w:bottom w:val="single" w:sz="8" w:space="0" w:color="000000"/>
              <w:right w:val="single" w:sz="8" w:space="0" w:color="auto"/>
            </w:tcBorders>
            <w:tcMar>
              <w:top w:w="0" w:type="dxa"/>
              <w:left w:w="108" w:type="dxa"/>
              <w:bottom w:w="0" w:type="dxa"/>
              <w:right w:w="108" w:type="dxa"/>
            </w:tcMar>
            <w:vAlign w:val="center"/>
            <w:hideMark/>
          </w:tcPr>
          <w:p w14:paraId="382765C3" w14:textId="77777777" w:rsidR="00D76719" w:rsidRPr="00B60316" w:rsidRDefault="00D76719" w:rsidP="00D76719">
            <w:pPr>
              <w:jc w:val="left"/>
              <w:rPr>
                <w:sz w:val="20"/>
              </w:rPr>
            </w:pPr>
            <w:r w:rsidRPr="00B60316">
              <w:rPr>
                <w:sz w:val="20"/>
              </w:rPr>
              <w:t>This Job should run after successful execution of Job1</w:t>
            </w:r>
          </w:p>
        </w:tc>
        <w:tc>
          <w:tcPr>
            <w:tcW w:w="180" w:type="dxa"/>
            <w:vAlign w:val="center"/>
            <w:hideMark/>
          </w:tcPr>
          <w:p w14:paraId="5A77AF72" w14:textId="77777777" w:rsidR="00D76719" w:rsidRPr="00B60316" w:rsidRDefault="00D76719" w:rsidP="00D76719">
            <w:pPr>
              <w:rPr>
                <w:color w:val="000000"/>
                <w:sz w:val="20"/>
              </w:rPr>
            </w:pPr>
          </w:p>
        </w:tc>
      </w:tr>
      <w:tr w:rsidR="00D76719" w:rsidRPr="00B60316" w14:paraId="0DF08848" w14:textId="77777777" w:rsidTr="007D09E1">
        <w:trPr>
          <w:trHeight w:val="1035"/>
        </w:trPr>
        <w:tc>
          <w:tcPr>
            <w:tcW w:w="710" w:type="dxa"/>
            <w:vMerge/>
            <w:tcBorders>
              <w:top w:val="nil"/>
              <w:left w:val="single" w:sz="8" w:space="0" w:color="auto"/>
              <w:bottom w:val="single" w:sz="8" w:space="0" w:color="000000"/>
              <w:right w:val="single" w:sz="8" w:space="0" w:color="auto"/>
            </w:tcBorders>
            <w:vAlign w:val="center"/>
            <w:hideMark/>
          </w:tcPr>
          <w:p w14:paraId="5FE2F803" w14:textId="77777777" w:rsidR="00D76719" w:rsidRPr="00B60316" w:rsidRDefault="00D76719" w:rsidP="00D76719">
            <w:pPr>
              <w:rPr>
                <w:rFonts w:eastAsiaTheme="minorHAnsi"/>
                <w:color w:val="000000"/>
                <w:sz w:val="20"/>
              </w:rPr>
            </w:pPr>
          </w:p>
        </w:tc>
        <w:tc>
          <w:tcPr>
            <w:tcW w:w="1980" w:type="dxa"/>
            <w:vMerge/>
            <w:tcBorders>
              <w:top w:val="nil"/>
              <w:left w:val="nil"/>
              <w:bottom w:val="single" w:sz="8" w:space="0" w:color="000000"/>
              <w:right w:val="single" w:sz="8" w:space="0" w:color="auto"/>
            </w:tcBorders>
            <w:vAlign w:val="center"/>
            <w:hideMark/>
          </w:tcPr>
          <w:p w14:paraId="21516741" w14:textId="77777777" w:rsidR="00D76719" w:rsidRPr="00B60316" w:rsidRDefault="00D76719" w:rsidP="00D76719">
            <w:pPr>
              <w:jc w:val="left"/>
              <w:rPr>
                <w:sz w:val="20"/>
              </w:rPr>
            </w:pPr>
          </w:p>
        </w:tc>
        <w:tc>
          <w:tcPr>
            <w:tcW w:w="2620" w:type="dxa"/>
            <w:vMerge/>
            <w:tcBorders>
              <w:top w:val="nil"/>
              <w:left w:val="nil"/>
              <w:bottom w:val="single" w:sz="8" w:space="0" w:color="000000"/>
              <w:right w:val="single" w:sz="8" w:space="0" w:color="auto"/>
            </w:tcBorders>
            <w:vAlign w:val="center"/>
            <w:hideMark/>
          </w:tcPr>
          <w:p w14:paraId="4AF2EC20" w14:textId="77777777" w:rsidR="00D76719" w:rsidRPr="00B60316" w:rsidRDefault="00D76719" w:rsidP="00D76719">
            <w:pPr>
              <w:jc w:val="left"/>
              <w:rPr>
                <w:sz w:val="20"/>
              </w:rPr>
            </w:pPr>
          </w:p>
        </w:tc>
        <w:tc>
          <w:tcPr>
            <w:tcW w:w="1250" w:type="dxa"/>
            <w:vMerge/>
            <w:tcBorders>
              <w:top w:val="nil"/>
              <w:left w:val="nil"/>
              <w:bottom w:val="single" w:sz="8" w:space="0" w:color="000000"/>
              <w:right w:val="single" w:sz="8" w:space="0" w:color="auto"/>
            </w:tcBorders>
            <w:vAlign w:val="center"/>
            <w:hideMark/>
          </w:tcPr>
          <w:p w14:paraId="6459545A" w14:textId="77777777" w:rsidR="00D76719" w:rsidRPr="00B60316" w:rsidRDefault="00D76719" w:rsidP="00D76719">
            <w:pPr>
              <w:jc w:val="left"/>
              <w:rPr>
                <w:sz w:val="20"/>
              </w:rPr>
            </w:pPr>
          </w:p>
        </w:tc>
        <w:tc>
          <w:tcPr>
            <w:tcW w:w="1540" w:type="dxa"/>
            <w:vMerge/>
            <w:tcBorders>
              <w:top w:val="nil"/>
              <w:left w:val="nil"/>
              <w:bottom w:val="single" w:sz="8" w:space="0" w:color="000000"/>
              <w:right w:val="single" w:sz="8" w:space="0" w:color="auto"/>
            </w:tcBorders>
            <w:vAlign w:val="center"/>
            <w:hideMark/>
          </w:tcPr>
          <w:p w14:paraId="5205DA89" w14:textId="77777777" w:rsidR="00D76719" w:rsidRPr="00B60316" w:rsidRDefault="00D76719" w:rsidP="00D76719">
            <w:pPr>
              <w:jc w:val="left"/>
              <w:rPr>
                <w:sz w:val="20"/>
              </w:rPr>
            </w:pPr>
          </w:p>
        </w:tc>
        <w:tc>
          <w:tcPr>
            <w:tcW w:w="1620" w:type="dxa"/>
            <w:vMerge/>
            <w:tcBorders>
              <w:top w:val="nil"/>
              <w:left w:val="nil"/>
              <w:bottom w:val="single" w:sz="8" w:space="0" w:color="000000"/>
              <w:right w:val="single" w:sz="8" w:space="0" w:color="auto"/>
            </w:tcBorders>
            <w:vAlign w:val="center"/>
            <w:hideMark/>
          </w:tcPr>
          <w:p w14:paraId="459D8B71" w14:textId="77777777" w:rsidR="00D76719" w:rsidRPr="00B60316" w:rsidRDefault="00D76719" w:rsidP="00D76719">
            <w:pPr>
              <w:jc w:val="left"/>
              <w:rPr>
                <w:sz w:val="20"/>
              </w:rPr>
            </w:pPr>
          </w:p>
        </w:tc>
        <w:tc>
          <w:tcPr>
            <w:tcW w:w="180" w:type="dxa"/>
            <w:vAlign w:val="center"/>
            <w:hideMark/>
          </w:tcPr>
          <w:p w14:paraId="47FB4771" w14:textId="77777777" w:rsidR="00D76719" w:rsidRPr="00B60316" w:rsidRDefault="00D76719" w:rsidP="00D76719">
            <w:pPr>
              <w:rPr>
                <w:sz w:val="20"/>
              </w:rPr>
            </w:pPr>
          </w:p>
        </w:tc>
      </w:tr>
      <w:tr w:rsidR="00D76719" w:rsidRPr="00B60316" w14:paraId="7BC5DBAB" w14:textId="77777777" w:rsidTr="007D09E1">
        <w:trPr>
          <w:trHeight w:val="600"/>
        </w:trPr>
        <w:tc>
          <w:tcPr>
            <w:tcW w:w="71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FA8D78B" w14:textId="77777777" w:rsidR="00D76719" w:rsidRPr="00B60316" w:rsidRDefault="00D76719" w:rsidP="00D76719">
            <w:pPr>
              <w:jc w:val="right"/>
              <w:rPr>
                <w:rFonts w:eastAsiaTheme="minorHAnsi"/>
                <w:color w:val="000000"/>
                <w:sz w:val="20"/>
              </w:rPr>
            </w:pPr>
            <w:r w:rsidRPr="00B60316">
              <w:rPr>
                <w:color w:val="000000"/>
                <w:sz w:val="20"/>
              </w:rPr>
              <w:t>3</w:t>
            </w:r>
          </w:p>
        </w:tc>
        <w:tc>
          <w:tcPr>
            <w:tcW w:w="19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B61E1D6" w14:textId="77777777" w:rsidR="00D76719" w:rsidRPr="00B60316" w:rsidRDefault="00D76719" w:rsidP="00D76719">
            <w:pPr>
              <w:jc w:val="left"/>
              <w:rPr>
                <w:sz w:val="20"/>
              </w:rPr>
            </w:pPr>
            <w:r w:rsidRPr="00B60316">
              <w:rPr>
                <w:sz w:val="20"/>
              </w:rPr>
              <w:t>Job_Ensura_One_Off_OfferContractLink_Part1_Reconciliation</w:t>
            </w:r>
          </w:p>
        </w:tc>
        <w:tc>
          <w:tcPr>
            <w:tcW w:w="262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521AFA0" w14:textId="5CA48608" w:rsidR="00D76719" w:rsidRPr="00B60316" w:rsidRDefault="00D76719" w:rsidP="00D76719">
            <w:pPr>
              <w:jc w:val="left"/>
              <w:rPr>
                <w:sz w:val="20"/>
              </w:rPr>
            </w:pPr>
            <w:r w:rsidRPr="00B60316">
              <w:rPr>
                <w:sz w:val="20"/>
              </w:rPr>
              <w:t>This job loads the Production Code (Offers) data from DAA_Ensura_Policy table.</w:t>
            </w:r>
          </w:p>
        </w:tc>
        <w:tc>
          <w:tcPr>
            <w:tcW w:w="125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85B61B9" w14:textId="77777777" w:rsidR="00D76719" w:rsidRPr="00B60316" w:rsidRDefault="00D76719" w:rsidP="00D76719">
            <w:pPr>
              <w:jc w:val="left"/>
              <w:rPr>
                <w:sz w:val="20"/>
              </w:rPr>
            </w:pPr>
            <w:r w:rsidRPr="00B60316">
              <w:rPr>
                <w:sz w:val="20"/>
              </w:rPr>
              <w:t>DAA_Ensura_Policy table.</w:t>
            </w:r>
          </w:p>
        </w:tc>
        <w:tc>
          <w:tcPr>
            <w:tcW w:w="154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4C0AC76" w14:textId="3EDC7AD9" w:rsidR="00D76719" w:rsidRPr="00B60316" w:rsidRDefault="00D76719" w:rsidP="00D76719">
            <w:pPr>
              <w:jc w:val="left"/>
              <w:rPr>
                <w:sz w:val="20"/>
              </w:rPr>
            </w:pPr>
            <w:r w:rsidRPr="00B60316">
              <w:rPr>
                <w:sz w:val="20"/>
              </w:rPr>
              <w:t>Offer (Insert Only).</w:t>
            </w:r>
          </w:p>
        </w:tc>
        <w:tc>
          <w:tcPr>
            <w:tcW w:w="162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EA4CB75" w14:textId="77777777" w:rsidR="00D76719" w:rsidRPr="00B60316" w:rsidRDefault="00D76719" w:rsidP="00D76719">
            <w:pPr>
              <w:jc w:val="left"/>
              <w:rPr>
                <w:sz w:val="20"/>
              </w:rPr>
            </w:pPr>
            <w:r w:rsidRPr="00B60316">
              <w:rPr>
                <w:sz w:val="20"/>
              </w:rPr>
              <w:t>Independent Job</w:t>
            </w:r>
          </w:p>
        </w:tc>
        <w:tc>
          <w:tcPr>
            <w:tcW w:w="180" w:type="dxa"/>
            <w:vAlign w:val="center"/>
            <w:hideMark/>
          </w:tcPr>
          <w:p w14:paraId="431E483B" w14:textId="77777777" w:rsidR="00D76719" w:rsidRPr="00B60316" w:rsidRDefault="00D76719" w:rsidP="00D76719">
            <w:pPr>
              <w:rPr>
                <w:color w:val="000000"/>
                <w:sz w:val="20"/>
              </w:rPr>
            </w:pPr>
          </w:p>
        </w:tc>
      </w:tr>
      <w:tr w:rsidR="00D76719" w:rsidRPr="00B60316" w14:paraId="024DF633" w14:textId="77777777" w:rsidTr="007D09E1">
        <w:trPr>
          <w:trHeight w:val="900"/>
        </w:trPr>
        <w:tc>
          <w:tcPr>
            <w:tcW w:w="71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0891FF6" w14:textId="77777777" w:rsidR="00D76719" w:rsidRPr="00B60316" w:rsidRDefault="00D76719" w:rsidP="00D76719">
            <w:pPr>
              <w:jc w:val="right"/>
              <w:rPr>
                <w:rFonts w:eastAsiaTheme="minorHAnsi"/>
                <w:color w:val="000000"/>
                <w:sz w:val="20"/>
              </w:rPr>
            </w:pPr>
            <w:r w:rsidRPr="00B60316">
              <w:rPr>
                <w:color w:val="000000"/>
                <w:sz w:val="20"/>
              </w:rPr>
              <w:t>4</w:t>
            </w:r>
          </w:p>
        </w:tc>
        <w:tc>
          <w:tcPr>
            <w:tcW w:w="19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79C0F7C" w14:textId="77777777" w:rsidR="00D76719" w:rsidRPr="00B60316" w:rsidRDefault="00D76719" w:rsidP="00D76719">
            <w:pPr>
              <w:jc w:val="left"/>
              <w:rPr>
                <w:sz w:val="20"/>
              </w:rPr>
            </w:pPr>
            <w:r w:rsidRPr="00B60316">
              <w:rPr>
                <w:sz w:val="20"/>
              </w:rPr>
              <w:t>Job_Ensura_One_Off_OfferContractLink_Part2_Reconciliation</w:t>
            </w:r>
          </w:p>
        </w:tc>
        <w:tc>
          <w:tcPr>
            <w:tcW w:w="262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90AF046" w14:textId="77777777" w:rsidR="00D76719" w:rsidRPr="00B60316" w:rsidRDefault="00D76719" w:rsidP="00D76719">
            <w:pPr>
              <w:jc w:val="left"/>
              <w:rPr>
                <w:sz w:val="20"/>
              </w:rPr>
            </w:pPr>
            <w:r w:rsidRPr="00B60316">
              <w:rPr>
                <w:sz w:val="20"/>
              </w:rPr>
              <w:t>This job links the offers with the existing contracts which are loaded as part of previous releases.</w:t>
            </w:r>
          </w:p>
        </w:tc>
        <w:tc>
          <w:tcPr>
            <w:tcW w:w="125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3B07A4E" w14:textId="77777777" w:rsidR="00D76719" w:rsidRPr="00B60316" w:rsidRDefault="00D76719" w:rsidP="00D76719">
            <w:pPr>
              <w:jc w:val="left"/>
              <w:rPr>
                <w:sz w:val="20"/>
              </w:rPr>
            </w:pPr>
            <w:r w:rsidRPr="00B60316">
              <w:rPr>
                <w:sz w:val="20"/>
              </w:rPr>
              <w:t>DAA_Ensura_Policy table.</w:t>
            </w:r>
          </w:p>
        </w:tc>
        <w:tc>
          <w:tcPr>
            <w:tcW w:w="154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450EA1D" w14:textId="727CEC2A" w:rsidR="00D76719" w:rsidRPr="00B60316" w:rsidRDefault="00D76719" w:rsidP="00D76719">
            <w:pPr>
              <w:jc w:val="left"/>
              <w:rPr>
                <w:sz w:val="20"/>
              </w:rPr>
            </w:pPr>
            <w:r w:rsidRPr="00B60316">
              <w:rPr>
                <w:sz w:val="20"/>
              </w:rPr>
              <w:t>Contract Reference (Update Only for Ensura Records)</w:t>
            </w:r>
          </w:p>
        </w:tc>
        <w:tc>
          <w:tcPr>
            <w:tcW w:w="162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F3223F8" w14:textId="77777777" w:rsidR="00D76719" w:rsidRPr="00B60316" w:rsidRDefault="00D76719" w:rsidP="00D76719">
            <w:pPr>
              <w:jc w:val="left"/>
              <w:rPr>
                <w:sz w:val="20"/>
              </w:rPr>
            </w:pPr>
            <w:r w:rsidRPr="00B60316">
              <w:rPr>
                <w:sz w:val="20"/>
              </w:rPr>
              <w:t>This Job should run after successful execution of Job3, Job1</w:t>
            </w:r>
          </w:p>
        </w:tc>
        <w:tc>
          <w:tcPr>
            <w:tcW w:w="180" w:type="dxa"/>
            <w:vAlign w:val="center"/>
            <w:hideMark/>
          </w:tcPr>
          <w:p w14:paraId="619A94DE" w14:textId="77777777" w:rsidR="00D76719" w:rsidRPr="00B60316" w:rsidRDefault="00D76719" w:rsidP="00D76719">
            <w:pPr>
              <w:rPr>
                <w:color w:val="000000"/>
                <w:sz w:val="20"/>
              </w:rPr>
            </w:pPr>
          </w:p>
        </w:tc>
      </w:tr>
      <w:tr w:rsidR="00D76719" w:rsidRPr="00B60316" w14:paraId="0720C4E4" w14:textId="77777777" w:rsidTr="007D09E1">
        <w:trPr>
          <w:trHeight w:val="300"/>
        </w:trPr>
        <w:tc>
          <w:tcPr>
            <w:tcW w:w="710" w:type="dxa"/>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03EAA513" w14:textId="77777777" w:rsidR="00D76719" w:rsidRPr="00B60316" w:rsidRDefault="00D76719" w:rsidP="00D76719">
            <w:pPr>
              <w:jc w:val="right"/>
              <w:rPr>
                <w:rFonts w:eastAsiaTheme="minorHAnsi"/>
                <w:color w:val="000000"/>
                <w:sz w:val="20"/>
              </w:rPr>
            </w:pPr>
            <w:r w:rsidRPr="00B60316">
              <w:rPr>
                <w:color w:val="000000"/>
                <w:sz w:val="20"/>
              </w:rPr>
              <w:t>5</w:t>
            </w:r>
          </w:p>
        </w:tc>
        <w:tc>
          <w:tcPr>
            <w:tcW w:w="198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5BCB7344" w14:textId="77777777" w:rsidR="00D76719" w:rsidRPr="00B60316" w:rsidRDefault="00D76719" w:rsidP="00D76719">
            <w:pPr>
              <w:jc w:val="left"/>
              <w:rPr>
                <w:sz w:val="20"/>
              </w:rPr>
            </w:pPr>
            <w:r w:rsidRPr="00B60316">
              <w:rPr>
                <w:sz w:val="20"/>
              </w:rPr>
              <w:t>Job_Pega_One_Off_ AddressContractLink_Reconciliation</w:t>
            </w:r>
          </w:p>
        </w:tc>
        <w:tc>
          <w:tcPr>
            <w:tcW w:w="262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2711CC5D" w14:textId="77777777" w:rsidR="00D76719" w:rsidRPr="00B60316" w:rsidRDefault="00D76719" w:rsidP="00D76719">
            <w:pPr>
              <w:jc w:val="left"/>
              <w:rPr>
                <w:sz w:val="20"/>
              </w:rPr>
            </w:pPr>
            <w:r w:rsidRPr="00B60316">
              <w:rPr>
                <w:sz w:val="20"/>
              </w:rPr>
              <w:t>This job links the addresses with the existing Pega Contracts.</w:t>
            </w:r>
          </w:p>
        </w:tc>
        <w:tc>
          <w:tcPr>
            <w:tcW w:w="125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0D9E014" w14:textId="77777777" w:rsidR="00D76719" w:rsidRPr="00B60316" w:rsidRDefault="00D76719" w:rsidP="00D76719">
            <w:pPr>
              <w:jc w:val="left"/>
              <w:rPr>
                <w:sz w:val="20"/>
              </w:rPr>
            </w:pPr>
            <w:r w:rsidRPr="00B60316">
              <w:rPr>
                <w:sz w:val="20"/>
              </w:rPr>
              <w:t>ContractsAddressLInk table in ODS.</w:t>
            </w:r>
          </w:p>
        </w:tc>
        <w:tc>
          <w:tcPr>
            <w:tcW w:w="154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7176465D" w14:textId="188AE3D3" w:rsidR="00D76719" w:rsidRPr="00B60316" w:rsidRDefault="00D76719" w:rsidP="00D76719">
            <w:pPr>
              <w:jc w:val="left"/>
              <w:rPr>
                <w:sz w:val="20"/>
              </w:rPr>
            </w:pPr>
            <w:r w:rsidRPr="00B60316">
              <w:rPr>
                <w:sz w:val="20"/>
              </w:rPr>
              <w:t xml:space="preserve">Contract Reference (Update Only </w:t>
            </w:r>
            <w:r w:rsidRPr="00B60316">
              <w:rPr>
                <w:sz w:val="20"/>
              </w:rPr>
              <w:lastRenderedPageBreak/>
              <w:t>for Pega Records).</w:t>
            </w:r>
          </w:p>
        </w:tc>
        <w:tc>
          <w:tcPr>
            <w:tcW w:w="162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61765B97" w14:textId="77777777" w:rsidR="00D76719" w:rsidRPr="00B60316" w:rsidRDefault="00D76719" w:rsidP="00D76719">
            <w:pPr>
              <w:jc w:val="left"/>
              <w:rPr>
                <w:sz w:val="20"/>
              </w:rPr>
            </w:pPr>
            <w:r w:rsidRPr="00B60316">
              <w:rPr>
                <w:sz w:val="20"/>
              </w:rPr>
              <w:lastRenderedPageBreak/>
              <w:t>This Job should run only after ODS R4 Go-Live.</w:t>
            </w:r>
          </w:p>
        </w:tc>
        <w:tc>
          <w:tcPr>
            <w:tcW w:w="180" w:type="dxa"/>
            <w:vAlign w:val="center"/>
            <w:hideMark/>
          </w:tcPr>
          <w:p w14:paraId="14A488CC" w14:textId="77777777" w:rsidR="00D76719" w:rsidRPr="00B60316" w:rsidRDefault="00D76719" w:rsidP="00D76719">
            <w:pPr>
              <w:rPr>
                <w:color w:val="000000"/>
                <w:sz w:val="20"/>
              </w:rPr>
            </w:pPr>
          </w:p>
        </w:tc>
      </w:tr>
      <w:tr w:rsidR="00D76719" w:rsidRPr="00BF7E9C" w14:paraId="1EB36221" w14:textId="77777777" w:rsidTr="007D09E1">
        <w:trPr>
          <w:trHeight w:val="600"/>
        </w:trPr>
        <w:tc>
          <w:tcPr>
            <w:tcW w:w="710" w:type="dxa"/>
            <w:vMerge/>
            <w:tcBorders>
              <w:top w:val="nil"/>
              <w:left w:val="single" w:sz="8" w:space="0" w:color="auto"/>
              <w:bottom w:val="single" w:sz="8" w:space="0" w:color="000000"/>
              <w:right w:val="single" w:sz="8" w:space="0" w:color="auto"/>
            </w:tcBorders>
            <w:vAlign w:val="center"/>
            <w:hideMark/>
          </w:tcPr>
          <w:p w14:paraId="0F2E1CF2" w14:textId="77777777" w:rsidR="00D76719" w:rsidRPr="00BF7E9C" w:rsidRDefault="00D76719" w:rsidP="00D76719">
            <w:pPr>
              <w:rPr>
                <w:rFonts w:eastAsiaTheme="minorHAnsi"/>
                <w:color w:val="000000"/>
                <w:sz w:val="20"/>
                <w:highlight w:val="yellow"/>
              </w:rPr>
            </w:pPr>
          </w:p>
        </w:tc>
        <w:tc>
          <w:tcPr>
            <w:tcW w:w="1980" w:type="dxa"/>
            <w:vMerge/>
            <w:tcBorders>
              <w:top w:val="nil"/>
              <w:left w:val="nil"/>
              <w:bottom w:val="single" w:sz="8" w:space="0" w:color="auto"/>
              <w:right w:val="single" w:sz="8" w:space="0" w:color="auto"/>
            </w:tcBorders>
            <w:vAlign w:val="center"/>
            <w:hideMark/>
          </w:tcPr>
          <w:p w14:paraId="771939A4" w14:textId="77777777" w:rsidR="00D76719" w:rsidRPr="00BF7E9C" w:rsidRDefault="00D76719" w:rsidP="00D76719">
            <w:pPr>
              <w:jc w:val="left"/>
              <w:rPr>
                <w:sz w:val="20"/>
                <w:highlight w:val="yellow"/>
              </w:rPr>
            </w:pPr>
          </w:p>
        </w:tc>
        <w:tc>
          <w:tcPr>
            <w:tcW w:w="2620" w:type="dxa"/>
            <w:vMerge/>
            <w:tcBorders>
              <w:top w:val="nil"/>
              <w:left w:val="nil"/>
              <w:bottom w:val="single" w:sz="8" w:space="0" w:color="auto"/>
              <w:right w:val="single" w:sz="8" w:space="0" w:color="auto"/>
            </w:tcBorders>
            <w:vAlign w:val="center"/>
            <w:hideMark/>
          </w:tcPr>
          <w:p w14:paraId="1DC53E98" w14:textId="77777777" w:rsidR="00D76719" w:rsidRPr="00BF7E9C" w:rsidRDefault="00D76719" w:rsidP="00D76719">
            <w:pPr>
              <w:jc w:val="left"/>
              <w:rPr>
                <w:sz w:val="20"/>
                <w:highlight w:val="yellow"/>
              </w:rPr>
            </w:pPr>
          </w:p>
        </w:tc>
        <w:tc>
          <w:tcPr>
            <w:tcW w:w="125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2FF03FE" w14:textId="77777777" w:rsidR="00D76719" w:rsidRPr="00B60316" w:rsidRDefault="00D76719" w:rsidP="00D76719">
            <w:pPr>
              <w:jc w:val="left"/>
              <w:rPr>
                <w:sz w:val="20"/>
              </w:rPr>
            </w:pPr>
            <w:r w:rsidRPr="00B60316">
              <w:rPr>
                <w:sz w:val="20"/>
              </w:rPr>
              <w:t>(Custom Query on this table to retrieve MDMAddressID from this table)</w:t>
            </w:r>
          </w:p>
        </w:tc>
        <w:tc>
          <w:tcPr>
            <w:tcW w:w="1540" w:type="dxa"/>
            <w:vMerge/>
            <w:tcBorders>
              <w:top w:val="nil"/>
              <w:left w:val="nil"/>
              <w:bottom w:val="single" w:sz="8" w:space="0" w:color="auto"/>
              <w:right w:val="single" w:sz="8" w:space="0" w:color="auto"/>
            </w:tcBorders>
            <w:vAlign w:val="center"/>
            <w:hideMark/>
          </w:tcPr>
          <w:p w14:paraId="7C48F8A4" w14:textId="77777777" w:rsidR="00D76719" w:rsidRPr="00B60316" w:rsidRDefault="00D76719" w:rsidP="00D76719">
            <w:pPr>
              <w:rPr>
                <w:sz w:val="20"/>
              </w:rPr>
            </w:pPr>
          </w:p>
        </w:tc>
        <w:tc>
          <w:tcPr>
            <w:tcW w:w="1620" w:type="dxa"/>
            <w:vMerge/>
            <w:tcBorders>
              <w:top w:val="nil"/>
              <w:left w:val="nil"/>
              <w:bottom w:val="single" w:sz="8" w:space="0" w:color="auto"/>
              <w:right w:val="single" w:sz="8" w:space="0" w:color="auto"/>
            </w:tcBorders>
            <w:vAlign w:val="center"/>
            <w:hideMark/>
          </w:tcPr>
          <w:p w14:paraId="1677B5D3" w14:textId="77777777" w:rsidR="00D76719" w:rsidRPr="00BF7E9C" w:rsidRDefault="00D76719" w:rsidP="00D76719">
            <w:pPr>
              <w:rPr>
                <w:sz w:val="20"/>
                <w:highlight w:val="yellow"/>
              </w:rPr>
            </w:pPr>
          </w:p>
        </w:tc>
        <w:tc>
          <w:tcPr>
            <w:tcW w:w="180" w:type="dxa"/>
            <w:vAlign w:val="center"/>
            <w:hideMark/>
          </w:tcPr>
          <w:p w14:paraId="09871814" w14:textId="77777777" w:rsidR="00D76719" w:rsidRPr="00BF7E9C" w:rsidRDefault="00D76719" w:rsidP="00D76719">
            <w:pPr>
              <w:rPr>
                <w:color w:val="000000"/>
                <w:sz w:val="20"/>
                <w:highlight w:val="yellow"/>
              </w:rPr>
            </w:pPr>
          </w:p>
        </w:tc>
      </w:tr>
      <w:tr w:rsidR="00D76719" w:rsidRPr="00B60316" w14:paraId="09B4F79A" w14:textId="77777777" w:rsidTr="007D09E1">
        <w:trPr>
          <w:trHeight w:val="300"/>
        </w:trPr>
        <w:tc>
          <w:tcPr>
            <w:tcW w:w="710" w:type="dxa"/>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62C83B91" w14:textId="77777777" w:rsidR="00D76719" w:rsidRPr="00B60316" w:rsidRDefault="00D76719" w:rsidP="00D76719">
            <w:pPr>
              <w:jc w:val="right"/>
              <w:rPr>
                <w:rFonts w:eastAsiaTheme="minorHAnsi"/>
                <w:color w:val="000000"/>
                <w:sz w:val="20"/>
              </w:rPr>
            </w:pPr>
            <w:commentRangeStart w:id="162"/>
            <w:r w:rsidRPr="00B60316">
              <w:rPr>
                <w:color w:val="000000"/>
                <w:sz w:val="20"/>
              </w:rPr>
              <w:t>6</w:t>
            </w:r>
            <w:commentRangeEnd w:id="162"/>
            <w:r w:rsidR="00E953AC" w:rsidRPr="00B60316">
              <w:rPr>
                <w:rStyle w:val="CommentReference"/>
              </w:rPr>
              <w:commentReference w:id="162"/>
            </w:r>
          </w:p>
        </w:tc>
        <w:tc>
          <w:tcPr>
            <w:tcW w:w="198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36A210A1" w14:textId="77777777" w:rsidR="00D76719" w:rsidRPr="00B60316" w:rsidRDefault="00D76719" w:rsidP="00D76719">
            <w:pPr>
              <w:jc w:val="left"/>
              <w:rPr>
                <w:sz w:val="20"/>
              </w:rPr>
            </w:pPr>
            <w:r w:rsidRPr="00B60316">
              <w:rPr>
                <w:sz w:val="20"/>
              </w:rPr>
              <w:t>Job_Pega_One_Off_ OfferContractLink_Reconciliation</w:t>
            </w:r>
          </w:p>
        </w:tc>
        <w:tc>
          <w:tcPr>
            <w:tcW w:w="262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0264B9FF" w14:textId="35F07D79" w:rsidR="00D76719" w:rsidRPr="00B60316" w:rsidRDefault="00D76719" w:rsidP="00D76719">
            <w:pPr>
              <w:jc w:val="left"/>
              <w:rPr>
                <w:sz w:val="20"/>
              </w:rPr>
            </w:pPr>
            <w:r w:rsidRPr="00B60316">
              <w:rPr>
                <w:sz w:val="20"/>
              </w:rPr>
              <w:t>This Job loads the Offers into Offer table and also create a link between offers and existing Pega Contracts.</w:t>
            </w:r>
          </w:p>
        </w:tc>
        <w:tc>
          <w:tcPr>
            <w:tcW w:w="125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D402661" w14:textId="77777777" w:rsidR="00D76719" w:rsidRPr="00B60316" w:rsidRDefault="00D76719" w:rsidP="00D76719">
            <w:pPr>
              <w:jc w:val="left"/>
              <w:rPr>
                <w:sz w:val="20"/>
              </w:rPr>
            </w:pPr>
            <w:r w:rsidRPr="00B60316">
              <w:rPr>
                <w:sz w:val="20"/>
              </w:rPr>
              <w:t>SaleOrderLineLevel,</w:t>
            </w:r>
          </w:p>
        </w:tc>
        <w:tc>
          <w:tcPr>
            <w:tcW w:w="154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510D40AA" w14:textId="5128001B" w:rsidR="00D76719" w:rsidRPr="00B60316" w:rsidRDefault="00D76719" w:rsidP="00D76719">
            <w:pPr>
              <w:jc w:val="left"/>
              <w:rPr>
                <w:sz w:val="20"/>
              </w:rPr>
            </w:pPr>
            <w:r w:rsidRPr="00B60316">
              <w:rPr>
                <w:sz w:val="20"/>
              </w:rPr>
              <w:t>Offer table in MDM and Update On Contract Reference table in MDM</w:t>
            </w:r>
          </w:p>
        </w:tc>
        <w:tc>
          <w:tcPr>
            <w:tcW w:w="162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04769A0B" w14:textId="77777777" w:rsidR="00D76719" w:rsidRPr="00B60316" w:rsidRDefault="00D76719" w:rsidP="00D76719">
            <w:pPr>
              <w:jc w:val="left"/>
              <w:rPr>
                <w:sz w:val="20"/>
              </w:rPr>
            </w:pPr>
            <w:r w:rsidRPr="00B60316">
              <w:rPr>
                <w:sz w:val="20"/>
              </w:rPr>
              <w:t>This Job should run only after ODS R4 Go-Live and after successful execution of Job5.</w:t>
            </w:r>
          </w:p>
        </w:tc>
        <w:tc>
          <w:tcPr>
            <w:tcW w:w="180" w:type="dxa"/>
            <w:vAlign w:val="center"/>
            <w:hideMark/>
          </w:tcPr>
          <w:p w14:paraId="55005B22" w14:textId="77777777" w:rsidR="00D76719" w:rsidRPr="00B60316" w:rsidRDefault="00D76719" w:rsidP="00D76719">
            <w:pPr>
              <w:rPr>
                <w:color w:val="000000"/>
                <w:sz w:val="20"/>
              </w:rPr>
            </w:pPr>
          </w:p>
        </w:tc>
      </w:tr>
      <w:tr w:rsidR="00D76719" w:rsidRPr="00B60316" w14:paraId="34DE3907" w14:textId="77777777" w:rsidTr="007D09E1">
        <w:trPr>
          <w:trHeight w:val="300"/>
        </w:trPr>
        <w:tc>
          <w:tcPr>
            <w:tcW w:w="710" w:type="dxa"/>
            <w:vMerge/>
            <w:tcBorders>
              <w:top w:val="nil"/>
              <w:left w:val="single" w:sz="8" w:space="0" w:color="auto"/>
              <w:bottom w:val="single" w:sz="8" w:space="0" w:color="000000"/>
              <w:right w:val="single" w:sz="8" w:space="0" w:color="auto"/>
            </w:tcBorders>
            <w:vAlign w:val="center"/>
            <w:hideMark/>
          </w:tcPr>
          <w:p w14:paraId="7E8B9706" w14:textId="77777777" w:rsidR="00D76719" w:rsidRPr="00B60316" w:rsidRDefault="00D76719" w:rsidP="00D76719">
            <w:pPr>
              <w:rPr>
                <w:rFonts w:eastAsiaTheme="minorHAnsi"/>
                <w:color w:val="000000"/>
                <w:sz w:val="20"/>
              </w:rPr>
            </w:pPr>
          </w:p>
        </w:tc>
        <w:tc>
          <w:tcPr>
            <w:tcW w:w="1980" w:type="dxa"/>
            <w:vMerge/>
            <w:tcBorders>
              <w:top w:val="nil"/>
              <w:left w:val="nil"/>
              <w:bottom w:val="single" w:sz="8" w:space="0" w:color="auto"/>
              <w:right w:val="single" w:sz="8" w:space="0" w:color="auto"/>
            </w:tcBorders>
            <w:vAlign w:val="center"/>
            <w:hideMark/>
          </w:tcPr>
          <w:p w14:paraId="4C2DB757" w14:textId="77777777" w:rsidR="00D76719" w:rsidRPr="00B60316" w:rsidRDefault="00D76719" w:rsidP="00D76719">
            <w:pPr>
              <w:rPr>
                <w:rFonts w:eastAsiaTheme="minorHAnsi"/>
                <w:color w:val="000000"/>
                <w:sz w:val="20"/>
              </w:rPr>
            </w:pPr>
          </w:p>
        </w:tc>
        <w:tc>
          <w:tcPr>
            <w:tcW w:w="2620" w:type="dxa"/>
            <w:vMerge/>
            <w:tcBorders>
              <w:top w:val="nil"/>
              <w:left w:val="nil"/>
              <w:bottom w:val="single" w:sz="8" w:space="0" w:color="auto"/>
              <w:right w:val="single" w:sz="8" w:space="0" w:color="auto"/>
            </w:tcBorders>
            <w:vAlign w:val="center"/>
            <w:hideMark/>
          </w:tcPr>
          <w:p w14:paraId="10DF6FAE" w14:textId="77777777" w:rsidR="00D76719" w:rsidRPr="00B60316" w:rsidRDefault="00D76719" w:rsidP="00D76719">
            <w:pPr>
              <w:rPr>
                <w:rFonts w:eastAsiaTheme="minorHAnsi"/>
                <w:color w:val="000000"/>
                <w:sz w:val="20"/>
              </w:rPr>
            </w:pPr>
          </w:p>
        </w:tc>
        <w:tc>
          <w:tcPr>
            <w:tcW w:w="125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6CC2F57" w14:textId="21818E3B" w:rsidR="00D76719" w:rsidRPr="00B60316" w:rsidRDefault="00D76719" w:rsidP="00D76719">
            <w:pPr>
              <w:jc w:val="left"/>
              <w:rPr>
                <w:rFonts w:eastAsiaTheme="minorHAnsi"/>
                <w:color w:val="000000"/>
                <w:sz w:val="20"/>
              </w:rPr>
            </w:pPr>
            <w:r w:rsidRPr="00B60316">
              <w:rPr>
                <w:color w:val="000000"/>
                <w:sz w:val="20"/>
              </w:rPr>
              <w:t>SaleOrderLine, SaleOrder  tables in ODS.</w:t>
            </w:r>
          </w:p>
        </w:tc>
        <w:tc>
          <w:tcPr>
            <w:tcW w:w="1540" w:type="dxa"/>
            <w:vMerge/>
            <w:tcBorders>
              <w:top w:val="nil"/>
              <w:left w:val="nil"/>
              <w:bottom w:val="single" w:sz="8" w:space="0" w:color="auto"/>
              <w:right w:val="single" w:sz="8" w:space="0" w:color="auto"/>
            </w:tcBorders>
            <w:vAlign w:val="center"/>
            <w:hideMark/>
          </w:tcPr>
          <w:p w14:paraId="4241013C" w14:textId="77777777" w:rsidR="00D76719" w:rsidRPr="00B60316" w:rsidRDefault="00D76719" w:rsidP="00D76719">
            <w:pPr>
              <w:rPr>
                <w:rFonts w:eastAsiaTheme="minorHAnsi"/>
                <w:color w:val="000000"/>
                <w:sz w:val="20"/>
              </w:rPr>
            </w:pPr>
          </w:p>
        </w:tc>
        <w:tc>
          <w:tcPr>
            <w:tcW w:w="1620" w:type="dxa"/>
            <w:vMerge/>
            <w:tcBorders>
              <w:top w:val="nil"/>
              <w:left w:val="nil"/>
              <w:bottom w:val="single" w:sz="8" w:space="0" w:color="auto"/>
              <w:right w:val="single" w:sz="8" w:space="0" w:color="auto"/>
            </w:tcBorders>
            <w:vAlign w:val="center"/>
            <w:hideMark/>
          </w:tcPr>
          <w:p w14:paraId="52D93276" w14:textId="77777777" w:rsidR="00D76719" w:rsidRPr="00B60316" w:rsidRDefault="00D76719" w:rsidP="00D76719">
            <w:pPr>
              <w:rPr>
                <w:rFonts w:eastAsiaTheme="minorHAnsi"/>
                <w:color w:val="000000"/>
                <w:sz w:val="20"/>
              </w:rPr>
            </w:pPr>
          </w:p>
        </w:tc>
        <w:tc>
          <w:tcPr>
            <w:tcW w:w="180" w:type="dxa"/>
            <w:vAlign w:val="center"/>
            <w:hideMark/>
          </w:tcPr>
          <w:p w14:paraId="7171C6A2" w14:textId="77777777" w:rsidR="00D76719" w:rsidRPr="00B60316" w:rsidRDefault="00D76719" w:rsidP="00D76719">
            <w:pPr>
              <w:rPr>
                <w:color w:val="000000"/>
                <w:sz w:val="20"/>
              </w:rPr>
            </w:pPr>
          </w:p>
        </w:tc>
      </w:tr>
    </w:tbl>
    <w:p w14:paraId="3FECE0CD" w14:textId="77777777" w:rsidR="00D76719" w:rsidRPr="00B60316" w:rsidRDefault="00D76719" w:rsidP="00C66529">
      <w:pPr>
        <w:rPr>
          <w:sz w:val="20"/>
        </w:rPr>
      </w:pPr>
    </w:p>
    <w:p w14:paraId="2220667B" w14:textId="77777777" w:rsidR="00C66529" w:rsidRPr="00B60316" w:rsidRDefault="00C66529" w:rsidP="00C66529"/>
    <w:p w14:paraId="7E9EAFFD" w14:textId="77777777" w:rsidR="000A0EA6" w:rsidRPr="00712E70" w:rsidRDefault="000A0EA6" w:rsidP="000A0EA6">
      <w:pPr>
        <w:rPr>
          <w:b/>
          <w:sz w:val="20"/>
        </w:rPr>
      </w:pPr>
      <w:r w:rsidRPr="00B60316">
        <w:rPr>
          <w:b/>
          <w:sz w:val="20"/>
        </w:rPr>
        <w:t>Ensura Extract Definition:</w:t>
      </w:r>
    </w:p>
    <w:p w14:paraId="28D26E34" w14:textId="77777777" w:rsidR="000A0EA6" w:rsidRDefault="000A0EA6" w:rsidP="000A0EA6"/>
    <w:bookmarkStart w:id="163" w:name="_MON_1496144614"/>
    <w:bookmarkEnd w:id="163"/>
    <w:p w14:paraId="7A5DE166" w14:textId="50D967D5" w:rsidR="004C644F" w:rsidRPr="00305B2F" w:rsidRDefault="00D95F5F" w:rsidP="006C1C57">
      <w:pPr>
        <w:rPr>
          <w:sz w:val="20"/>
        </w:rPr>
      </w:pPr>
      <w:r>
        <w:object w:dxaOrig="1550" w:dyaOrig="991" w14:anchorId="6638B05F">
          <v:shape id="_x0000_i1027" type="#_x0000_t75" style="width:77.25pt;height:49.5pt" o:ole="">
            <v:imagedata r:id="rId28" o:title=""/>
          </v:shape>
          <o:OLEObject Type="Embed" ProgID="Excel.Sheet.12" ShapeID="_x0000_i1027" DrawAspect="Icon" ObjectID="_1549268279" r:id="rId29"/>
        </w:object>
      </w:r>
    </w:p>
    <w:p w14:paraId="7E9CFCD0" w14:textId="77777777" w:rsidR="00B770AF" w:rsidRPr="000744F8" w:rsidRDefault="00B770AF" w:rsidP="000744F8">
      <w:pPr>
        <w:pStyle w:val="Heading1"/>
        <w:pageBreakBefore/>
        <w:numPr>
          <w:ilvl w:val="0"/>
          <w:numId w:val="3"/>
        </w:numPr>
        <w:ind w:left="431" w:hanging="431"/>
        <w:jc w:val="left"/>
      </w:pPr>
      <w:bookmarkStart w:id="164" w:name="_Toc465253362"/>
      <w:bookmarkStart w:id="165" w:name="_Toc347403254"/>
      <w:bookmarkStart w:id="166" w:name="_Toc477686102"/>
      <w:bookmarkStart w:id="167" w:name="_Toc444515046"/>
      <w:bookmarkStart w:id="168" w:name="_Toc444515042"/>
      <w:bookmarkStart w:id="169" w:name="_Ref131502705"/>
      <w:bookmarkEnd w:id="40"/>
      <w:bookmarkEnd w:id="41"/>
      <w:bookmarkEnd w:id="42"/>
      <w:bookmarkEnd w:id="43"/>
      <w:bookmarkEnd w:id="44"/>
      <w:bookmarkEnd w:id="45"/>
      <w:r>
        <w:lastRenderedPageBreak/>
        <w:t xml:space="preserve">MDM Framework </w:t>
      </w:r>
      <w:r w:rsidRPr="00F94D33">
        <w:t>Component</w:t>
      </w:r>
      <w:r>
        <w:t>s</w:t>
      </w:r>
      <w:bookmarkEnd w:id="164"/>
    </w:p>
    <w:p w14:paraId="679BB404" w14:textId="77777777" w:rsidR="00B770AF" w:rsidRDefault="00B770AF" w:rsidP="00B770AF">
      <w:pPr>
        <w:rPr>
          <w:sz w:val="20"/>
        </w:rPr>
      </w:pPr>
      <w:r w:rsidRPr="005815F8">
        <w:rPr>
          <w:sz w:val="20"/>
        </w:rPr>
        <w:t>The following sections will have the details of the components required for this solution</w:t>
      </w:r>
      <w:r>
        <w:rPr>
          <w:sz w:val="20"/>
        </w:rPr>
        <w:t>.</w:t>
      </w:r>
    </w:p>
    <w:p w14:paraId="5B55F26A" w14:textId="16AA0DB3" w:rsidR="000A0EA6" w:rsidRPr="000A0EA6" w:rsidRDefault="00104C3E" w:rsidP="00B770AF">
      <w:pPr>
        <w:tabs>
          <w:tab w:val="left" w:pos="1725"/>
        </w:tabs>
      </w:pPr>
      <w:r>
        <w:object w:dxaOrig="9945" w:dyaOrig="10215" w14:anchorId="2BEA81B7">
          <v:shape id="_x0000_i1028" type="#_x0000_t75" style="width:6in;height:443.25pt" o:ole="">
            <v:imagedata r:id="rId30" o:title=""/>
          </v:shape>
          <o:OLEObject Type="Embed" ProgID="Visio.Drawing.11" ShapeID="_x0000_i1028" DrawAspect="Content" ObjectID="_1549268280" r:id="rId31"/>
        </w:object>
      </w:r>
    </w:p>
    <w:p w14:paraId="623E6A5A" w14:textId="77777777" w:rsidR="00B26001" w:rsidRDefault="004C644F" w:rsidP="00B770AF">
      <w:pPr>
        <w:rPr>
          <w:sz w:val="20"/>
        </w:rPr>
      </w:pPr>
      <w:r>
        <w:rPr>
          <w:sz w:val="20"/>
        </w:rPr>
        <w:t>Ensura will provide the</w:t>
      </w:r>
      <w:r w:rsidR="00B770AF">
        <w:rPr>
          <w:sz w:val="20"/>
        </w:rPr>
        <w:t xml:space="preserve"> </w:t>
      </w:r>
      <w:r w:rsidR="00D5344D">
        <w:rPr>
          <w:sz w:val="20"/>
        </w:rPr>
        <w:t>Daily Incremental</w:t>
      </w:r>
      <w:r w:rsidR="00B770AF">
        <w:rPr>
          <w:sz w:val="20"/>
        </w:rPr>
        <w:t xml:space="preserve"> </w:t>
      </w:r>
      <w:r w:rsidR="000F58A0">
        <w:rPr>
          <w:sz w:val="20"/>
        </w:rPr>
        <w:t xml:space="preserve">extract </w:t>
      </w:r>
      <w:r w:rsidR="00B770AF" w:rsidRPr="00D055E7">
        <w:rPr>
          <w:sz w:val="20"/>
        </w:rPr>
        <w:t xml:space="preserve">files and </w:t>
      </w:r>
      <w:r w:rsidR="00B770AF">
        <w:rPr>
          <w:sz w:val="20"/>
        </w:rPr>
        <w:t xml:space="preserve">files </w:t>
      </w:r>
      <w:r w:rsidR="00B770AF" w:rsidRPr="00D055E7">
        <w:rPr>
          <w:sz w:val="20"/>
        </w:rPr>
        <w:t>will be loaded into DAA staging area</w:t>
      </w:r>
      <w:r w:rsidR="00B770AF">
        <w:rPr>
          <w:sz w:val="20"/>
        </w:rPr>
        <w:t xml:space="preserve">. </w:t>
      </w:r>
    </w:p>
    <w:p w14:paraId="0B41BB1B" w14:textId="3879CAE6" w:rsidR="00B770AF" w:rsidRDefault="00B26001" w:rsidP="00B770AF">
      <w:pPr>
        <w:rPr>
          <w:sz w:val="20"/>
        </w:rPr>
      </w:pPr>
      <w:r w:rsidRPr="00B60316">
        <w:rPr>
          <w:sz w:val="20"/>
        </w:rPr>
        <w:t xml:space="preserve">In NRT </w:t>
      </w:r>
      <w:r w:rsidR="003D2C04" w:rsidRPr="00B60316">
        <w:rPr>
          <w:sz w:val="20"/>
        </w:rPr>
        <w:t>data will be loaded into staging area from services</w:t>
      </w:r>
      <w:r w:rsidRPr="00B60316">
        <w:rPr>
          <w:sz w:val="20"/>
        </w:rPr>
        <w:t>.</w:t>
      </w:r>
      <w:r w:rsidR="00B770AF" w:rsidRPr="00B60316">
        <w:rPr>
          <w:sz w:val="20"/>
        </w:rPr>
        <w:t>Once</w:t>
      </w:r>
      <w:r w:rsidR="00B770AF">
        <w:rPr>
          <w:sz w:val="20"/>
        </w:rPr>
        <w:t xml:space="preserve"> the Stage Load process completes</w:t>
      </w:r>
      <w:r w:rsidR="00D5344D">
        <w:rPr>
          <w:sz w:val="20"/>
        </w:rPr>
        <w:t xml:space="preserve">, </w:t>
      </w:r>
      <w:r w:rsidR="00D5344D" w:rsidRPr="00D055E7">
        <w:rPr>
          <w:sz w:val="20"/>
        </w:rPr>
        <w:t>data</w:t>
      </w:r>
      <w:r w:rsidR="00B770AF" w:rsidRPr="00D055E7">
        <w:rPr>
          <w:sz w:val="20"/>
        </w:rPr>
        <w:t xml:space="preserve"> will </w:t>
      </w:r>
      <w:r w:rsidR="00B770AF">
        <w:rPr>
          <w:sz w:val="20"/>
        </w:rPr>
        <w:t>be cleansed</w:t>
      </w:r>
      <w:r w:rsidR="00B770AF" w:rsidRPr="00D055E7">
        <w:rPr>
          <w:sz w:val="20"/>
        </w:rPr>
        <w:t xml:space="preserve"> </w:t>
      </w:r>
      <w:r w:rsidR="00B770AF">
        <w:rPr>
          <w:sz w:val="20"/>
        </w:rPr>
        <w:t xml:space="preserve">by applying the cleansing </w:t>
      </w:r>
      <w:r w:rsidR="00B770AF" w:rsidRPr="00D055E7">
        <w:rPr>
          <w:sz w:val="20"/>
        </w:rPr>
        <w:t xml:space="preserve">rules </w:t>
      </w:r>
      <w:r w:rsidR="00B770AF">
        <w:rPr>
          <w:sz w:val="20"/>
        </w:rPr>
        <w:t>defined for</w:t>
      </w:r>
      <w:r w:rsidR="00B770AF" w:rsidRPr="00D055E7">
        <w:rPr>
          <w:sz w:val="20"/>
        </w:rPr>
        <w:t xml:space="preserve"> customer name, email address, telephones numbers. In addition to this we will integrate Capscan Match</w:t>
      </w:r>
      <w:r w:rsidR="00B770AF">
        <w:rPr>
          <w:sz w:val="20"/>
        </w:rPr>
        <w:t>code Batch</w:t>
      </w:r>
      <w:r w:rsidR="00B770AF" w:rsidRPr="00D055E7">
        <w:rPr>
          <w:sz w:val="20"/>
        </w:rPr>
        <w:t xml:space="preserve"> Address clean</w:t>
      </w:r>
      <w:r w:rsidR="00B770AF">
        <w:rPr>
          <w:sz w:val="20"/>
        </w:rPr>
        <w:t xml:space="preserve">sing tool (Batch version) </w:t>
      </w:r>
      <w:r w:rsidR="00B770AF" w:rsidRPr="00D055E7">
        <w:rPr>
          <w:sz w:val="20"/>
        </w:rPr>
        <w:t>for cleansing address.</w:t>
      </w:r>
      <w:r w:rsidR="00B770AF">
        <w:rPr>
          <w:sz w:val="20"/>
        </w:rPr>
        <w:t xml:space="preserve"> Once Cleansing process completes, set business rules and matching rules shall be applied followed by survivor ship rules and then finally golden customer </w:t>
      </w:r>
      <w:r w:rsidR="00D5344D">
        <w:rPr>
          <w:sz w:val="20"/>
        </w:rPr>
        <w:t>will be defined and it</w:t>
      </w:r>
      <w:r w:rsidR="00B770AF">
        <w:rPr>
          <w:sz w:val="20"/>
        </w:rPr>
        <w:t xml:space="preserve"> will be loaded into MDM </w:t>
      </w:r>
      <w:r w:rsidR="00D5344D">
        <w:rPr>
          <w:sz w:val="20"/>
        </w:rPr>
        <w:t>Repository</w:t>
      </w:r>
      <w:r w:rsidR="00B770AF">
        <w:rPr>
          <w:sz w:val="20"/>
        </w:rPr>
        <w:t xml:space="preserve">. </w:t>
      </w:r>
    </w:p>
    <w:p w14:paraId="73B3B22E" w14:textId="77777777" w:rsidR="00B770AF" w:rsidRDefault="00B770AF" w:rsidP="00B770AF">
      <w:pPr>
        <w:rPr>
          <w:sz w:val="20"/>
        </w:rPr>
      </w:pPr>
    </w:p>
    <w:p w14:paraId="4FC77177" w14:textId="77777777" w:rsidR="00B770AF" w:rsidRPr="00EF3CE9" w:rsidRDefault="00B770AF" w:rsidP="00B770AF">
      <w:pPr>
        <w:rPr>
          <w:sz w:val="20"/>
        </w:rPr>
      </w:pPr>
      <w:r>
        <w:rPr>
          <w:sz w:val="20"/>
        </w:rPr>
        <w:lastRenderedPageBreak/>
        <w:t xml:space="preserve">The above process shall be completed using the components mentioned in the above diagram. </w:t>
      </w:r>
      <w:r w:rsidR="00944AAC">
        <w:rPr>
          <w:sz w:val="20"/>
        </w:rPr>
        <w:t>The detailed description of individual diagram has been provided below:</w:t>
      </w:r>
    </w:p>
    <w:p w14:paraId="3158CBA8" w14:textId="77777777" w:rsidR="000B1EBB" w:rsidRDefault="00452944" w:rsidP="000B1EBB">
      <w:pPr>
        <w:pStyle w:val="Heading2"/>
        <w:numPr>
          <w:ilvl w:val="1"/>
          <w:numId w:val="3"/>
        </w:numPr>
        <w:rPr>
          <w:bCs w:val="0"/>
        </w:rPr>
      </w:pPr>
      <w:bookmarkStart w:id="170" w:name="_Toc410737716"/>
      <w:bookmarkStart w:id="171" w:name="_Toc465253363"/>
      <w:bookmarkStart w:id="172" w:name="_Toc347403267"/>
      <w:bookmarkStart w:id="173" w:name="_Toc347403255"/>
      <w:bookmarkEnd w:id="165"/>
      <w:r>
        <w:rPr>
          <w:bCs w:val="0"/>
        </w:rPr>
        <w:t>DAA</w:t>
      </w:r>
      <w:r w:rsidR="00144AA6" w:rsidRPr="00144AA6">
        <w:rPr>
          <w:bCs w:val="0"/>
        </w:rPr>
        <w:t xml:space="preserve"> Loader </w:t>
      </w:r>
      <w:bookmarkEnd w:id="170"/>
      <w:r w:rsidR="00AE2456">
        <w:rPr>
          <w:bCs w:val="0"/>
        </w:rPr>
        <w:t>Component</w:t>
      </w:r>
      <w:bookmarkEnd w:id="171"/>
    </w:p>
    <w:p w14:paraId="78B6410E" w14:textId="77777777" w:rsidR="002A76EF" w:rsidRPr="002A76EF" w:rsidRDefault="002A76EF" w:rsidP="002A76EF"/>
    <w:p w14:paraId="3689B550" w14:textId="5E457057" w:rsidR="003A2FEF" w:rsidRDefault="00E509D2" w:rsidP="000B1EBB">
      <w:r>
        <w:object w:dxaOrig="10875" w:dyaOrig="3645" w14:anchorId="32679C6F">
          <v:shape id="_x0000_i1029" type="#_x0000_t75" style="width:6in;height:144.75pt" o:ole="">
            <v:imagedata r:id="rId32" o:title=""/>
          </v:shape>
          <o:OLEObject Type="Embed" ProgID="Visio.Drawing.15" ShapeID="_x0000_i1029" DrawAspect="Content" ObjectID="_1549268281" r:id="rId33"/>
        </w:object>
      </w:r>
    </w:p>
    <w:p w14:paraId="5BFD8A43" w14:textId="77777777" w:rsidR="003A2FEF" w:rsidRDefault="003A2FEF" w:rsidP="000B1EBB"/>
    <w:p w14:paraId="28AE2221" w14:textId="77777777" w:rsidR="000B1EBB" w:rsidRDefault="00633FDD" w:rsidP="000B1EBB">
      <w:pPr>
        <w:rPr>
          <w:b/>
          <w:sz w:val="20"/>
        </w:rPr>
      </w:pPr>
      <w:r>
        <w:rPr>
          <w:b/>
          <w:sz w:val="20"/>
        </w:rPr>
        <w:t>Functions</w:t>
      </w:r>
      <w:r w:rsidR="000B1EBB">
        <w:rPr>
          <w:b/>
          <w:sz w:val="20"/>
        </w:rPr>
        <w:t>:</w:t>
      </w:r>
    </w:p>
    <w:p w14:paraId="3B601425" w14:textId="656B8A37" w:rsidR="000B1EBB" w:rsidRDefault="00E74973" w:rsidP="008F00A0">
      <w:pPr>
        <w:pStyle w:val="ListParagraph"/>
        <w:numPr>
          <w:ilvl w:val="0"/>
          <w:numId w:val="16"/>
        </w:numPr>
        <w:rPr>
          <w:sz w:val="20"/>
        </w:rPr>
      </w:pPr>
      <w:r>
        <w:rPr>
          <w:sz w:val="20"/>
        </w:rPr>
        <w:t>Reuse the existing job to load the files to DAA Staging and no change is required</w:t>
      </w:r>
    </w:p>
    <w:p w14:paraId="6FF1A635" w14:textId="77777777" w:rsidR="000B1EBB" w:rsidRDefault="000B1EBB" w:rsidP="008F00A0">
      <w:pPr>
        <w:pStyle w:val="ListParagraph"/>
        <w:numPr>
          <w:ilvl w:val="0"/>
          <w:numId w:val="16"/>
        </w:numPr>
        <w:rPr>
          <w:sz w:val="20"/>
        </w:rPr>
      </w:pPr>
      <w:r>
        <w:rPr>
          <w:sz w:val="20"/>
        </w:rPr>
        <w:t>Reuse the existing lookups and configuration tables</w:t>
      </w:r>
      <w:r w:rsidR="00633FDD">
        <w:rPr>
          <w:sz w:val="20"/>
        </w:rPr>
        <w:t xml:space="preserve"> to find out the record changes.</w:t>
      </w:r>
    </w:p>
    <w:p w14:paraId="13C308E9" w14:textId="77777777" w:rsidR="00E74973" w:rsidRPr="00B723E9" w:rsidRDefault="00E74973" w:rsidP="00E74973">
      <w:pPr>
        <w:pStyle w:val="ListParagraph"/>
        <w:numPr>
          <w:ilvl w:val="0"/>
          <w:numId w:val="16"/>
        </w:numPr>
      </w:pPr>
      <w:r>
        <w:rPr>
          <w:sz w:val="20"/>
        </w:rPr>
        <w:t>Once files are loaded into DAA tables, file archiving and Audit jobs will be executed to archive the source files and store the audit information in the Audit tables.</w:t>
      </w:r>
    </w:p>
    <w:p w14:paraId="06651EBB" w14:textId="62CBB448" w:rsidR="00E74973" w:rsidRPr="00E74973" w:rsidRDefault="00E74973" w:rsidP="00E74973">
      <w:pPr>
        <w:pStyle w:val="ListParagraph"/>
        <w:numPr>
          <w:ilvl w:val="0"/>
          <w:numId w:val="16"/>
        </w:numPr>
      </w:pPr>
      <w:r>
        <w:rPr>
          <w:sz w:val="20"/>
        </w:rPr>
        <w:t xml:space="preserve">Once records are cleansed then will update the status as “Processed”. </w:t>
      </w:r>
    </w:p>
    <w:p w14:paraId="24822622" w14:textId="52C65A01" w:rsidR="000B1EBB" w:rsidRDefault="00340BCA" w:rsidP="008F00A0">
      <w:pPr>
        <w:pStyle w:val="ListParagraph"/>
        <w:numPr>
          <w:ilvl w:val="0"/>
          <w:numId w:val="16"/>
        </w:numPr>
        <w:rPr>
          <w:sz w:val="20"/>
        </w:rPr>
      </w:pPr>
      <w:r>
        <w:rPr>
          <w:sz w:val="20"/>
        </w:rPr>
        <w:t xml:space="preserve">Delta DAA Loader extracts </w:t>
      </w:r>
      <w:r w:rsidR="00F1535A">
        <w:rPr>
          <w:sz w:val="20"/>
        </w:rPr>
        <w:t xml:space="preserve">only </w:t>
      </w:r>
      <w:r>
        <w:rPr>
          <w:sz w:val="20"/>
        </w:rPr>
        <w:t xml:space="preserve">records </w:t>
      </w:r>
      <w:r w:rsidR="00F1535A">
        <w:rPr>
          <w:sz w:val="20"/>
        </w:rPr>
        <w:t>base</w:t>
      </w:r>
      <w:r w:rsidR="00633710">
        <w:rPr>
          <w:sz w:val="20"/>
        </w:rPr>
        <w:t>d on the run time configuration</w:t>
      </w:r>
      <w:r w:rsidR="00F1535A">
        <w:rPr>
          <w:sz w:val="20"/>
        </w:rPr>
        <w:t xml:space="preserve"> as per Design decision (D10) and </w:t>
      </w:r>
      <w:r w:rsidR="00633710">
        <w:rPr>
          <w:sz w:val="20"/>
        </w:rPr>
        <w:t>records that</w:t>
      </w:r>
      <w:r>
        <w:rPr>
          <w:sz w:val="20"/>
        </w:rPr>
        <w:t xml:space="preserve"> are flag</w:t>
      </w:r>
      <w:r w:rsidR="00B723E9">
        <w:rPr>
          <w:sz w:val="20"/>
        </w:rPr>
        <w:t>ged</w:t>
      </w:r>
      <w:r w:rsidR="00E74973">
        <w:rPr>
          <w:sz w:val="20"/>
        </w:rPr>
        <w:t xml:space="preserve"> as </w:t>
      </w:r>
      <w:r w:rsidR="00633710">
        <w:rPr>
          <w:sz w:val="20"/>
        </w:rPr>
        <w:t>‘</w:t>
      </w:r>
      <w:r>
        <w:rPr>
          <w:sz w:val="20"/>
        </w:rPr>
        <w:t>Not Processed</w:t>
      </w:r>
      <w:r w:rsidR="00633710">
        <w:rPr>
          <w:sz w:val="20"/>
        </w:rPr>
        <w:t>’</w:t>
      </w:r>
      <w:r w:rsidR="00E74973">
        <w:rPr>
          <w:sz w:val="20"/>
        </w:rPr>
        <w:t xml:space="preserve"> </w:t>
      </w:r>
      <w:r>
        <w:rPr>
          <w:sz w:val="20"/>
        </w:rPr>
        <w:t>from DAA staging tables</w:t>
      </w:r>
      <w:r w:rsidR="000B1EBB">
        <w:rPr>
          <w:sz w:val="20"/>
        </w:rPr>
        <w:t>.</w:t>
      </w:r>
    </w:p>
    <w:p w14:paraId="2FFDA8F7" w14:textId="4AF8AD5F" w:rsidR="00FF7253" w:rsidRPr="00B60316" w:rsidRDefault="004C7B43" w:rsidP="008F00A0">
      <w:pPr>
        <w:pStyle w:val="ListParagraph"/>
        <w:numPr>
          <w:ilvl w:val="0"/>
          <w:numId w:val="16"/>
        </w:numPr>
        <w:rPr>
          <w:sz w:val="20"/>
        </w:rPr>
      </w:pPr>
      <w:r>
        <w:rPr>
          <w:sz w:val="20"/>
        </w:rPr>
        <w:t>Policy records should not be logically deleted in any scenario. The customer records will be logically deleted in case of change</w:t>
      </w:r>
      <w:r w:rsidR="00E74973">
        <w:rPr>
          <w:sz w:val="20"/>
        </w:rPr>
        <w:t xml:space="preserve"> or deletion</w:t>
      </w:r>
      <w:r>
        <w:rPr>
          <w:sz w:val="20"/>
        </w:rPr>
        <w:t xml:space="preserve"> of customer name / record for </w:t>
      </w:r>
      <w:r w:rsidR="000D47CE">
        <w:rPr>
          <w:sz w:val="20"/>
        </w:rPr>
        <w:t>exiting Policy</w:t>
      </w:r>
      <w:r>
        <w:rPr>
          <w:sz w:val="20"/>
        </w:rPr>
        <w:t xml:space="preserve"> and the address records will be </w:t>
      </w:r>
      <w:r w:rsidR="000D47CE">
        <w:rPr>
          <w:sz w:val="20"/>
        </w:rPr>
        <w:t>logically</w:t>
      </w:r>
      <w:r>
        <w:rPr>
          <w:sz w:val="20"/>
        </w:rPr>
        <w:t xml:space="preserve"> deleted in case of change of address for </w:t>
      </w:r>
      <w:r w:rsidRPr="00B60316">
        <w:rPr>
          <w:sz w:val="20"/>
        </w:rPr>
        <w:t>existing policy</w:t>
      </w:r>
      <w:r w:rsidR="00FF7253" w:rsidRPr="00B60316">
        <w:rPr>
          <w:sz w:val="20"/>
        </w:rPr>
        <w:t>.</w:t>
      </w:r>
    </w:p>
    <w:p w14:paraId="61557B2D" w14:textId="20C948E0" w:rsidR="00886588" w:rsidRPr="00B60316" w:rsidRDefault="00F27E23" w:rsidP="008F00A0">
      <w:pPr>
        <w:pStyle w:val="ListParagraph"/>
        <w:numPr>
          <w:ilvl w:val="0"/>
          <w:numId w:val="16"/>
        </w:numPr>
        <w:rPr>
          <w:sz w:val="20"/>
        </w:rPr>
      </w:pPr>
      <w:r w:rsidRPr="00B60316">
        <w:rPr>
          <w:sz w:val="20"/>
        </w:rPr>
        <w:t xml:space="preserve">Realtime Services will load the data into staging area and NRT flow will pick this data </w:t>
      </w:r>
      <w:r w:rsidR="00FE4FC0" w:rsidRPr="00B60316">
        <w:rPr>
          <w:sz w:val="20"/>
        </w:rPr>
        <w:t xml:space="preserve">and </w:t>
      </w:r>
      <w:r w:rsidRPr="00B60316">
        <w:rPr>
          <w:sz w:val="20"/>
        </w:rPr>
        <w:t>load</w:t>
      </w:r>
      <w:r w:rsidR="00FE4FC0" w:rsidRPr="00B60316">
        <w:rPr>
          <w:sz w:val="20"/>
        </w:rPr>
        <w:t>s into DAA staging area.</w:t>
      </w:r>
    </w:p>
    <w:p w14:paraId="3A4225B3" w14:textId="77777777" w:rsidR="004E15D2" w:rsidRPr="00B60316" w:rsidRDefault="004E15D2" w:rsidP="004E15D2">
      <w:pPr>
        <w:pStyle w:val="Heading2"/>
        <w:numPr>
          <w:ilvl w:val="1"/>
          <w:numId w:val="3"/>
        </w:numPr>
        <w:rPr>
          <w:bCs w:val="0"/>
        </w:rPr>
      </w:pPr>
      <w:bookmarkStart w:id="174" w:name="_Toc465253364"/>
      <w:r w:rsidRPr="00B60316">
        <w:rPr>
          <w:bCs w:val="0"/>
        </w:rPr>
        <w:t>Email Cleansing and Validation</w:t>
      </w:r>
      <w:bookmarkEnd w:id="174"/>
    </w:p>
    <w:p w14:paraId="16AD2151" w14:textId="77777777" w:rsidR="004E15D2" w:rsidRDefault="004E15D2" w:rsidP="004E15D2"/>
    <w:p w14:paraId="0AE3D960" w14:textId="77777777" w:rsidR="004E15D2" w:rsidRDefault="00106C95" w:rsidP="00CA376B">
      <w:pPr>
        <w:jc w:val="center"/>
      </w:pPr>
      <w:r>
        <w:object w:dxaOrig="9561" w:dyaOrig="2935" w14:anchorId="2DCAE0B8">
          <v:shape id="_x0000_i1030" type="#_x0000_t75" style="width:6in;height:132.75pt" o:ole="">
            <v:imagedata r:id="rId34" o:title=""/>
          </v:shape>
          <o:OLEObject Type="Embed" ProgID="Visio.Drawing.11" ShapeID="_x0000_i1030" DrawAspect="Content" ObjectID="_1549268282" r:id="rId35"/>
        </w:object>
      </w:r>
    </w:p>
    <w:p w14:paraId="6216ED26" w14:textId="77777777" w:rsidR="00675560" w:rsidRDefault="00675560" w:rsidP="00CA376B">
      <w:pPr>
        <w:jc w:val="center"/>
      </w:pPr>
    </w:p>
    <w:p w14:paraId="2494AA44" w14:textId="77777777" w:rsidR="004E15D2" w:rsidRDefault="004E15D2" w:rsidP="004E15D2">
      <w:pPr>
        <w:rPr>
          <w:b/>
          <w:sz w:val="20"/>
        </w:rPr>
      </w:pPr>
    </w:p>
    <w:p w14:paraId="7654B5E9" w14:textId="77777777" w:rsidR="004E15D2" w:rsidRDefault="005B3260" w:rsidP="004E15D2">
      <w:pPr>
        <w:rPr>
          <w:b/>
          <w:sz w:val="20"/>
        </w:rPr>
      </w:pPr>
      <w:r>
        <w:rPr>
          <w:b/>
          <w:sz w:val="20"/>
        </w:rPr>
        <w:t>Functions</w:t>
      </w:r>
      <w:r w:rsidR="004E15D2">
        <w:rPr>
          <w:b/>
          <w:sz w:val="20"/>
        </w:rPr>
        <w:t>:</w:t>
      </w:r>
    </w:p>
    <w:p w14:paraId="2AD3A93A" w14:textId="77777777" w:rsidR="004E15D2" w:rsidRDefault="004E15D2" w:rsidP="008F00A0">
      <w:pPr>
        <w:pStyle w:val="ListParagraph"/>
        <w:numPr>
          <w:ilvl w:val="0"/>
          <w:numId w:val="11"/>
        </w:numPr>
        <w:jc w:val="left"/>
        <w:rPr>
          <w:sz w:val="20"/>
        </w:rPr>
      </w:pPr>
      <w:r>
        <w:rPr>
          <w:sz w:val="20"/>
        </w:rPr>
        <w:t xml:space="preserve">The Email Cleansing and Validation component </w:t>
      </w:r>
      <w:r w:rsidR="004D7244">
        <w:rPr>
          <w:sz w:val="20"/>
        </w:rPr>
        <w:t>is</w:t>
      </w:r>
      <w:r>
        <w:rPr>
          <w:sz w:val="20"/>
        </w:rPr>
        <w:t xml:space="preserve"> reusable / pluggable Talend Job let.</w:t>
      </w:r>
    </w:p>
    <w:p w14:paraId="150FDA09" w14:textId="621FC7F6" w:rsidR="004E15D2" w:rsidRDefault="004D7244" w:rsidP="008F00A0">
      <w:pPr>
        <w:pStyle w:val="ListParagraph"/>
        <w:numPr>
          <w:ilvl w:val="0"/>
          <w:numId w:val="11"/>
        </w:numPr>
        <w:jc w:val="left"/>
        <w:rPr>
          <w:sz w:val="20"/>
        </w:rPr>
      </w:pPr>
      <w:r>
        <w:rPr>
          <w:sz w:val="20"/>
        </w:rPr>
        <w:t xml:space="preserve">This component </w:t>
      </w:r>
      <w:r w:rsidR="008B4ADF">
        <w:rPr>
          <w:sz w:val="20"/>
        </w:rPr>
        <w:t>extract required column</w:t>
      </w:r>
      <w:r w:rsidR="00E74973">
        <w:rPr>
          <w:sz w:val="20"/>
        </w:rPr>
        <w:t>s</w:t>
      </w:r>
      <w:r w:rsidR="008B4ADF">
        <w:rPr>
          <w:sz w:val="20"/>
        </w:rPr>
        <w:t xml:space="preserve"> from </w:t>
      </w:r>
      <w:r w:rsidR="00102AA0" w:rsidRPr="00102AA0">
        <w:rPr>
          <w:b/>
          <w:sz w:val="20"/>
        </w:rPr>
        <w:t>STG_EMAIL_CLEANSING_INPUT</w:t>
      </w:r>
      <w:r w:rsidR="00102AA0">
        <w:rPr>
          <w:sz w:val="20"/>
        </w:rPr>
        <w:t xml:space="preserve"> </w:t>
      </w:r>
      <w:r>
        <w:rPr>
          <w:sz w:val="20"/>
        </w:rPr>
        <w:t>tables for email cleansing</w:t>
      </w:r>
      <w:r w:rsidR="004E15D2">
        <w:rPr>
          <w:sz w:val="20"/>
        </w:rPr>
        <w:t>.</w:t>
      </w:r>
    </w:p>
    <w:p w14:paraId="1C2C3515" w14:textId="1016C44F" w:rsidR="004D7244" w:rsidRDefault="004D7244" w:rsidP="008F00A0">
      <w:pPr>
        <w:pStyle w:val="ListParagraph"/>
        <w:numPr>
          <w:ilvl w:val="0"/>
          <w:numId w:val="11"/>
        </w:numPr>
        <w:jc w:val="left"/>
        <w:rPr>
          <w:sz w:val="20"/>
        </w:rPr>
      </w:pPr>
      <w:r w:rsidRPr="004D7244">
        <w:rPr>
          <w:sz w:val="20"/>
        </w:rPr>
        <w:t>Performs cleansing based on the business rules defined in</w:t>
      </w:r>
      <w:r w:rsidR="008B4ADF">
        <w:rPr>
          <w:sz w:val="20"/>
        </w:rPr>
        <w:t xml:space="preserve"> </w:t>
      </w:r>
      <w:r w:rsidR="000D47CE">
        <w:rPr>
          <w:sz w:val="20"/>
        </w:rPr>
        <w:t>Section</w:t>
      </w:r>
      <w:r w:rsidR="00407C6A">
        <w:rPr>
          <w:sz w:val="20"/>
        </w:rPr>
        <w:t xml:space="preserve"> 6.3</w:t>
      </w:r>
      <w:r w:rsidR="004E15D2" w:rsidRPr="004D7244">
        <w:rPr>
          <w:sz w:val="20"/>
        </w:rPr>
        <w:t xml:space="preserve">. </w:t>
      </w:r>
    </w:p>
    <w:p w14:paraId="66FD27BD" w14:textId="77777777" w:rsidR="004E15D2" w:rsidRDefault="004E15D2" w:rsidP="008F00A0">
      <w:pPr>
        <w:pStyle w:val="ListParagraph"/>
        <w:numPr>
          <w:ilvl w:val="0"/>
          <w:numId w:val="11"/>
        </w:numPr>
        <w:jc w:val="left"/>
        <w:rPr>
          <w:sz w:val="20"/>
        </w:rPr>
      </w:pPr>
      <w:r w:rsidRPr="00960DBA">
        <w:rPr>
          <w:b/>
          <w:sz w:val="20"/>
        </w:rPr>
        <w:t xml:space="preserve">Email </w:t>
      </w:r>
      <w:r w:rsidR="00065345" w:rsidRPr="00960DBA">
        <w:rPr>
          <w:b/>
          <w:sz w:val="20"/>
        </w:rPr>
        <w:t>Exclusion List</w:t>
      </w:r>
      <w:r w:rsidRPr="004D7244">
        <w:rPr>
          <w:sz w:val="20"/>
        </w:rPr>
        <w:t xml:space="preserve"> should be configured </w:t>
      </w:r>
      <w:r w:rsidR="004D7244">
        <w:rPr>
          <w:sz w:val="20"/>
        </w:rPr>
        <w:t>as</w:t>
      </w:r>
      <w:r w:rsidRPr="004D7244">
        <w:rPr>
          <w:sz w:val="20"/>
        </w:rPr>
        <w:t xml:space="preserve"> the generic lookup and it should facilitate add/remove entries.</w:t>
      </w:r>
    </w:p>
    <w:p w14:paraId="18EA77F2" w14:textId="77777777" w:rsidR="004D7244" w:rsidRDefault="004D7244" w:rsidP="008F00A0">
      <w:pPr>
        <w:pStyle w:val="ListParagraph"/>
        <w:numPr>
          <w:ilvl w:val="0"/>
          <w:numId w:val="11"/>
        </w:numPr>
        <w:jc w:val="left"/>
        <w:rPr>
          <w:sz w:val="20"/>
        </w:rPr>
      </w:pPr>
      <w:r>
        <w:rPr>
          <w:sz w:val="20"/>
        </w:rPr>
        <w:t>Once cleansing and validation is completed, processed records</w:t>
      </w:r>
      <w:r w:rsidR="009873E9">
        <w:rPr>
          <w:sz w:val="20"/>
        </w:rPr>
        <w:t xml:space="preserve"> will be</w:t>
      </w:r>
      <w:r>
        <w:rPr>
          <w:sz w:val="20"/>
        </w:rPr>
        <w:t xml:space="preserve"> loaded into target with Error codes and status</w:t>
      </w:r>
      <w:r w:rsidR="008D35DE">
        <w:rPr>
          <w:sz w:val="20"/>
        </w:rPr>
        <w:t xml:space="preserve"> configured in </w:t>
      </w:r>
      <w:r w:rsidR="008D35DE" w:rsidRPr="00960DBA">
        <w:rPr>
          <w:b/>
          <w:sz w:val="20"/>
        </w:rPr>
        <w:t>MDM Error Catalogue</w:t>
      </w:r>
      <w:r>
        <w:rPr>
          <w:sz w:val="20"/>
        </w:rPr>
        <w:t>.</w:t>
      </w:r>
    </w:p>
    <w:p w14:paraId="7608432C" w14:textId="7BB0D55B" w:rsidR="004D7244" w:rsidRDefault="000D47CE" w:rsidP="008F00A0">
      <w:pPr>
        <w:pStyle w:val="ListParagraph"/>
        <w:numPr>
          <w:ilvl w:val="0"/>
          <w:numId w:val="11"/>
        </w:numPr>
        <w:jc w:val="left"/>
        <w:rPr>
          <w:sz w:val="20"/>
        </w:rPr>
      </w:pPr>
      <w:r>
        <w:rPr>
          <w:sz w:val="20"/>
        </w:rPr>
        <w:t xml:space="preserve">The </w:t>
      </w:r>
      <w:r w:rsidR="00102AA0" w:rsidRPr="00102AA0">
        <w:rPr>
          <w:b/>
          <w:sz w:val="20"/>
        </w:rPr>
        <w:t>STG_EMAIL_CLEANSING</w:t>
      </w:r>
      <w:r w:rsidR="008B4ADF">
        <w:rPr>
          <w:b/>
          <w:sz w:val="20"/>
        </w:rPr>
        <w:t>_OUTPUT</w:t>
      </w:r>
      <w:r w:rsidR="004D7244">
        <w:rPr>
          <w:sz w:val="20"/>
        </w:rPr>
        <w:t xml:space="preserve"> table</w:t>
      </w:r>
      <w:r>
        <w:rPr>
          <w:sz w:val="20"/>
        </w:rPr>
        <w:t xml:space="preserve"> </w:t>
      </w:r>
      <w:r w:rsidR="00E74973">
        <w:rPr>
          <w:sz w:val="20"/>
        </w:rPr>
        <w:t>is</w:t>
      </w:r>
      <w:r>
        <w:rPr>
          <w:sz w:val="20"/>
        </w:rPr>
        <w:t xml:space="preserve"> truncate and </w:t>
      </w:r>
      <w:r w:rsidR="00E74973">
        <w:rPr>
          <w:sz w:val="20"/>
        </w:rPr>
        <w:t>load for every</w:t>
      </w:r>
      <w:r>
        <w:rPr>
          <w:sz w:val="20"/>
        </w:rPr>
        <w:t xml:space="preserve"> run.</w:t>
      </w:r>
    </w:p>
    <w:p w14:paraId="3605DB08" w14:textId="77777777" w:rsidR="004E15D2" w:rsidRPr="004E15D2" w:rsidRDefault="004E15D2" w:rsidP="004E15D2">
      <w:pPr>
        <w:pStyle w:val="Heading2"/>
        <w:numPr>
          <w:ilvl w:val="1"/>
          <w:numId w:val="3"/>
        </w:numPr>
      </w:pPr>
      <w:bookmarkStart w:id="175" w:name="_Toc465253365"/>
      <w:r w:rsidRPr="004E15D2">
        <w:rPr>
          <w:bCs w:val="0"/>
        </w:rPr>
        <w:t>Telephone Cleansing and Validation</w:t>
      </w:r>
      <w:bookmarkEnd w:id="175"/>
    </w:p>
    <w:p w14:paraId="19B0990D" w14:textId="77777777" w:rsidR="004E15D2" w:rsidRDefault="004E15D2" w:rsidP="004E15D2">
      <w:pPr>
        <w:rPr>
          <w:noProof/>
        </w:rPr>
      </w:pPr>
    </w:p>
    <w:p w14:paraId="26EC44B7" w14:textId="77777777" w:rsidR="004E15D2" w:rsidRDefault="00CA376B" w:rsidP="004E15D2">
      <w:r>
        <w:object w:dxaOrig="10255" w:dyaOrig="2935" w14:anchorId="5B1BC962">
          <v:shape id="_x0000_i1031" type="#_x0000_t75" style="width:6in;height:124.5pt" o:ole="">
            <v:imagedata r:id="rId36" o:title=""/>
          </v:shape>
          <o:OLEObject Type="Embed" ProgID="Visio.Drawing.11" ShapeID="_x0000_i1031" DrawAspect="Content" ObjectID="_1549268283" r:id="rId37"/>
        </w:object>
      </w:r>
    </w:p>
    <w:p w14:paraId="5114F4C6" w14:textId="77777777" w:rsidR="004E15D2" w:rsidRDefault="000D47CE" w:rsidP="004E15D2">
      <w:pPr>
        <w:rPr>
          <w:b/>
          <w:sz w:val="20"/>
        </w:rPr>
      </w:pPr>
      <w:r>
        <w:rPr>
          <w:b/>
          <w:sz w:val="20"/>
        </w:rPr>
        <w:t>Functions</w:t>
      </w:r>
      <w:r w:rsidR="004E15D2">
        <w:rPr>
          <w:b/>
          <w:sz w:val="20"/>
        </w:rPr>
        <w:t>:</w:t>
      </w:r>
    </w:p>
    <w:p w14:paraId="2BFF3708" w14:textId="77777777" w:rsidR="008B4ADF" w:rsidRDefault="004E15D2" w:rsidP="008F00A0">
      <w:pPr>
        <w:pStyle w:val="ListParagraph"/>
        <w:numPr>
          <w:ilvl w:val="0"/>
          <w:numId w:val="12"/>
        </w:numPr>
        <w:rPr>
          <w:sz w:val="20"/>
        </w:rPr>
      </w:pPr>
      <w:r w:rsidRPr="008B4ADF">
        <w:rPr>
          <w:sz w:val="20"/>
        </w:rPr>
        <w:t xml:space="preserve">The telephone cleansing and validation component </w:t>
      </w:r>
      <w:r w:rsidR="008B4ADF">
        <w:rPr>
          <w:sz w:val="20"/>
        </w:rPr>
        <w:t>is reusable / pluggable Talend Job let.</w:t>
      </w:r>
    </w:p>
    <w:p w14:paraId="78EF0558" w14:textId="77777777" w:rsidR="004E15D2" w:rsidRPr="008B4ADF" w:rsidRDefault="008B4ADF" w:rsidP="008F00A0">
      <w:pPr>
        <w:pStyle w:val="ListParagraph"/>
        <w:numPr>
          <w:ilvl w:val="0"/>
          <w:numId w:val="12"/>
        </w:numPr>
        <w:rPr>
          <w:sz w:val="20"/>
        </w:rPr>
      </w:pPr>
      <w:r>
        <w:rPr>
          <w:sz w:val="20"/>
        </w:rPr>
        <w:t xml:space="preserve">This component extract required column from </w:t>
      </w:r>
      <w:r w:rsidR="00997892" w:rsidRPr="00997892">
        <w:rPr>
          <w:sz w:val="20"/>
        </w:rPr>
        <w:t>STG_</w:t>
      </w:r>
      <w:r w:rsidR="00997892">
        <w:rPr>
          <w:sz w:val="20"/>
        </w:rPr>
        <w:t>TELEPHONE</w:t>
      </w:r>
      <w:r w:rsidR="00102AA0">
        <w:rPr>
          <w:sz w:val="20"/>
        </w:rPr>
        <w:t>_CLEANSING</w:t>
      </w:r>
      <w:r w:rsidR="00997892">
        <w:rPr>
          <w:sz w:val="20"/>
        </w:rPr>
        <w:t>_INPUT table</w:t>
      </w:r>
      <w:r>
        <w:rPr>
          <w:sz w:val="20"/>
        </w:rPr>
        <w:t xml:space="preserve"> for telephone cleansing</w:t>
      </w:r>
      <w:r w:rsidR="004E15D2" w:rsidRPr="008B4ADF">
        <w:rPr>
          <w:sz w:val="20"/>
        </w:rPr>
        <w:t>.</w:t>
      </w:r>
    </w:p>
    <w:p w14:paraId="04AD0033" w14:textId="3855F061" w:rsidR="004E15D2" w:rsidRDefault="009873E9" w:rsidP="008F00A0">
      <w:pPr>
        <w:pStyle w:val="ListParagraph"/>
        <w:numPr>
          <w:ilvl w:val="0"/>
          <w:numId w:val="12"/>
        </w:numPr>
        <w:rPr>
          <w:sz w:val="20"/>
        </w:rPr>
      </w:pPr>
      <w:r w:rsidRPr="004D7244">
        <w:rPr>
          <w:sz w:val="20"/>
        </w:rPr>
        <w:t>Performs cleansing based on the business rules defined in</w:t>
      </w:r>
      <w:r>
        <w:rPr>
          <w:sz w:val="20"/>
        </w:rPr>
        <w:t xml:space="preserve"> </w:t>
      </w:r>
      <w:r w:rsidR="009F46CD">
        <w:rPr>
          <w:sz w:val="20"/>
        </w:rPr>
        <w:t xml:space="preserve">Section </w:t>
      </w:r>
      <w:r w:rsidR="00407C6A">
        <w:rPr>
          <w:sz w:val="20"/>
        </w:rPr>
        <w:t>6.3</w:t>
      </w:r>
    </w:p>
    <w:p w14:paraId="7BED687C" w14:textId="77777777" w:rsidR="004E15D2" w:rsidRDefault="004E15D2" w:rsidP="008F00A0">
      <w:pPr>
        <w:pStyle w:val="ListParagraph"/>
        <w:numPr>
          <w:ilvl w:val="0"/>
          <w:numId w:val="12"/>
        </w:numPr>
        <w:rPr>
          <w:sz w:val="20"/>
        </w:rPr>
      </w:pPr>
      <w:r>
        <w:rPr>
          <w:sz w:val="20"/>
        </w:rPr>
        <w:t>Telephone exclusion list should be configured in the generic lookup and it should facilitate add/remove entries.</w:t>
      </w:r>
    </w:p>
    <w:p w14:paraId="5DCE5395" w14:textId="77777777" w:rsidR="009873E9" w:rsidRDefault="009873E9" w:rsidP="008F00A0">
      <w:pPr>
        <w:pStyle w:val="ListParagraph"/>
        <w:numPr>
          <w:ilvl w:val="0"/>
          <w:numId w:val="12"/>
        </w:numPr>
        <w:jc w:val="left"/>
        <w:rPr>
          <w:sz w:val="20"/>
        </w:rPr>
      </w:pPr>
      <w:r>
        <w:rPr>
          <w:sz w:val="20"/>
        </w:rPr>
        <w:t xml:space="preserve">Once cleansing and validation is completed, processed records will be loaded into target with Error codes and status configured in </w:t>
      </w:r>
      <w:r w:rsidRPr="00960DBA">
        <w:rPr>
          <w:b/>
          <w:sz w:val="20"/>
        </w:rPr>
        <w:t>MDM Error Catalogue</w:t>
      </w:r>
      <w:r>
        <w:rPr>
          <w:sz w:val="20"/>
        </w:rPr>
        <w:t>.</w:t>
      </w:r>
    </w:p>
    <w:p w14:paraId="4F6962C1" w14:textId="447F0BEF" w:rsidR="00DF6346" w:rsidRDefault="00B13F33" w:rsidP="007D144F">
      <w:pPr>
        <w:pStyle w:val="ListParagraph"/>
        <w:numPr>
          <w:ilvl w:val="0"/>
          <w:numId w:val="12"/>
        </w:numPr>
        <w:jc w:val="left"/>
        <w:rPr>
          <w:sz w:val="20"/>
        </w:rPr>
      </w:pPr>
      <w:r>
        <w:rPr>
          <w:sz w:val="20"/>
        </w:rPr>
        <w:t xml:space="preserve">The </w:t>
      </w:r>
      <w:r w:rsidRPr="00997892">
        <w:rPr>
          <w:sz w:val="20"/>
        </w:rPr>
        <w:t>STG_</w:t>
      </w:r>
      <w:r>
        <w:rPr>
          <w:sz w:val="20"/>
        </w:rPr>
        <w:t>TELEPHONE_CLEANSING</w:t>
      </w:r>
      <w:r w:rsidRPr="00997892">
        <w:rPr>
          <w:sz w:val="20"/>
        </w:rPr>
        <w:t>_OUTPUT</w:t>
      </w:r>
      <w:r>
        <w:rPr>
          <w:sz w:val="20"/>
        </w:rPr>
        <w:t xml:space="preserve"> table </w:t>
      </w:r>
      <w:r w:rsidR="00E74973">
        <w:rPr>
          <w:sz w:val="20"/>
        </w:rPr>
        <w:t>is</w:t>
      </w:r>
      <w:r>
        <w:rPr>
          <w:sz w:val="20"/>
        </w:rPr>
        <w:t xml:space="preserve"> truncate and </w:t>
      </w:r>
      <w:r w:rsidR="00E74973">
        <w:rPr>
          <w:sz w:val="20"/>
        </w:rPr>
        <w:t>load</w:t>
      </w:r>
      <w:r>
        <w:rPr>
          <w:sz w:val="20"/>
        </w:rPr>
        <w:t xml:space="preserve"> </w:t>
      </w:r>
      <w:r w:rsidR="00E74973">
        <w:rPr>
          <w:sz w:val="20"/>
        </w:rPr>
        <w:t xml:space="preserve">for </w:t>
      </w:r>
      <w:r>
        <w:rPr>
          <w:sz w:val="20"/>
        </w:rPr>
        <w:t>every run.</w:t>
      </w:r>
    </w:p>
    <w:p w14:paraId="34DF49C1" w14:textId="77777777" w:rsidR="004E15D2" w:rsidRPr="00146563" w:rsidRDefault="004E15D2" w:rsidP="00146563">
      <w:pPr>
        <w:pStyle w:val="Heading2"/>
        <w:numPr>
          <w:ilvl w:val="1"/>
          <w:numId w:val="3"/>
        </w:numPr>
        <w:rPr>
          <w:bCs w:val="0"/>
        </w:rPr>
      </w:pPr>
      <w:bookmarkStart w:id="176" w:name="_Toc347403258"/>
      <w:bookmarkStart w:id="177" w:name="_Toc465253366"/>
      <w:r w:rsidRPr="004E15D2">
        <w:rPr>
          <w:bCs w:val="0"/>
        </w:rPr>
        <w:t xml:space="preserve">Customer Name </w:t>
      </w:r>
      <w:bookmarkEnd w:id="176"/>
      <w:r w:rsidRPr="004E15D2">
        <w:rPr>
          <w:bCs w:val="0"/>
        </w:rPr>
        <w:t>Standardization</w:t>
      </w:r>
      <w:bookmarkEnd w:id="177"/>
      <w:r w:rsidRPr="004E15D2">
        <w:rPr>
          <w:bCs w:val="0"/>
        </w:rPr>
        <w:t xml:space="preserve"> </w:t>
      </w:r>
    </w:p>
    <w:p w14:paraId="751D410F" w14:textId="77777777" w:rsidR="004E15D2" w:rsidRDefault="004E15D2" w:rsidP="004E15D2"/>
    <w:p w14:paraId="7E55D561" w14:textId="77777777" w:rsidR="004E15D2" w:rsidRDefault="00B1798C" w:rsidP="004E15D2">
      <w:r>
        <w:object w:dxaOrig="9985" w:dyaOrig="2845" w14:anchorId="5409ACEF">
          <v:shape id="_x0000_i1032" type="#_x0000_t75" style="width:6in;height:122.25pt" o:ole="">
            <v:imagedata r:id="rId38" o:title=""/>
          </v:shape>
          <o:OLEObject Type="Embed" ProgID="Visio.Drawing.11" ShapeID="_x0000_i1032" DrawAspect="Content" ObjectID="_1549268284" r:id="rId39"/>
        </w:object>
      </w:r>
    </w:p>
    <w:p w14:paraId="3DE7F109" w14:textId="77777777" w:rsidR="004E15D2" w:rsidRPr="006B6B4A" w:rsidRDefault="00997892" w:rsidP="004E15D2">
      <w:pPr>
        <w:rPr>
          <w:b/>
          <w:sz w:val="20"/>
        </w:rPr>
      </w:pPr>
      <w:r w:rsidRPr="006B6B4A">
        <w:rPr>
          <w:b/>
          <w:sz w:val="20"/>
        </w:rPr>
        <w:t>Functions</w:t>
      </w:r>
      <w:r w:rsidR="004E15D2" w:rsidRPr="006B6B4A">
        <w:rPr>
          <w:b/>
          <w:sz w:val="20"/>
        </w:rPr>
        <w:t>:</w:t>
      </w:r>
    </w:p>
    <w:p w14:paraId="0616B76C" w14:textId="77777777" w:rsidR="004E15D2" w:rsidRDefault="004E15D2" w:rsidP="008F00A0">
      <w:pPr>
        <w:pStyle w:val="ListParagraph"/>
        <w:numPr>
          <w:ilvl w:val="0"/>
          <w:numId w:val="13"/>
        </w:numPr>
        <w:jc w:val="left"/>
        <w:rPr>
          <w:sz w:val="20"/>
        </w:rPr>
      </w:pPr>
      <w:r>
        <w:rPr>
          <w:sz w:val="20"/>
        </w:rPr>
        <w:lastRenderedPageBreak/>
        <w:t>The Customer Name</w:t>
      </w:r>
      <w:r w:rsidR="00C2740C">
        <w:rPr>
          <w:sz w:val="20"/>
        </w:rPr>
        <w:t xml:space="preserve"> Cleansing and</w:t>
      </w:r>
      <w:r>
        <w:rPr>
          <w:sz w:val="20"/>
        </w:rPr>
        <w:t xml:space="preserve"> Validation component </w:t>
      </w:r>
      <w:r w:rsidR="00246291">
        <w:rPr>
          <w:sz w:val="20"/>
        </w:rPr>
        <w:t xml:space="preserve">developed as </w:t>
      </w:r>
      <w:r>
        <w:rPr>
          <w:sz w:val="20"/>
        </w:rPr>
        <w:t>Talend Job let.</w:t>
      </w:r>
    </w:p>
    <w:p w14:paraId="308752D9" w14:textId="77777777" w:rsidR="004E15D2" w:rsidRDefault="00246291" w:rsidP="008F00A0">
      <w:pPr>
        <w:pStyle w:val="ListParagraph"/>
        <w:numPr>
          <w:ilvl w:val="0"/>
          <w:numId w:val="13"/>
        </w:numPr>
        <w:jc w:val="left"/>
        <w:rPr>
          <w:sz w:val="20"/>
        </w:rPr>
      </w:pPr>
      <w:r>
        <w:rPr>
          <w:sz w:val="20"/>
        </w:rPr>
        <w:t xml:space="preserve">Extracts required columns from </w:t>
      </w:r>
      <w:r w:rsidR="006946B9">
        <w:rPr>
          <w:sz w:val="20"/>
        </w:rPr>
        <w:t>STG_CUSTOMER_CLEANSING</w:t>
      </w:r>
      <w:r w:rsidR="00997892" w:rsidRPr="00997892">
        <w:rPr>
          <w:sz w:val="20"/>
        </w:rPr>
        <w:t>_</w:t>
      </w:r>
      <w:r>
        <w:rPr>
          <w:sz w:val="20"/>
        </w:rPr>
        <w:t>INP</w:t>
      </w:r>
      <w:r w:rsidR="00C2740C">
        <w:rPr>
          <w:sz w:val="20"/>
        </w:rPr>
        <w:t>UT table to apply cleaning rules.</w:t>
      </w:r>
    </w:p>
    <w:p w14:paraId="5282138A" w14:textId="40C04A90" w:rsidR="004E15D2" w:rsidRDefault="00997892" w:rsidP="008F00A0">
      <w:pPr>
        <w:pStyle w:val="ListParagraph"/>
        <w:numPr>
          <w:ilvl w:val="0"/>
          <w:numId w:val="13"/>
        </w:numPr>
        <w:rPr>
          <w:sz w:val="20"/>
        </w:rPr>
      </w:pPr>
      <w:r>
        <w:rPr>
          <w:sz w:val="20"/>
        </w:rPr>
        <w:t xml:space="preserve">Performs Cleansing and Validation based on the rules defined in </w:t>
      </w:r>
      <w:r w:rsidR="00C2740C">
        <w:rPr>
          <w:sz w:val="20"/>
        </w:rPr>
        <w:t xml:space="preserve">Section </w:t>
      </w:r>
      <w:r w:rsidR="00407C6A">
        <w:rPr>
          <w:sz w:val="20"/>
        </w:rPr>
        <w:t>6.3</w:t>
      </w:r>
    </w:p>
    <w:p w14:paraId="633484A0" w14:textId="77777777" w:rsidR="004E15D2" w:rsidRPr="00C2740C" w:rsidRDefault="00C2740C" w:rsidP="008F00A0">
      <w:pPr>
        <w:pStyle w:val="ListParagraph"/>
        <w:numPr>
          <w:ilvl w:val="0"/>
          <w:numId w:val="13"/>
        </w:numPr>
        <w:rPr>
          <w:sz w:val="20"/>
        </w:rPr>
      </w:pPr>
      <w:r w:rsidRPr="00C2740C">
        <w:rPr>
          <w:sz w:val="20"/>
        </w:rPr>
        <w:t xml:space="preserve">In case of </w:t>
      </w:r>
      <w:r w:rsidR="00997892" w:rsidRPr="00C2740C">
        <w:rPr>
          <w:sz w:val="20"/>
        </w:rPr>
        <w:t xml:space="preserve">Joint </w:t>
      </w:r>
      <w:r w:rsidRPr="00C2740C">
        <w:rPr>
          <w:sz w:val="20"/>
        </w:rPr>
        <w:t>Customer Names (Customer Title contains “&amp;”) and</w:t>
      </w:r>
      <w:r w:rsidR="00997892" w:rsidRPr="00C2740C">
        <w:rPr>
          <w:sz w:val="20"/>
        </w:rPr>
        <w:t xml:space="preserve"> </w:t>
      </w:r>
      <w:r w:rsidRPr="00C2740C">
        <w:rPr>
          <w:sz w:val="20"/>
        </w:rPr>
        <w:t xml:space="preserve">Customer name matches with </w:t>
      </w:r>
      <w:r w:rsidR="00997892" w:rsidRPr="00C2740C">
        <w:rPr>
          <w:sz w:val="20"/>
        </w:rPr>
        <w:t>Default</w:t>
      </w:r>
      <w:r w:rsidRPr="00C2740C">
        <w:rPr>
          <w:sz w:val="20"/>
        </w:rPr>
        <w:t>ed</w:t>
      </w:r>
      <w:r w:rsidR="00997892" w:rsidRPr="00C2740C">
        <w:rPr>
          <w:sz w:val="20"/>
        </w:rPr>
        <w:t xml:space="preserve"> customer </w:t>
      </w:r>
      <w:r w:rsidRPr="00C2740C">
        <w:rPr>
          <w:sz w:val="20"/>
        </w:rPr>
        <w:t xml:space="preserve">name </w:t>
      </w:r>
      <w:r w:rsidR="00997892" w:rsidRPr="00C2740C">
        <w:rPr>
          <w:sz w:val="20"/>
        </w:rPr>
        <w:t>list</w:t>
      </w:r>
      <w:r w:rsidRPr="00C2740C">
        <w:rPr>
          <w:sz w:val="20"/>
        </w:rPr>
        <w:t xml:space="preserve"> then populate the ReviewFlag as “Y” otherwise leave it as blank.</w:t>
      </w:r>
    </w:p>
    <w:p w14:paraId="70D0D2C0" w14:textId="502CA7E0" w:rsidR="00675560" w:rsidRDefault="00997892" w:rsidP="007D144F">
      <w:pPr>
        <w:pStyle w:val="ListParagraph"/>
        <w:numPr>
          <w:ilvl w:val="0"/>
          <w:numId w:val="13"/>
        </w:numPr>
        <w:rPr>
          <w:sz w:val="20"/>
        </w:rPr>
      </w:pPr>
      <w:r w:rsidRPr="00997892">
        <w:rPr>
          <w:sz w:val="20"/>
        </w:rPr>
        <w:t xml:space="preserve">After Cleansing and Validation is completed resulted records will be loaded </w:t>
      </w:r>
      <w:r w:rsidR="006851F4" w:rsidRPr="00997892">
        <w:rPr>
          <w:sz w:val="20"/>
        </w:rPr>
        <w:t xml:space="preserve">into </w:t>
      </w:r>
      <w:r w:rsidR="006851F4">
        <w:rPr>
          <w:sz w:val="20"/>
        </w:rPr>
        <w:t>STG</w:t>
      </w:r>
      <w:r w:rsidR="006946B9">
        <w:rPr>
          <w:sz w:val="20"/>
        </w:rPr>
        <w:t>_CUSTOMER_CLEANSING</w:t>
      </w:r>
      <w:r w:rsidR="004E15D2" w:rsidRPr="00997892">
        <w:rPr>
          <w:sz w:val="20"/>
        </w:rPr>
        <w:t>_OU</w:t>
      </w:r>
      <w:r w:rsidR="00C2740C">
        <w:rPr>
          <w:sz w:val="20"/>
        </w:rPr>
        <w:t xml:space="preserve"> TPUT table (</w:t>
      </w:r>
      <w:r w:rsidR="00E74973">
        <w:rPr>
          <w:sz w:val="20"/>
        </w:rPr>
        <w:t>truncate and load</w:t>
      </w:r>
      <w:r w:rsidR="00C2740C">
        <w:rPr>
          <w:sz w:val="20"/>
        </w:rPr>
        <w:t xml:space="preserve"> for every delta run)</w:t>
      </w:r>
    </w:p>
    <w:p w14:paraId="16320DC8" w14:textId="77777777" w:rsidR="004E15D2" w:rsidRDefault="004E15D2" w:rsidP="004E15D2">
      <w:pPr>
        <w:pStyle w:val="Heading2"/>
        <w:numPr>
          <w:ilvl w:val="1"/>
          <w:numId w:val="3"/>
        </w:numPr>
        <w:rPr>
          <w:bCs w:val="0"/>
        </w:rPr>
      </w:pPr>
      <w:bookmarkStart w:id="178" w:name="_Toc465253367"/>
      <w:r w:rsidRPr="004E15D2">
        <w:rPr>
          <w:bCs w:val="0"/>
        </w:rPr>
        <w:t xml:space="preserve">Address Cleansing </w:t>
      </w:r>
      <w:r w:rsidR="00A900E8">
        <w:rPr>
          <w:bCs w:val="0"/>
        </w:rPr>
        <w:t>&amp; Validation</w:t>
      </w:r>
      <w:bookmarkEnd w:id="178"/>
      <w:r w:rsidR="005B2833">
        <w:rPr>
          <w:bCs w:val="0"/>
        </w:rPr>
        <w:t xml:space="preserve"> </w:t>
      </w:r>
    </w:p>
    <w:p w14:paraId="19477937" w14:textId="77777777" w:rsidR="004E15D2" w:rsidRDefault="004E15D2" w:rsidP="004E15D2"/>
    <w:p w14:paraId="6601F85D" w14:textId="314ACE8B" w:rsidR="004E15D2" w:rsidRDefault="00E953AC" w:rsidP="004E15D2">
      <w:r>
        <w:object w:dxaOrig="10321" w:dyaOrig="6076" w14:anchorId="48E95629">
          <v:shape id="_x0000_i1033" type="#_x0000_t75" style="width:6in;height:254.25pt" o:ole="">
            <v:imagedata r:id="rId40" o:title=""/>
          </v:shape>
          <o:OLEObject Type="Embed" ProgID="Visio.Drawing.15" ShapeID="_x0000_i1033" DrawAspect="Content" ObjectID="_1549268285" r:id="rId41"/>
        </w:object>
      </w:r>
    </w:p>
    <w:p w14:paraId="1CE45298" w14:textId="77777777" w:rsidR="000205C4" w:rsidRDefault="000205C4" w:rsidP="004E15D2"/>
    <w:p w14:paraId="74A1E944" w14:textId="77777777" w:rsidR="004E15D2" w:rsidRDefault="009F4449" w:rsidP="004E15D2">
      <w:pPr>
        <w:rPr>
          <w:sz w:val="20"/>
        </w:rPr>
      </w:pPr>
      <w:r>
        <w:rPr>
          <w:sz w:val="20"/>
        </w:rPr>
        <w:t>Functions</w:t>
      </w:r>
      <w:r w:rsidR="004E15D2">
        <w:rPr>
          <w:sz w:val="20"/>
        </w:rPr>
        <w:t>:</w:t>
      </w:r>
    </w:p>
    <w:p w14:paraId="027EBB9C" w14:textId="77777777" w:rsidR="004E15D2" w:rsidRDefault="004E15D2" w:rsidP="008F00A0">
      <w:pPr>
        <w:pStyle w:val="ListParagraph"/>
        <w:numPr>
          <w:ilvl w:val="0"/>
          <w:numId w:val="14"/>
        </w:numPr>
        <w:jc w:val="left"/>
        <w:rPr>
          <w:sz w:val="20"/>
        </w:rPr>
      </w:pPr>
      <w:r>
        <w:rPr>
          <w:sz w:val="20"/>
        </w:rPr>
        <w:t xml:space="preserve">The Address Cleansing Component </w:t>
      </w:r>
      <w:r w:rsidR="008E7B2A">
        <w:rPr>
          <w:sz w:val="20"/>
        </w:rPr>
        <w:t xml:space="preserve">is </w:t>
      </w:r>
      <w:r>
        <w:rPr>
          <w:sz w:val="20"/>
        </w:rPr>
        <w:t>reusable / pluggable Talend Job let.</w:t>
      </w:r>
    </w:p>
    <w:p w14:paraId="52F00458" w14:textId="13659DCC" w:rsidR="004E15D2" w:rsidRDefault="008E7B2A" w:rsidP="008F00A0">
      <w:pPr>
        <w:pStyle w:val="ListParagraph"/>
        <w:numPr>
          <w:ilvl w:val="0"/>
          <w:numId w:val="14"/>
        </w:numPr>
        <w:jc w:val="left"/>
        <w:rPr>
          <w:sz w:val="20"/>
        </w:rPr>
      </w:pPr>
      <w:r>
        <w:rPr>
          <w:sz w:val="20"/>
        </w:rPr>
        <w:t xml:space="preserve">Extracts the address details from STG_ADDRESS_CLEANSING_INPUT and processes </w:t>
      </w:r>
      <w:r w:rsidR="00D44D91">
        <w:rPr>
          <w:sz w:val="20"/>
        </w:rPr>
        <w:t xml:space="preserve">raw </w:t>
      </w:r>
      <w:r>
        <w:rPr>
          <w:sz w:val="20"/>
        </w:rPr>
        <w:t xml:space="preserve">address based on the business rules defined in </w:t>
      </w:r>
      <w:r w:rsidR="00FF438B">
        <w:rPr>
          <w:sz w:val="20"/>
        </w:rPr>
        <w:t xml:space="preserve">Section </w:t>
      </w:r>
      <w:r w:rsidR="00407C6A">
        <w:rPr>
          <w:sz w:val="20"/>
        </w:rPr>
        <w:t>6.3</w:t>
      </w:r>
    </w:p>
    <w:p w14:paraId="5CE39869" w14:textId="77777777" w:rsidR="00D5451A" w:rsidRDefault="008E7B2A" w:rsidP="008F00A0">
      <w:pPr>
        <w:pStyle w:val="ListParagraph"/>
        <w:numPr>
          <w:ilvl w:val="0"/>
          <w:numId w:val="14"/>
        </w:numPr>
        <w:rPr>
          <w:sz w:val="20"/>
        </w:rPr>
      </w:pPr>
      <w:r>
        <w:rPr>
          <w:sz w:val="20"/>
        </w:rPr>
        <w:t xml:space="preserve">This Component </w:t>
      </w:r>
      <w:r w:rsidR="00FF438B">
        <w:rPr>
          <w:sz w:val="20"/>
        </w:rPr>
        <w:t>internally uses Capscan Matchcode Batch APIs to cleanse and standardize the address. The cleansed address from Capscan expected to provide the Address key along with standardized address.</w:t>
      </w:r>
    </w:p>
    <w:p w14:paraId="225AC8F7" w14:textId="77777777" w:rsidR="004E15D2" w:rsidRDefault="004E15D2" w:rsidP="008F00A0">
      <w:pPr>
        <w:pStyle w:val="ListParagraph"/>
        <w:numPr>
          <w:ilvl w:val="0"/>
          <w:numId w:val="14"/>
        </w:numPr>
        <w:rPr>
          <w:sz w:val="20"/>
        </w:rPr>
      </w:pPr>
      <w:r w:rsidRPr="00D5451A">
        <w:rPr>
          <w:sz w:val="20"/>
        </w:rPr>
        <w:t>The output records should be loaded on to STG_ADDRESS_CLEANSED_OUTPUT table</w:t>
      </w:r>
      <w:r w:rsidR="00477730" w:rsidRPr="00D5451A">
        <w:rPr>
          <w:sz w:val="20"/>
        </w:rPr>
        <w:t xml:space="preserve"> with Error codes configured in Error Catalogue.</w:t>
      </w:r>
    </w:p>
    <w:p w14:paraId="0FDC76E3" w14:textId="77777777" w:rsidR="00C8346B" w:rsidRPr="00B60316" w:rsidRDefault="00D44D91" w:rsidP="008F00A0">
      <w:pPr>
        <w:pStyle w:val="ListParagraph"/>
        <w:numPr>
          <w:ilvl w:val="0"/>
          <w:numId w:val="14"/>
        </w:numPr>
        <w:rPr>
          <w:sz w:val="20"/>
        </w:rPr>
      </w:pPr>
      <w:r w:rsidRPr="00C8346B">
        <w:rPr>
          <w:sz w:val="20"/>
        </w:rPr>
        <w:t xml:space="preserve">The file </w:t>
      </w:r>
      <w:r w:rsidRPr="00B60316">
        <w:rPr>
          <w:sz w:val="20"/>
        </w:rPr>
        <w:t>handshake between MDM and Capscan Servers should happen via MOVEIT as outlined in the above diagram.</w:t>
      </w:r>
    </w:p>
    <w:p w14:paraId="2C9B23F0" w14:textId="2683B3D8" w:rsidR="00B60DAC" w:rsidRPr="00B60316" w:rsidRDefault="00886588" w:rsidP="00936745">
      <w:pPr>
        <w:pStyle w:val="ListParagraph"/>
        <w:numPr>
          <w:ilvl w:val="0"/>
          <w:numId w:val="14"/>
        </w:numPr>
      </w:pPr>
      <w:r w:rsidRPr="00B60316">
        <w:rPr>
          <w:sz w:val="20"/>
        </w:rPr>
        <w:t xml:space="preserve">In NRT </w:t>
      </w:r>
      <w:r w:rsidR="00936745" w:rsidRPr="00B60316">
        <w:rPr>
          <w:sz w:val="20"/>
        </w:rPr>
        <w:t>flow input addresses will be processed using Capscan Relatime Product and will apply same validation rules to flag PAF and NONPAF address after cleansing.</w:t>
      </w:r>
      <w:r w:rsidR="00936745" w:rsidRPr="00B60316">
        <w:t xml:space="preserve"> </w:t>
      </w:r>
    </w:p>
    <w:p w14:paraId="56BE7FB5" w14:textId="77777777" w:rsidR="004E15D2" w:rsidRPr="004E15D2" w:rsidRDefault="004E15D2" w:rsidP="004E15D2">
      <w:pPr>
        <w:pStyle w:val="Heading2"/>
        <w:numPr>
          <w:ilvl w:val="1"/>
          <w:numId w:val="3"/>
        </w:numPr>
      </w:pPr>
      <w:bookmarkStart w:id="179" w:name="_Toc465253368"/>
      <w:r w:rsidRPr="004E15D2">
        <w:rPr>
          <w:bCs w:val="0"/>
        </w:rPr>
        <w:lastRenderedPageBreak/>
        <w:t xml:space="preserve">CRF </w:t>
      </w:r>
      <w:r w:rsidR="00146563">
        <w:rPr>
          <w:bCs w:val="0"/>
        </w:rPr>
        <w:t>Generation</w:t>
      </w:r>
      <w:bookmarkEnd w:id="179"/>
    </w:p>
    <w:p w14:paraId="65363491" w14:textId="77777777" w:rsidR="004E15D2" w:rsidRDefault="00B60DAC" w:rsidP="004E15D2">
      <w:pPr>
        <w:rPr>
          <w:sz w:val="20"/>
        </w:rPr>
      </w:pPr>
      <w:r>
        <w:rPr>
          <w:sz w:val="20"/>
        </w:rPr>
        <w:t>The de-normalized view of</w:t>
      </w:r>
      <w:r w:rsidR="004E15D2">
        <w:rPr>
          <w:sz w:val="20"/>
        </w:rPr>
        <w:t xml:space="preserve"> </w:t>
      </w:r>
      <w:r>
        <w:rPr>
          <w:sz w:val="20"/>
        </w:rPr>
        <w:t xml:space="preserve">cleansed </w:t>
      </w:r>
      <w:r w:rsidR="004E15D2">
        <w:rPr>
          <w:sz w:val="20"/>
        </w:rPr>
        <w:t xml:space="preserve">customer details / keys will be stored in CRF (Common Record Format) structure. </w:t>
      </w:r>
      <w:r>
        <w:rPr>
          <w:sz w:val="20"/>
        </w:rPr>
        <w:t>There are two types of CRFs,</w:t>
      </w:r>
    </w:p>
    <w:p w14:paraId="6B8B9B81" w14:textId="77777777" w:rsidR="008154C2" w:rsidRDefault="00B36CC6" w:rsidP="008154C2">
      <w:pPr>
        <w:pStyle w:val="Heading2"/>
        <w:numPr>
          <w:ilvl w:val="2"/>
          <w:numId w:val="3"/>
        </w:numPr>
      </w:pPr>
      <w:bookmarkStart w:id="180" w:name="_Toc465253369"/>
      <w:r>
        <w:t>Transactional CRF Generation</w:t>
      </w:r>
      <w:bookmarkEnd w:id="180"/>
    </w:p>
    <w:p w14:paraId="65D9953A" w14:textId="77777777" w:rsidR="00AE2456" w:rsidRDefault="00AE2456" w:rsidP="004E15D2"/>
    <w:p w14:paraId="673ECB87" w14:textId="77777777" w:rsidR="00AE2456" w:rsidRDefault="007D144F" w:rsidP="00211D88">
      <w:pPr>
        <w:jc w:val="center"/>
      </w:pPr>
      <w:r>
        <w:object w:dxaOrig="7680" w:dyaOrig="3540" w14:anchorId="2CC02A19">
          <v:shape id="_x0000_i1034" type="#_x0000_t75" style="width:387pt;height:135pt" o:ole="">
            <v:imagedata r:id="rId42" o:title=""/>
          </v:shape>
          <o:OLEObject Type="Embed" ProgID="Visio.Drawing.11" ShapeID="_x0000_i1034" DrawAspect="Content" ObjectID="_1549268286" r:id="rId43"/>
        </w:object>
      </w:r>
    </w:p>
    <w:p w14:paraId="6F12E4BD" w14:textId="77777777" w:rsidR="004E15D2" w:rsidRDefault="004E15D2" w:rsidP="004E15D2"/>
    <w:p w14:paraId="42DE19AD" w14:textId="77777777" w:rsidR="004E15D2" w:rsidRDefault="00493AFE" w:rsidP="004E15D2">
      <w:pPr>
        <w:rPr>
          <w:b/>
          <w:sz w:val="20"/>
        </w:rPr>
      </w:pPr>
      <w:r>
        <w:rPr>
          <w:b/>
          <w:sz w:val="20"/>
        </w:rPr>
        <w:t>Functions</w:t>
      </w:r>
      <w:r w:rsidR="004E15D2">
        <w:rPr>
          <w:b/>
          <w:sz w:val="20"/>
        </w:rPr>
        <w:t>:</w:t>
      </w:r>
    </w:p>
    <w:p w14:paraId="5D8BD4CB" w14:textId="77777777" w:rsidR="004E15D2" w:rsidRDefault="004E15D2" w:rsidP="004E15D2"/>
    <w:p w14:paraId="586F4C82" w14:textId="77777777" w:rsidR="004E15D2" w:rsidRDefault="006851F4" w:rsidP="008F00A0">
      <w:pPr>
        <w:pStyle w:val="ListParagraph"/>
        <w:numPr>
          <w:ilvl w:val="0"/>
          <w:numId w:val="15"/>
        </w:numPr>
        <w:rPr>
          <w:sz w:val="20"/>
        </w:rPr>
      </w:pPr>
      <w:r>
        <w:rPr>
          <w:sz w:val="20"/>
        </w:rPr>
        <w:t>Transactional CRF</w:t>
      </w:r>
      <w:r w:rsidR="004E15D2">
        <w:rPr>
          <w:sz w:val="20"/>
        </w:rPr>
        <w:t xml:space="preserve"> </w:t>
      </w:r>
      <w:r>
        <w:rPr>
          <w:sz w:val="20"/>
        </w:rPr>
        <w:t xml:space="preserve">extracts customer records from DAA </w:t>
      </w:r>
      <w:r w:rsidR="00340BCA">
        <w:rPr>
          <w:sz w:val="20"/>
        </w:rPr>
        <w:t xml:space="preserve">Staging </w:t>
      </w:r>
      <w:r>
        <w:rPr>
          <w:sz w:val="20"/>
        </w:rPr>
        <w:t>tables and Cleansing output tables and forms deformalized view of customer records.</w:t>
      </w:r>
    </w:p>
    <w:p w14:paraId="40D6EC1F" w14:textId="77777777" w:rsidR="004E15D2" w:rsidRPr="00D01B13" w:rsidRDefault="00B60DAC" w:rsidP="008F00A0">
      <w:pPr>
        <w:pStyle w:val="ListParagraph"/>
        <w:numPr>
          <w:ilvl w:val="0"/>
          <w:numId w:val="15"/>
        </w:numPr>
      </w:pPr>
      <w:r>
        <w:rPr>
          <w:sz w:val="20"/>
        </w:rPr>
        <w:t>Transaction CRF will extract</w:t>
      </w:r>
      <w:r w:rsidR="006851F4">
        <w:rPr>
          <w:sz w:val="20"/>
        </w:rPr>
        <w:t xml:space="preserve"> </w:t>
      </w:r>
      <w:r w:rsidR="00D01B13">
        <w:rPr>
          <w:sz w:val="20"/>
        </w:rPr>
        <w:t xml:space="preserve">only transactional </w:t>
      </w:r>
      <w:r w:rsidR="006851F4">
        <w:rPr>
          <w:sz w:val="20"/>
        </w:rPr>
        <w:t xml:space="preserve">data specific to </w:t>
      </w:r>
      <w:r w:rsidR="00D01B13">
        <w:rPr>
          <w:sz w:val="20"/>
        </w:rPr>
        <w:t>s</w:t>
      </w:r>
      <w:r w:rsidR="006851F4">
        <w:rPr>
          <w:sz w:val="20"/>
        </w:rPr>
        <w:t xml:space="preserve">ource </w:t>
      </w:r>
      <w:r w:rsidR="00EE7AF9">
        <w:rPr>
          <w:sz w:val="20"/>
        </w:rPr>
        <w:t>system (</w:t>
      </w:r>
      <w:r w:rsidR="00D01B13">
        <w:rPr>
          <w:sz w:val="20"/>
        </w:rPr>
        <w:t>Ensura daily extracts)</w:t>
      </w:r>
      <w:r w:rsidR="004E15D2">
        <w:rPr>
          <w:sz w:val="20"/>
        </w:rPr>
        <w:t>.</w:t>
      </w:r>
    </w:p>
    <w:p w14:paraId="102D3363" w14:textId="26D564A2" w:rsidR="00D01B13" w:rsidRPr="00643017" w:rsidRDefault="00D01B13" w:rsidP="008F00A0">
      <w:pPr>
        <w:pStyle w:val="ListParagraph"/>
        <w:numPr>
          <w:ilvl w:val="0"/>
          <w:numId w:val="15"/>
        </w:numPr>
      </w:pPr>
      <w:r>
        <w:rPr>
          <w:sz w:val="20"/>
        </w:rPr>
        <w:t>Loads the Transactional CRF records into CRF table.</w:t>
      </w:r>
    </w:p>
    <w:p w14:paraId="31191370" w14:textId="77777777" w:rsidR="006B459F" w:rsidRDefault="006B459F" w:rsidP="006B459F">
      <w:pPr>
        <w:pStyle w:val="Heading2"/>
        <w:numPr>
          <w:ilvl w:val="2"/>
          <w:numId w:val="3"/>
        </w:numPr>
      </w:pPr>
      <w:bookmarkStart w:id="181" w:name="_Toc465253370"/>
      <w:r>
        <w:t>Master CRF Generation</w:t>
      </w:r>
      <w:bookmarkEnd w:id="181"/>
    </w:p>
    <w:p w14:paraId="2A0B8B8D" w14:textId="77777777" w:rsidR="006B459F" w:rsidRDefault="007D144F" w:rsidP="006B459F">
      <w:r>
        <w:object w:dxaOrig="9540" w:dyaOrig="4560" w14:anchorId="631BCE55">
          <v:shape id="_x0000_i1035" type="#_x0000_t75" style="width:427.5pt;height:168pt" o:ole="">
            <v:imagedata r:id="rId44" o:title=""/>
          </v:shape>
          <o:OLEObject Type="Embed" ProgID="Visio.Drawing.11" ShapeID="_x0000_i1035" DrawAspect="Content" ObjectID="_1549268287" r:id="rId45"/>
        </w:object>
      </w:r>
    </w:p>
    <w:p w14:paraId="17F56E3A" w14:textId="77777777" w:rsidR="001D7946" w:rsidRDefault="001D7946" w:rsidP="00493AFE">
      <w:pPr>
        <w:rPr>
          <w:b/>
          <w:sz w:val="20"/>
        </w:rPr>
      </w:pPr>
    </w:p>
    <w:p w14:paraId="3D925DEB" w14:textId="77777777" w:rsidR="00493AFE" w:rsidRDefault="00493AFE" w:rsidP="00493AFE">
      <w:pPr>
        <w:rPr>
          <w:b/>
          <w:sz w:val="20"/>
        </w:rPr>
      </w:pPr>
      <w:r>
        <w:rPr>
          <w:b/>
          <w:sz w:val="20"/>
        </w:rPr>
        <w:t>Functions:</w:t>
      </w:r>
    </w:p>
    <w:p w14:paraId="3329D8B6" w14:textId="77777777" w:rsidR="00493AFE" w:rsidRDefault="00493AFE" w:rsidP="00493AFE"/>
    <w:p w14:paraId="676B9DE0" w14:textId="77777777" w:rsidR="00493AFE" w:rsidRPr="00B60DAC" w:rsidRDefault="00493AFE" w:rsidP="008F00A0">
      <w:pPr>
        <w:pStyle w:val="ListParagraph"/>
        <w:numPr>
          <w:ilvl w:val="0"/>
          <w:numId w:val="20"/>
        </w:numPr>
        <w:rPr>
          <w:sz w:val="20"/>
        </w:rPr>
      </w:pPr>
      <w:r w:rsidRPr="00B60DAC">
        <w:rPr>
          <w:sz w:val="20"/>
        </w:rPr>
        <w:t>Master CRF extracts customer records from MDM</w:t>
      </w:r>
      <w:r w:rsidR="00B60DAC" w:rsidRPr="00B60DAC">
        <w:rPr>
          <w:sz w:val="20"/>
        </w:rPr>
        <w:t xml:space="preserve"> Master</w:t>
      </w:r>
      <w:r w:rsidRPr="00B60DAC">
        <w:rPr>
          <w:sz w:val="20"/>
        </w:rPr>
        <w:t xml:space="preserve"> </w:t>
      </w:r>
      <w:r w:rsidR="00B60DAC" w:rsidRPr="00B60DAC">
        <w:rPr>
          <w:sz w:val="20"/>
        </w:rPr>
        <w:t>Tables</w:t>
      </w:r>
      <w:r w:rsidRPr="00B60DAC">
        <w:rPr>
          <w:sz w:val="20"/>
        </w:rPr>
        <w:t xml:space="preserve"> and forms deformalized view </w:t>
      </w:r>
      <w:r w:rsidR="00B60DAC" w:rsidRPr="00B60DAC">
        <w:rPr>
          <w:sz w:val="20"/>
        </w:rPr>
        <w:t>to perform the reference matching</w:t>
      </w:r>
      <w:r w:rsidRPr="00B60DAC">
        <w:rPr>
          <w:sz w:val="20"/>
        </w:rPr>
        <w:t>.</w:t>
      </w:r>
    </w:p>
    <w:p w14:paraId="26947976" w14:textId="77777777" w:rsidR="00B60DAC" w:rsidRDefault="00B60DAC" w:rsidP="008F00A0">
      <w:pPr>
        <w:pStyle w:val="ListParagraph"/>
        <w:numPr>
          <w:ilvl w:val="0"/>
          <w:numId w:val="20"/>
        </w:numPr>
        <w:rPr>
          <w:sz w:val="20"/>
        </w:rPr>
      </w:pPr>
      <w:r>
        <w:rPr>
          <w:sz w:val="20"/>
        </w:rPr>
        <w:lastRenderedPageBreak/>
        <w:t xml:space="preserve">Addresses stored in MDM should be cleansed and standardized using Capscan if it is not done already </w:t>
      </w:r>
      <w:r w:rsidR="00640AB6">
        <w:rPr>
          <w:sz w:val="20"/>
        </w:rPr>
        <w:t>(</w:t>
      </w:r>
      <w:r>
        <w:rPr>
          <w:sz w:val="20"/>
        </w:rPr>
        <w:t>e.g. addresses created from Pega are not validated with Capscan, till Pega integrates with Capscan this approach need to be followed)</w:t>
      </w:r>
    </w:p>
    <w:p w14:paraId="29046A9A" w14:textId="77777777" w:rsidR="00493AFE" w:rsidRDefault="00493AFE" w:rsidP="008F00A0">
      <w:pPr>
        <w:pStyle w:val="ListParagraph"/>
        <w:numPr>
          <w:ilvl w:val="0"/>
          <w:numId w:val="20"/>
        </w:numPr>
        <w:rPr>
          <w:sz w:val="20"/>
        </w:rPr>
      </w:pPr>
      <w:r w:rsidRPr="00B60DAC">
        <w:rPr>
          <w:sz w:val="20"/>
        </w:rPr>
        <w:t xml:space="preserve">Loads the </w:t>
      </w:r>
      <w:r w:rsidR="00AD446B" w:rsidRPr="00B60DAC">
        <w:rPr>
          <w:sz w:val="20"/>
        </w:rPr>
        <w:t>Master</w:t>
      </w:r>
      <w:r w:rsidRPr="00B60DAC">
        <w:rPr>
          <w:sz w:val="20"/>
        </w:rPr>
        <w:t xml:space="preserve"> CRF records into CRF table.</w:t>
      </w:r>
    </w:p>
    <w:p w14:paraId="297A5B68" w14:textId="77777777" w:rsidR="004E15D2" w:rsidRDefault="009E49A8" w:rsidP="004E15D2">
      <w:pPr>
        <w:pStyle w:val="Heading2"/>
        <w:numPr>
          <w:ilvl w:val="1"/>
          <w:numId w:val="3"/>
        </w:numPr>
        <w:rPr>
          <w:bCs w:val="0"/>
        </w:rPr>
      </w:pPr>
      <w:bookmarkStart w:id="182" w:name="_Toc465253371"/>
      <w:r>
        <w:rPr>
          <w:bCs w:val="0"/>
        </w:rPr>
        <w:t>Customer</w:t>
      </w:r>
      <w:r w:rsidR="004E15D2" w:rsidRPr="00455042">
        <w:rPr>
          <w:bCs w:val="0"/>
        </w:rPr>
        <w:t xml:space="preserve"> Matching</w:t>
      </w:r>
      <w:r>
        <w:rPr>
          <w:bCs w:val="0"/>
        </w:rPr>
        <w:t xml:space="preserve"> (Transactional and Reference)</w:t>
      </w:r>
      <w:bookmarkEnd w:id="182"/>
    </w:p>
    <w:p w14:paraId="561166DE" w14:textId="77777777" w:rsidR="00D47F7D" w:rsidRDefault="00D47F7D" w:rsidP="00D47F7D"/>
    <w:p w14:paraId="74A4346D" w14:textId="77777777" w:rsidR="00D47F7D" w:rsidRDefault="00D47F7D" w:rsidP="00D47F7D">
      <w:pPr>
        <w:rPr>
          <w:sz w:val="20"/>
        </w:rPr>
      </w:pPr>
      <w:r>
        <w:rPr>
          <w:sz w:val="20"/>
        </w:rPr>
        <w:t xml:space="preserve">The CRF </w:t>
      </w:r>
      <w:r w:rsidR="00EE7AF9">
        <w:rPr>
          <w:sz w:val="20"/>
        </w:rPr>
        <w:t xml:space="preserve">Table </w:t>
      </w:r>
      <w:r>
        <w:rPr>
          <w:sz w:val="20"/>
        </w:rPr>
        <w:t>(</w:t>
      </w:r>
      <w:r w:rsidR="00EE7AF9">
        <w:rPr>
          <w:sz w:val="20"/>
        </w:rPr>
        <w:t>Transactional CRF</w:t>
      </w:r>
      <w:r>
        <w:rPr>
          <w:sz w:val="20"/>
        </w:rPr>
        <w:t xml:space="preserve">) </w:t>
      </w:r>
      <w:r w:rsidR="00376716">
        <w:rPr>
          <w:sz w:val="20"/>
        </w:rPr>
        <w:t>is</w:t>
      </w:r>
      <w:r w:rsidR="00A419CF">
        <w:rPr>
          <w:sz w:val="20"/>
        </w:rPr>
        <w:t xml:space="preserve"> </w:t>
      </w:r>
      <w:r>
        <w:rPr>
          <w:sz w:val="20"/>
        </w:rPr>
        <w:t>input to bulk matching module</w:t>
      </w:r>
      <w:r w:rsidR="00376716">
        <w:rPr>
          <w:sz w:val="20"/>
        </w:rPr>
        <w:t xml:space="preserve"> which groups the CRF records into Match Clusters containing duplicate records for a customer based on provided Match Rules. Each Cluster is</w:t>
      </w:r>
      <w:r w:rsidR="0022595C">
        <w:rPr>
          <w:sz w:val="20"/>
        </w:rPr>
        <w:t xml:space="preserve"> assigned a unique MatchGroup ID (temporary MDM Customer ID)</w:t>
      </w:r>
    </w:p>
    <w:p w14:paraId="5A7C3B5F" w14:textId="77777777" w:rsidR="000C4EB9" w:rsidRDefault="000C4EB9" w:rsidP="00D47F7D">
      <w:pPr>
        <w:rPr>
          <w:sz w:val="20"/>
        </w:rPr>
      </w:pPr>
    </w:p>
    <w:p w14:paraId="6AFE9C6D" w14:textId="77777777" w:rsidR="00EE7AF9" w:rsidRDefault="00EE7AF9" w:rsidP="00D47F7D">
      <w:pPr>
        <w:rPr>
          <w:sz w:val="20"/>
        </w:rPr>
      </w:pPr>
      <w:r>
        <w:rPr>
          <w:sz w:val="20"/>
        </w:rPr>
        <w:t>This Customer Matching process divided into two phases.</w:t>
      </w:r>
    </w:p>
    <w:p w14:paraId="44C3F789" w14:textId="77777777" w:rsidR="00803804" w:rsidRDefault="00803804" w:rsidP="00D47F7D">
      <w:pPr>
        <w:rPr>
          <w:sz w:val="20"/>
        </w:rPr>
      </w:pPr>
    </w:p>
    <w:p w14:paraId="2CFC1903" w14:textId="77777777" w:rsidR="00EE7AF9" w:rsidRDefault="00EE7AF9" w:rsidP="008F00A0">
      <w:pPr>
        <w:pStyle w:val="ListParagraph"/>
        <w:numPr>
          <w:ilvl w:val="0"/>
          <w:numId w:val="21"/>
        </w:numPr>
        <w:rPr>
          <w:sz w:val="20"/>
        </w:rPr>
      </w:pPr>
      <w:r>
        <w:rPr>
          <w:sz w:val="20"/>
        </w:rPr>
        <w:t>Trans</w:t>
      </w:r>
      <w:r w:rsidR="0022595C">
        <w:rPr>
          <w:sz w:val="20"/>
        </w:rPr>
        <w:t>actional Customer Matching</w:t>
      </w:r>
      <w:r>
        <w:rPr>
          <w:sz w:val="20"/>
        </w:rPr>
        <w:t>:  Matching within the Source system</w:t>
      </w:r>
      <w:r w:rsidR="0022595C">
        <w:rPr>
          <w:sz w:val="20"/>
        </w:rPr>
        <w:t>(s)</w:t>
      </w:r>
    </w:p>
    <w:p w14:paraId="5E58648D" w14:textId="77777777" w:rsidR="00EE7AF9" w:rsidRPr="00EE7AF9" w:rsidRDefault="00EE7AF9" w:rsidP="008F00A0">
      <w:pPr>
        <w:pStyle w:val="ListParagraph"/>
        <w:numPr>
          <w:ilvl w:val="0"/>
          <w:numId w:val="21"/>
        </w:numPr>
        <w:rPr>
          <w:sz w:val="20"/>
        </w:rPr>
      </w:pPr>
      <w:r>
        <w:rPr>
          <w:sz w:val="20"/>
        </w:rPr>
        <w:t xml:space="preserve">Reference Customer Matching: Matching </w:t>
      </w:r>
      <w:r w:rsidR="0022595C">
        <w:rPr>
          <w:sz w:val="20"/>
        </w:rPr>
        <w:t xml:space="preserve">incoming Transactional CRF record </w:t>
      </w:r>
      <w:r>
        <w:rPr>
          <w:sz w:val="20"/>
        </w:rPr>
        <w:t>with</w:t>
      </w:r>
      <w:r w:rsidR="0022595C">
        <w:rPr>
          <w:sz w:val="20"/>
        </w:rPr>
        <w:t xml:space="preserve"> MDM Hub (</w:t>
      </w:r>
      <w:r>
        <w:rPr>
          <w:sz w:val="20"/>
        </w:rPr>
        <w:t>Master CRF)</w:t>
      </w:r>
    </w:p>
    <w:p w14:paraId="0016549C" w14:textId="77777777" w:rsidR="00F70747" w:rsidRPr="00D47F7D" w:rsidRDefault="00F70747" w:rsidP="00D47F7D"/>
    <w:p w14:paraId="73B8A0E9" w14:textId="77777777" w:rsidR="0071317E" w:rsidRDefault="00F70747" w:rsidP="004E15D2">
      <w:r>
        <w:object w:dxaOrig="7790" w:dyaOrig="3170" w14:anchorId="3CC77722">
          <v:shape id="_x0000_i1036" type="#_x0000_t75" style="width:389.25pt;height:158.25pt" o:ole="">
            <v:imagedata r:id="rId46" o:title=""/>
          </v:shape>
          <o:OLEObject Type="Embed" ProgID="Visio.Drawing.11" ShapeID="_x0000_i1036" DrawAspect="Content" ObjectID="_1549268288" r:id="rId47"/>
        </w:object>
      </w:r>
    </w:p>
    <w:p w14:paraId="0D020C5A" w14:textId="77777777" w:rsidR="00A419CF" w:rsidRDefault="00EE7AF9" w:rsidP="00A419CF">
      <w:pPr>
        <w:rPr>
          <w:b/>
          <w:sz w:val="20"/>
        </w:rPr>
      </w:pPr>
      <w:r>
        <w:rPr>
          <w:b/>
          <w:sz w:val="20"/>
        </w:rPr>
        <w:t>Functions</w:t>
      </w:r>
      <w:r w:rsidR="00A419CF">
        <w:rPr>
          <w:b/>
          <w:sz w:val="20"/>
        </w:rPr>
        <w:t>:</w:t>
      </w:r>
    </w:p>
    <w:p w14:paraId="22A083A2" w14:textId="77777777" w:rsidR="00A419CF" w:rsidRDefault="00A419CF" w:rsidP="00A419CF"/>
    <w:p w14:paraId="02E69467" w14:textId="77777777" w:rsidR="00EE7AF9" w:rsidRDefault="00C524C9" w:rsidP="008F00A0">
      <w:pPr>
        <w:pStyle w:val="ListParagraph"/>
        <w:numPr>
          <w:ilvl w:val="0"/>
          <w:numId w:val="17"/>
        </w:numPr>
        <w:rPr>
          <w:sz w:val="20"/>
        </w:rPr>
      </w:pPr>
      <w:r>
        <w:rPr>
          <w:sz w:val="20"/>
        </w:rPr>
        <w:t xml:space="preserve">Transaction Customer Matching matches the transactional CRF records </w:t>
      </w:r>
      <w:r w:rsidR="00672F83">
        <w:rPr>
          <w:sz w:val="20"/>
        </w:rPr>
        <w:t xml:space="preserve">using Match Rule X1 and C1 and creates match clusters. Within each match cluster the customer name fuzzy matching will be applied (match score pass threshold should be configurable) and it </w:t>
      </w:r>
      <w:r>
        <w:rPr>
          <w:sz w:val="20"/>
        </w:rPr>
        <w:t>po</w:t>
      </w:r>
      <w:r w:rsidR="00672F83">
        <w:rPr>
          <w:sz w:val="20"/>
        </w:rPr>
        <w:t>pulates the matching attributes in CRF.</w:t>
      </w:r>
    </w:p>
    <w:p w14:paraId="62D7EFE2" w14:textId="77777777" w:rsidR="008A308A" w:rsidRPr="008A308A" w:rsidRDefault="008A308A" w:rsidP="008F00A0">
      <w:pPr>
        <w:pStyle w:val="ListParagraph"/>
        <w:numPr>
          <w:ilvl w:val="0"/>
          <w:numId w:val="17"/>
        </w:numPr>
        <w:rPr>
          <w:sz w:val="20"/>
        </w:rPr>
      </w:pPr>
      <w:r>
        <w:rPr>
          <w:sz w:val="20"/>
        </w:rPr>
        <w:t>Reference Customer Matching matches unmatched</w:t>
      </w:r>
      <w:r w:rsidR="00672F83">
        <w:rPr>
          <w:sz w:val="20"/>
        </w:rPr>
        <w:t xml:space="preserve"> and matched (grouped to apply to transitivity)</w:t>
      </w:r>
      <w:r>
        <w:rPr>
          <w:sz w:val="20"/>
        </w:rPr>
        <w:t xml:space="preserve"> transactional CRF records with Master CRF records and perform </w:t>
      </w:r>
      <w:r w:rsidR="00672F83">
        <w:rPr>
          <w:sz w:val="20"/>
        </w:rPr>
        <w:t xml:space="preserve">customer name </w:t>
      </w:r>
      <w:r>
        <w:rPr>
          <w:sz w:val="20"/>
        </w:rPr>
        <w:t xml:space="preserve">fuzzy matching </w:t>
      </w:r>
      <w:r w:rsidR="00672F83">
        <w:rPr>
          <w:sz w:val="20"/>
        </w:rPr>
        <w:t xml:space="preserve">then </w:t>
      </w:r>
      <w:r w:rsidRPr="008A308A">
        <w:rPr>
          <w:sz w:val="20"/>
        </w:rPr>
        <w:t>po</w:t>
      </w:r>
      <w:r w:rsidR="00672F83">
        <w:rPr>
          <w:sz w:val="20"/>
        </w:rPr>
        <w:t>pulates the matching attributes in CRF.</w:t>
      </w:r>
    </w:p>
    <w:p w14:paraId="111AA15A" w14:textId="77777777" w:rsidR="00E45E50" w:rsidRPr="00384A2E" w:rsidRDefault="00E45E50" w:rsidP="008F00A0">
      <w:pPr>
        <w:pStyle w:val="ListParagraph"/>
        <w:numPr>
          <w:ilvl w:val="0"/>
          <w:numId w:val="17"/>
        </w:numPr>
        <w:rPr>
          <w:sz w:val="20"/>
        </w:rPr>
      </w:pPr>
      <w:r w:rsidRPr="00384A2E">
        <w:rPr>
          <w:sz w:val="20"/>
        </w:rPr>
        <w:t>Transactional CRFs marked with (party_review_flag=Y) should be matched within this data segment and similar principle should be applied for reference matching as well.</w:t>
      </w:r>
    </w:p>
    <w:p w14:paraId="45ACA18F" w14:textId="77777777" w:rsidR="00070AB7" w:rsidRPr="00CA7F6E" w:rsidRDefault="00070AB7" w:rsidP="008F00A0">
      <w:pPr>
        <w:pStyle w:val="ListParagraph"/>
        <w:numPr>
          <w:ilvl w:val="0"/>
          <w:numId w:val="17"/>
        </w:numPr>
        <w:rPr>
          <w:sz w:val="20"/>
        </w:rPr>
      </w:pPr>
      <w:r w:rsidRPr="00CA7F6E">
        <w:rPr>
          <w:sz w:val="20"/>
        </w:rPr>
        <w:t>Once the Bulk matching module processes the CRF table, the below columns in CRF table are updated for each record</w:t>
      </w:r>
      <w:r w:rsidR="0001760C" w:rsidRPr="00CA7F6E">
        <w:rPr>
          <w:sz w:val="20"/>
        </w:rPr>
        <w:t>.</w:t>
      </w:r>
    </w:p>
    <w:p w14:paraId="0ABEB6B5" w14:textId="77777777" w:rsidR="00070AB7" w:rsidRPr="00070AB7" w:rsidRDefault="00067C16" w:rsidP="008F00A0">
      <w:pPr>
        <w:pStyle w:val="ListParagraph"/>
        <w:numPr>
          <w:ilvl w:val="1"/>
          <w:numId w:val="18"/>
        </w:numPr>
        <w:rPr>
          <w:sz w:val="20"/>
        </w:rPr>
      </w:pPr>
      <w:r w:rsidRPr="00070AB7">
        <w:rPr>
          <w:sz w:val="20"/>
        </w:rPr>
        <w:t>M</w:t>
      </w:r>
      <w:r w:rsidR="00070AB7" w:rsidRPr="00070AB7">
        <w:rPr>
          <w:sz w:val="20"/>
        </w:rPr>
        <w:t>atch</w:t>
      </w:r>
      <w:r w:rsidR="00672F83">
        <w:rPr>
          <w:sz w:val="20"/>
        </w:rPr>
        <w:t xml:space="preserve"> G</w:t>
      </w:r>
      <w:r w:rsidR="00070AB7" w:rsidRPr="00070AB7">
        <w:rPr>
          <w:sz w:val="20"/>
        </w:rPr>
        <w:t>roup</w:t>
      </w:r>
      <w:r w:rsidR="00672F83">
        <w:rPr>
          <w:sz w:val="20"/>
        </w:rPr>
        <w:t xml:space="preserve"> I</w:t>
      </w:r>
      <w:r w:rsidR="00070AB7" w:rsidRPr="00070AB7">
        <w:rPr>
          <w:sz w:val="20"/>
        </w:rPr>
        <w:t>d</w:t>
      </w:r>
      <w:r w:rsidR="008630D4">
        <w:rPr>
          <w:sz w:val="20"/>
        </w:rPr>
        <w:t xml:space="preserve"> </w:t>
      </w:r>
      <w:r>
        <w:rPr>
          <w:sz w:val="20"/>
        </w:rPr>
        <w:t>(group id will be created for matched records)</w:t>
      </w:r>
    </w:p>
    <w:p w14:paraId="5173E35E" w14:textId="77777777" w:rsidR="00070AB7" w:rsidRPr="00070AB7" w:rsidRDefault="00672F83" w:rsidP="008F00A0">
      <w:pPr>
        <w:pStyle w:val="ListParagraph"/>
        <w:numPr>
          <w:ilvl w:val="1"/>
          <w:numId w:val="18"/>
        </w:numPr>
        <w:rPr>
          <w:sz w:val="20"/>
        </w:rPr>
      </w:pPr>
      <w:r>
        <w:rPr>
          <w:sz w:val="20"/>
        </w:rPr>
        <w:t>M</w:t>
      </w:r>
      <w:r w:rsidR="00070AB7" w:rsidRPr="00070AB7">
        <w:rPr>
          <w:sz w:val="20"/>
        </w:rPr>
        <w:t>atch</w:t>
      </w:r>
      <w:r>
        <w:rPr>
          <w:sz w:val="20"/>
        </w:rPr>
        <w:t xml:space="preserve"> Indicator</w:t>
      </w:r>
    </w:p>
    <w:p w14:paraId="65E66E07" w14:textId="77777777" w:rsidR="00070AB7" w:rsidRPr="00070AB7" w:rsidRDefault="00672F83" w:rsidP="008F00A0">
      <w:pPr>
        <w:pStyle w:val="ListParagraph"/>
        <w:numPr>
          <w:ilvl w:val="1"/>
          <w:numId w:val="18"/>
        </w:numPr>
        <w:rPr>
          <w:sz w:val="20"/>
        </w:rPr>
      </w:pPr>
      <w:r>
        <w:rPr>
          <w:sz w:val="20"/>
        </w:rPr>
        <w:t>Customer Name Fuzzy Match Score</w:t>
      </w:r>
    </w:p>
    <w:p w14:paraId="5417FD6D" w14:textId="77777777" w:rsidR="0071317E" w:rsidRPr="00672F83" w:rsidRDefault="00672F83" w:rsidP="008F00A0">
      <w:pPr>
        <w:pStyle w:val="ListParagraph"/>
        <w:numPr>
          <w:ilvl w:val="1"/>
          <w:numId w:val="18"/>
        </w:numPr>
      </w:pPr>
      <w:r w:rsidRPr="008A308A">
        <w:rPr>
          <w:sz w:val="20"/>
        </w:rPr>
        <w:t>M</w:t>
      </w:r>
      <w:r w:rsidR="00070AB7" w:rsidRPr="008A308A">
        <w:rPr>
          <w:sz w:val="20"/>
        </w:rPr>
        <w:t>atch</w:t>
      </w:r>
      <w:r>
        <w:rPr>
          <w:sz w:val="20"/>
        </w:rPr>
        <w:t xml:space="preserve"> R</w:t>
      </w:r>
      <w:r w:rsidR="00070AB7" w:rsidRPr="008A308A">
        <w:rPr>
          <w:sz w:val="20"/>
        </w:rPr>
        <w:t>ule</w:t>
      </w:r>
    </w:p>
    <w:p w14:paraId="3762143E" w14:textId="77777777" w:rsidR="00672F83" w:rsidRPr="00672F83" w:rsidRDefault="00672F83" w:rsidP="008F00A0">
      <w:pPr>
        <w:pStyle w:val="ListParagraph"/>
        <w:numPr>
          <w:ilvl w:val="1"/>
          <w:numId w:val="18"/>
        </w:numPr>
      </w:pPr>
      <w:r>
        <w:rPr>
          <w:sz w:val="20"/>
        </w:rPr>
        <w:t>MDM Party ID</w:t>
      </w:r>
    </w:p>
    <w:p w14:paraId="48AF599A" w14:textId="77777777" w:rsidR="00672F83" w:rsidRPr="00672F83" w:rsidRDefault="00672F83" w:rsidP="008F00A0">
      <w:pPr>
        <w:pStyle w:val="ListParagraph"/>
        <w:numPr>
          <w:ilvl w:val="1"/>
          <w:numId w:val="18"/>
        </w:numPr>
      </w:pPr>
      <w:r>
        <w:rPr>
          <w:sz w:val="20"/>
        </w:rPr>
        <w:t>CRF Status</w:t>
      </w:r>
    </w:p>
    <w:p w14:paraId="0A0D42F0" w14:textId="77777777" w:rsidR="00672F83" w:rsidRDefault="00672F83" w:rsidP="00672F83"/>
    <w:p w14:paraId="39CDAA6F" w14:textId="77777777" w:rsidR="004E15D2" w:rsidRPr="00E91145" w:rsidRDefault="00443AC8" w:rsidP="00C17ABB">
      <w:pPr>
        <w:pStyle w:val="Heading2"/>
        <w:numPr>
          <w:ilvl w:val="1"/>
          <w:numId w:val="5"/>
        </w:numPr>
      </w:pPr>
      <w:bookmarkStart w:id="183" w:name="_Toc465253372"/>
      <w:r>
        <w:t>Survivorship</w:t>
      </w:r>
      <w:bookmarkEnd w:id="183"/>
      <w:r>
        <w:t xml:space="preserve"> </w:t>
      </w:r>
    </w:p>
    <w:p w14:paraId="22103579" w14:textId="77777777" w:rsidR="00E91145" w:rsidRDefault="00E91145" w:rsidP="00E91145">
      <w:pPr>
        <w:pStyle w:val="ListParagraph"/>
        <w:ind w:left="432"/>
        <w:rPr>
          <w:sz w:val="20"/>
        </w:rPr>
      </w:pPr>
    </w:p>
    <w:p w14:paraId="62E031EE" w14:textId="77777777" w:rsidR="008A54FB" w:rsidRDefault="008A54FB" w:rsidP="008A54FB">
      <w:pPr>
        <w:pStyle w:val="ListParagraph"/>
        <w:ind w:left="0"/>
        <w:jc w:val="center"/>
        <w:rPr>
          <w:sz w:val="20"/>
        </w:rPr>
      </w:pPr>
      <w:r>
        <w:object w:dxaOrig="10190" w:dyaOrig="5936" w14:anchorId="4B322E8A">
          <v:shape id="_x0000_i1037" type="#_x0000_t75" style="width:431.25pt;height:252pt" o:ole="">
            <v:imagedata r:id="rId48" o:title=""/>
          </v:shape>
          <o:OLEObject Type="Embed" ProgID="Visio.Drawing.11" ShapeID="_x0000_i1037" DrawAspect="Content" ObjectID="_1549268289" r:id="rId49"/>
        </w:object>
      </w:r>
    </w:p>
    <w:p w14:paraId="4DE86288" w14:textId="77777777" w:rsidR="008A54FB" w:rsidRDefault="008A54FB" w:rsidP="008A54FB">
      <w:pPr>
        <w:rPr>
          <w:sz w:val="20"/>
        </w:rPr>
      </w:pPr>
    </w:p>
    <w:p w14:paraId="6718EAE6" w14:textId="77777777" w:rsidR="008A54FB" w:rsidRDefault="008A54FB" w:rsidP="00E91145">
      <w:pPr>
        <w:pStyle w:val="ListParagraph"/>
        <w:ind w:left="432"/>
        <w:rPr>
          <w:sz w:val="20"/>
        </w:rPr>
      </w:pPr>
    </w:p>
    <w:p w14:paraId="41F85E2F" w14:textId="47F02BFE" w:rsidR="00E91145" w:rsidRPr="00672A3A" w:rsidRDefault="00E91145" w:rsidP="00672A3A">
      <w:pPr>
        <w:rPr>
          <w:sz w:val="20"/>
        </w:rPr>
      </w:pPr>
      <w:r>
        <w:rPr>
          <w:sz w:val="20"/>
        </w:rPr>
        <w:t xml:space="preserve">Once the </w:t>
      </w:r>
      <w:r w:rsidRPr="00E91145">
        <w:rPr>
          <w:sz w:val="20"/>
        </w:rPr>
        <w:t xml:space="preserve">CRF </w:t>
      </w:r>
      <w:r>
        <w:rPr>
          <w:sz w:val="20"/>
        </w:rPr>
        <w:t xml:space="preserve">records are updated with </w:t>
      </w:r>
      <w:r w:rsidRPr="00E91145">
        <w:rPr>
          <w:sz w:val="20"/>
        </w:rPr>
        <w:t xml:space="preserve">bulk matching </w:t>
      </w:r>
      <w:r>
        <w:rPr>
          <w:sz w:val="20"/>
        </w:rPr>
        <w:t>related columns, the CRF table is input to Survivorship module</w:t>
      </w:r>
      <w:r w:rsidRPr="00E91145">
        <w:rPr>
          <w:sz w:val="20"/>
        </w:rPr>
        <w:t xml:space="preserve"> which</w:t>
      </w:r>
      <w:r>
        <w:rPr>
          <w:sz w:val="20"/>
        </w:rPr>
        <w:t xml:space="preserve"> filters the Match Cluster </w:t>
      </w:r>
      <w:r w:rsidR="00BC6046">
        <w:rPr>
          <w:sz w:val="20"/>
        </w:rPr>
        <w:t xml:space="preserve">based on </w:t>
      </w:r>
      <w:r>
        <w:rPr>
          <w:sz w:val="20"/>
        </w:rPr>
        <w:t>Survivorship</w:t>
      </w:r>
      <w:r w:rsidRPr="00E91145">
        <w:rPr>
          <w:sz w:val="20"/>
        </w:rPr>
        <w:t xml:space="preserve"> Rules</w:t>
      </w:r>
      <w:r w:rsidR="00BC6046">
        <w:rPr>
          <w:sz w:val="20"/>
        </w:rPr>
        <w:t xml:space="preserve"> defined in Section </w:t>
      </w:r>
      <w:r w:rsidR="00407C6A">
        <w:rPr>
          <w:sz w:val="20"/>
        </w:rPr>
        <w:t>6.3</w:t>
      </w:r>
      <w:r w:rsidR="00BC6046">
        <w:rPr>
          <w:sz w:val="20"/>
        </w:rPr>
        <w:t>. From each Matched Cluster and Unmatched</w:t>
      </w:r>
      <w:r w:rsidRPr="00E91145">
        <w:rPr>
          <w:sz w:val="20"/>
        </w:rPr>
        <w:t xml:space="preserve"> </w:t>
      </w:r>
      <w:r w:rsidR="00BC6046">
        <w:rPr>
          <w:sz w:val="20"/>
        </w:rPr>
        <w:t>Source Customer record the Golden Customer record will be defined and contact details (email, telephone and address details) will be aggregated and loaded on to MDM Shadow tables</w:t>
      </w:r>
      <w:r w:rsidR="00FE39F4">
        <w:rPr>
          <w:sz w:val="20"/>
        </w:rPr>
        <w:t xml:space="preserve"> (for Master and Xref tables)</w:t>
      </w:r>
    </w:p>
    <w:p w14:paraId="704208BD" w14:textId="77777777" w:rsidR="004E15D2" w:rsidRPr="007B4588" w:rsidRDefault="004E15D2" w:rsidP="004E15D2">
      <w:pPr>
        <w:pStyle w:val="Heading2"/>
        <w:numPr>
          <w:ilvl w:val="1"/>
          <w:numId w:val="5"/>
        </w:numPr>
      </w:pPr>
      <w:bookmarkStart w:id="184" w:name="_Toc465253373"/>
      <w:r w:rsidRPr="007B4588">
        <w:t xml:space="preserve">MDM </w:t>
      </w:r>
      <w:r w:rsidR="00F66BD9">
        <w:t xml:space="preserve">Data </w:t>
      </w:r>
      <w:r w:rsidRPr="007B4588">
        <w:t>Loader</w:t>
      </w:r>
      <w:bookmarkEnd w:id="184"/>
      <w:r w:rsidR="00F66BD9">
        <w:t xml:space="preserve"> </w:t>
      </w:r>
    </w:p>
    <w:p w14:paraId="3056286E" w14:textId="61101D6C" w:rsidR="00DF1BEA" w:rsidRPr="00B60316" w:rsidRDefault="007B4588" w:rsidP="00672A3A">
      <w:pPr>
        <w:rPr>
          <w:sz w:val="20"/>
        </w:rPr>
      </w:pPr>
      <w:r w:rsidRPr="007B4588">
        <w:rPr>
          <w:sz w:val="20"/>
        </w:rPr>
        <w:t xml:space="preserve">Once </w:t>
      </w:r>
      <w:r>
        <w:rPr>
          <w:sz w:val="20"/>
        </w:rPr>
        <w:t xml:space="preserve">“Golden” Customer Record is identified for each Match Cluster, Generic MDM Loaders are used to Load data into MDM Hub Master Tables. Also the records from </w:t>
      </w:r>
      <w:r w:rsidR="00BD4364">
        <w:rPr>
          <w:sz w:val="20"/>
        </w:rPr>
        <w:t xml:space="preserve">DAA staging </w:t>
      </w:r>
      <w:r>
        <w:rPr>
          <w:sz w:val="20"/>
        </w:rPr>
        <w:t>table</w:t>
      </w:r>
      <w:r w:rsidR="00BD4364">
        <w:rPr>
          <w:sz w:val="20"/>
        </w:rPr>
        <w:t>s</w:t>
      </w:r>
      <w:r>
        <w:rPr>
          <w:sz w:val="20"/>
        </w:rPr>
        <w:t xml:space="preserve"> are loaded into MDM Hub Cross Reference Tables.</w:t>
      </w:r>
      <w:r w:rsidR="002D66E0">
        <w:rPr>
          <w:sz w:val="20"/>
        </w:rPr>
        <w:t xml:space="preserve"> </w:t>
      </w:r>
      <w:r w:rsidR="00A529E2" w:rsidRPr="00B60316">
        <w:rPr>
          <w:sz w:val="20"/>
        </w:rPr>
        <w:t>In NRT MDM Hub Cross Reference Tables will load by create p</w:t>
      </w:r>
      <w:r w:rsidR="00CE5B1A" w:rsidRPr="00B60316">
        <w:rPr>
          <w:sz w:val="20"/>
        </w:rPr>
        <w:t>arty and updated party services and Hub entities will be loaded via NRT MDM data Loaders.</w:t>
      </w:r>
    </w:p>
    <w:p w14:paraId="373A0C29" w14:textId="77777777" w:rsidR="007D144F" w:rsidRPr="00B60316" w:rsidRDefault="007D144F" w:rsidP="00672A3A">
      <w:pPr>
        <w:rPr>
          <w:sz w:val="20"/>
        </w:rPr>
      </w:pPr>
    </w:p>
    <w:p w14:paraId="1FD685F6" w14:textId="77777777" w:rsidR="00672A3A" w:rsidRDefault="00672A3A" w:rsidP="00672A3A">
      <w:pPr>
        <w:pStyle w:val="Heading2"/>
        <w:numPr>
          <w:ilvl w:val="1"/>
          <w:numId w:val="5"/>
        </w:numPr>
      </w:pPr>
      <w:bookmarkStart w:id="185" w:name="_Toc465253374"/>
      <w:bookmarkEnd w:id="172"/>
      <w:bookmarkEnd w:id="173"/>
      <w:r w:rsidRPr="00B60316">
        <w:t>Data Exceptions (Manual Data Governance</w:t>
      </w:r>
      <w:r>
        <w:t>)</w:t>
      </w:r>
      <w:bookmarkEnd w:id="185"/>
    </w:p>
    <w:p w14:paraId="03DE03A4" w14:textId="77777777" w:rsidR="00041727" w:rsidRDefault="006B67D0" w:rsidP="00DD2548">
      <w:pPr>
        <w:rPr>
          <w:sz w:val="20"/>
        </w:rPr>
      </w:pPr>
      <w:r w:rsidRPr="006B67D0">
        <w:rPr>
          <w:sz w:val="20"/>
        </w:rPr>
        <w:t xml:space="preserve">Data execution / rejections from MDM framework components will be persisted within MDM Staging database. </w:t>
      </w:r>
      <w:r>
        <w:rPr>
          <w:sz w:val="20"/>
        </w:rPr>
        <w:t>The data exception reports can be subscribed (On-Demand) from MDM system to support the manual data governance functions.</w:t>
      </w:r>
      <w:r w:rsidR="00041727">
        <w:rPr>
          <w:sz w:val="20"/>
        </w:rPr>
        <w:t xml:space="preserve"> </w:t>
      </w:r>
    </w:p>
    <w:p w14:paraId="773E52D0" w14:textId="77777777" w:rsidR="00041727" w:rsidRDefault="00041727" w:rsidP="00DD2548">
      <w:pPr>
        <w:rPr>
          <w:sz w:val="20"/>
        </w:rPr>
      </w:pPr>
    </w:p>
    <w:p w14:paraId="2CFBE428" w14:textId="77777777" w:rsidR="00A66D0C" w:rsidRPr="006B67D0" w:rsidRDefault="007B5E59" w:rsidP="00DD2548">
      <w:pPr>
        <w:rPr>
          <w:sz w:val="20"/>
        </w:rPr>
      </w:pPr>
      <w:r>
        <w:rPr>
          <w:sz w:val="20"/>
        </w:rPr>
        <w:t xml:space="preserve">Talend </w:t>
      </w:r>
      <w:r w:rsidR="00041727">
        <w:rPr>
          <w:sz w:val="20"/>
        </w:rPr>
        <w:t>MDM Web User Interface</w:t>
      </w:r>
      <w:r>
        <w:rPr>
          <w:sz w:val="20"/>
        </w:rPr>
        <w:t xml:space="preserve"> (out-of-box feature)</w:t>
      </w:r>
      <w:r w:rsidR="00041727">
        <w:rPr>
          <w:sz w:val="20"/>
        </w:rPr>
        <w:t xml:space="preserve">, </w:t>
      </w:r>
      <w:r>
        <w:rPr>
          <w:sz w:val="20"/>
        </w:rPr>
        <w:t xml:space="preserve">Talend </w:t>
      </w:r>
      <w:r w:rsidR="00041727">
        <w:rPr>
          <w:sz w:val="20"/>
        </w:rPr>
        <w:t xml:space="preserve">Staging and </w:t>
      </w:r>
      <w:r>
        <w:rPr>
          <w:sz w:val="20"/>
        </w:rPr>
        <w:t>MDM</w:t>
      </w:r>
      <w:r w:rsidR="00041727">
        <w:rPr>
          <w:sz w:val="20"/>
        </w:rPr>
        <w:t xml:space="preserve"> database access should be granted to Data Stewards to support the manual data governance functions.</w:t>
      </w:r>
    </w:p>
    <w:p w14:paraId="566CB044" w14:textId="77777777" w:rsidR="00672A3A" w:rsidRPr="00463EB1" w:rsidRDefault="00672A3A" w:rsidP="00486E59">
      <w:pPr>
        <w:rPr>
          <w:sz w:val="20"/>
        </w:rPr>
      </w:pPr>
    </w:p>
    <w:p w14:paraId="22B30376" w14:textId="77777777" w:rsidR="00F6442E" w:rsidRDefault="00F6442E" w:rsidP="008F00A0">
      <w:pPr>
        <w:numPr>
          <w:ilvl w:val="0"/>
          <w:numId w:val="19"/>
        </w:numPr>
        <w:rPr>
          <w:sz w:val="20"/>
        </w:rPr>
      </w:pPr>
      <w:r>
        <w:rPr>
          <w:sz w:val="20"/>
        </w:rPr>
        <w:lastRenderedPageBreak/>
        <w:t>Ensura feed – Data format errors / file corrections will be reported back Ensura Service delivery team.</w:t>
      </w:r>
    </w:p>
    <w:p w14:paraId="489888C7" w14:textId="77777777" w:rsidR="00277015" w:rsidRPr="00A66D0C" w:rsidRDefault="00277015" w:rsidP="008F00A0">
      <w:pPr>
        <w:numPr>
          <w:ilvl w:val="0"/>
          <w:numId w:val="19"/>
        </w:numPr>
        <w:rPr>
          <w:sz w:val="20"/>
        </w:rPr>
      </w:pPr>
      <w:r w:rsidRPr="00A66D0C">
        <w:rPr>
          <w:sz w:val="20"/>
        </w:rPr>
        <w:t>Invalid Email, Telephone and Address details</w:t>
      </w:r>
      <w:r w:rsidR="00F6442E">
        <w:rPr>
          <w:sz w:val="20"/>
        </w:rPr>
        <w:t xml:space="preserve"> captured from Data Cleansing components</w:t>
      </w:r>
      <w:r w:rsidRPr="00A66D0C">
        <w:rPr>
          <w:sz w:val="20"/>
        </w:rPr>
        <w:t xml:space="preserve"> will be maintained within MDM Staging database</w:t>
      </w:r>
      <w:r w:rsidR="00F6442E">
        <w:rPr>
          <w:sz w:val="20"/>
        </w:rPr>
        <w:t xml:space="preserve"> along with Error code.</w:t>
      </w:r>
    </w:p>
    <w:p w14:paraId="1EC41C00" w14:textId="77777777" w:rsidR="00277015" w:rsidRPr="00A66D0C" w:rsidRDefault="00277015" w:rsidP="008F00A0">
      <w:pPr>
        <w:numPr>
          <w:ilvl w:val="0"/>
          <w:numId w:val="19"/>
        </w:numPr>
        <w:rPr>
          <w:sz w:val="20"/>
        </w:rPr>
      </w:pPr>
      <w:r w:rsidRPr="00A66D0C">
        <w:rPr>
          <w:sz w:val="20"/>
        </w:rPr>
        <w:t>Customer records matched across stacks (Pega and Ensura) report will be captured and availabl</w:t>
      </w:r>
      <w:r w:rsidR="00FE39F4">
        <w:rPr>
          <w:sz w:val="20"/>
        </w:rPr>
        <w:t xml:space="preserve">e within MDM system. This report should be </w:t>
      </w:r>
      <w:r w:rsidR="00F6442E">
        <w:rPr>
          <w:sz w:val="20"/>
        </w:rPr>
        <w:t>published on daily basis to support the operational activities.</w:t>
      </w:r>
    </w:p>
    <w:p w14:paraId="0C64F093" w14:textId="77777777" w:rsidR="003063A2" w:rsidRPr="009B0F45" w:rsidRDefault="003063A2" w:rsidP="003063A2">
      <w:pPr>
        <w:numPr>
          <w:ilvl w:val="0"/>
          <w:numId w:val="19"/>
        </w:numPr>
        <w:rPr>
          <w:sz w:val="20"/>
        </w:rPr>
      </w:pPr>
      <w:r>
        <w:rPr>
          <w:sz w:val="20"/>
        </w:rPr>
        <w:t>To identify Duplicate cover sold to a party at property level as report will be made av</w:t>
      </w:r>
      <w:r w:rsidRPr="009B0F45">
        <w:rPr>
          <w:sz w:val="20"/>
        </w:rPr>
        <w:t>ailable within MDM system. This report should be published on daily basis to support the operational activities</w:t>
      </w:r>
    </w:p>
    <w:p w14:paraId="64730071" w14:textId="77777777" w:rsidR="00277015" w:rsidRPr="00B60316" w:rsidRDefault="00277015" w:rsidP="008F00A0">
      <w:pPr>
        <w:numPr>
          <w:ilvl w:val="0"/>
          <w:numId w:val="19"/>
        </w:numPr>
        <w:rPr>
          <w:sz w:val="20"/>
        </w:rPr>
      </w:pPr>
      <w:r w:rsidRPr="00A66D0C">
        <w:rPr>
          <w:sz w:val="20"/>
        </w:rPr>
        <w:t xml:space="preserve">Customer record anomalies (Joint Customer names – e.g. Mr &amp; </w:t>
      </w:r>
      <w:r w:rsidR="00B846B3" w:rsidRPr="00A66D0C">
        <w:rPr>
          <w:sz w:val="20"/>
        </w:rPr>
        <w:t>Mrs)</w:t>
      </w:r>
      <w:r w:rsidRPr="00A66D0C">
        <w:rPr>
          <w:sz w:val="20"/>
        </w:rPr>
        <w:t xml:space="preserve"> / Default Customer </w:t>
      </w:r>
      <w:r w:rsidRPr="00B60316">
        <w:rPr>
          <w:sz w:val="20"/>
        </w:rPr>
        <w:t>names – e.g. The Homeowner) quality indicators will be set (r</w:t>
      </w:r>
      <w:r w:rsidR="00F6442E" w:rsidRPr="00B60316">
        <w:rPr>
          <w:sz w:val="20"/>
        </w:rPr>
        <w:t>eview flag) for manual review.</w:t>
      </w:r>
    </w:p>
    <w:p w14:paraId="35F569D4" w14:textId="3E00CAF3" w:rsidR="00A529E2" w:rsidRPr="00B60316" w:rsidRDefault="00A529E2" w:rsidP="008F00A0">
      <w:pPr>
        <w:numPr>
          <w:ilvl w:val="0"/>
          <w:numId w:val="19"/>
        </w:numPr>
        <w:rPr>
          <w:sz w:val="20"/>
        </w:rPr>
      </w:pPr>
      <w:r w:rsidRPr="00B60316">
        <w:rPr>
          <w:sz w:val="20"/>
        </w:rPr>
        <w:t>Exception report</w:t>
      </w:r>
      <w:r w:rsidR="00384A2E" w:rsidRPr="00B60316">
        <w:rPr>
          <w:sz w:val="20"/>
        </w:rPr>
        <w:t>s</w:t>
      </w:r>
      <w:r w:rsidRPr="00B60316">
        <w:rPr>
          <w:sz w:val="20"/>
        </w:rPr>
        <w:t xml:space="preserve"> </w:t>
      </w:r>
      <w:r w:rsidR="00384A2E" w:rsidRPr="00B60316">
        <w:rPr>
          <w:sz w:val="20"/>
        </w:rPr>
        <w:t xml:space="preserve">Module will be </w:t>
      </w:r>
      <w:r w:rsidR="005532D0" w:rsidRPr="00B60316">
        <w:rPr>
          <w:sz w:val="20"/>
        </w:rPr>
        <w:t>skipped in</w:t>
      </w:r>
      <w:r w:rsidR="00384A2E" w:rsidRPr="00B60316">
        <w:rPr>
          <w:sz w:val="20"/>
        </w:rPr>
        <w:t xml:space="preserve"> </w:t>
      </w:r>
      <w:r w:rsidRPr="00B60316">
        <w:rPr>
          <w:sz w:val="20"/>
        </w:rPr>
        <w:t>NRT</w:t>
      </w:r>
      <w:r w:rsidR="00384A2E" w:rsidRPr="00B60316">
        <w:rPr>
          <w:sz w:val="20"/>
        </w:rPr>
        <w:t xml:space="preserve"> flow but error data will be loaded into RPT tables. </w:t>
      </w:r>
      <w:r w:rsidR="00211D88" w:rsidRPr="00B60316">
        <w:rPr>
          <w:sz w:val="20"/>
        </w:rPr>
        <w:t>That said, the r</w:t>
      </w:r>
      <w:r w:rsidR="00384A2E" w:rsidRPr="00B60316">
        <w:rPr>
          <w:sz w:val="20"/>
        </w:rPr>
        <w:t xml:space="preserve">eports will be generated as </w:t>
      </w:r>
      <w:r w:rsidR="00211D88" w:rsidRPr="00B60316">
        <w:rPr>
          <w:sz w:val="20"/>
        </w:rPr>
        <w:t xml:space="preserve">part of </w:t>
      </w:r>
      <w:r w:rsidR="00384A2E" w:rsidRPr="00B60316">
        <w:rPr>
          <w:sz w:val="20"/>
        </w:rPr>
        <w:t>Ensura Batch flow and these reports will include error records loaded NRT flow.</w:t>
      </w:r>
    </w:p>
    <w:p w14:paraId="2AE4E417" w14:textId="77777777" w:rsidR="00486E59" w:rsidRDefault="00486E59" w:rsidP="00A66D0C"/>
    <w:p w14:paraId="3152336B" w14:textId="77777777" w:rsidR="00A760A5" w:rsidRDefault="00A760A5">
      <w:pPr>
        <w:jc w:val="left"/>
        <w:rPr>
          <w:b/>
          <w:i/>
        </w:rPr>
      </w:pPr>
      <w:r>
        <w:br w:type="page"/>
      </w:r>
    </w:p>
    <w:p w14:paraId="21F0685A" w14:textId="77777777" w:rsidR="00A760A5" w:rsidRDefault="00A760A5" w:rsidP="007D144F">
      <w:pPr>
        <w:pStyle w:val="Heading2"/>
        <w:numPr>
          <w:ilvl w:val="1"/>
          <w:numId w:val="3"/>
        </w:numPr>
        <w:sectPr w:rsidR="00A760A5" w:rsidSect="008E1C4C">
          <w:headerReference w:type="default" r:id="rId50"/>
          <w:footerReference w:type="default" r:id="rId51"/>
          <w:pgSz w:w="12240" w:h="15840"/>
          <w:pgMar w:top="1440" w:right="1800" w:bottom="1440" w:left="1800" w:header="720" w:footer="720" w:gutter="0"/>
          <w:cols w:space="720"/>
          <w:docGrid w:linePitch="360"/>
        </w:sectPr>
      </w:pPr>
    </w:p>
    <w:p w14:paraId="1FBAC234" w14:textId="57EC5E74" w:rsidR="007D144F" w:rsidRPr="003B758A" w:rsidRDefault="007D144F" w:rsidP="007D144F">
      <w:pPr>
        <w:pStyle w:val="Heading2"/>
        <w:numPr>
          <w:ilvl w:val="1"/>
          <w:numId w:val="3"/>
        </w:numPr>
        <w:rPr>
          <w:sz w:val="20"/>
        </w:rPr>
      </w:pPr>
      <w:bookmarkStart w:id="186" w:name="_Toc465253375"/>
      <w:r w:rsidRPr="003B758A">
        <w:lastRenderedPageBreak/>
        <w:t>MDM Data</w:t>
      </w:r>
      <w:r w:rsidRPr="003B758A">
        <w:rPr>
          <w:color w:val="FF0000"/>
        </w:rPr>
        <w:t xml:space="preserve"> </w:t>
      </w:r>
      <w:r w:rsidRPr="003B758A">
        <w:t>Model Enhancements</w:t>
      </w:r>
      <w:bookmarkEnd w:id="186"/>
    </w:p>
    <w:p w14:paraId="7F33296B" w14:textId="2CFE31C4" w:rsidR="008715FF" w:rsidRPr="003B758A" w:rsidRDefault="007D144F" w:rsidP="007D144F">
      <w:pPr>
        <w:rPr>
          <w:sz w:val="20"/>
        </w:rPr>
      </w:pPr>
      <w:r w:rsidRPr="003B758A">
        <w:rPr>
          <w:sz w:val="20"/>
        </w:rPr>
        <w:t xml:space="preserve">The MDM Data model has been updated for MDM Release (Ensura Integration). </w:t>
      </w:r>
    </w:p>
    <w:p w14:paraId="68C8D87E" w14:textId="77777777" w:rsidR="008715FF" w:rsidRPr="003B758A" w:rsidRDefault="008715FF" w:rsidP="007D144F">
      <w:pPr>
        <w:rPr>
          <w:sz w:val="20"/>
        </w:rPr>
      </w:pPr>
    </w:p>
    <w:p w14:paraId="7C2645E4" w14:textId="6133A6DB" w:rsidR="008715FF" w:rsidRPr="003B758A" w:rsidRDefault="009C1D01" w:rsidP="007D144F">
      <w:pPr>
        <w:rPr>
          <w:sz w:val="20"/>
        </w:rPr>
      </w:pPr>
      <w:r w:rsidRPr="003B758A">
        <w:rPr>
          <w:sz w:val="20"/>
        </w:rPr>
        <w:object w:dxaOrig="1530" w:dyaOrig="1002" w14:anchorId="7A719B2D">
          <v:shape id="_x0000_i1038" type="#_x0000_t75" style="width:76.5pt;height:50.25pt" o:ole="">
            <v:imagedata r:id="rId52" o:title=""/>
          </v:shape>
          <o:OLEObject Type="Embed" ProgID="PBrush" ShapeID="_x0000_i1038" DrawAspect="Icon" ObjectID="_1549268290" r:id="rId53"/>
        </w:object>
      </w:r>
    </w:p>
    <w:p w14:paraId="72968B13" w14:textId="45CE43C6" w:rsidR="00A760A5" w:rsidRPr="003B758A" w:rsidRDefault="00A760A5" w:rsidP="007D144F"/>
    <w:p w14:paraId="6D991675" w14:textId="77777777" w:rsidR="00A760A5" w:rsidRPr="003B758A" w:rsidRDefault="00A760A5" w:rsidP="007D144F">
      <w:pPr>
        <w:rPr>
          <w:sz w:val="20"/>
        </w:rPr>
      </w:pPr>
    </w:p>
    <w:p w14:paraId="54445E94" w14:textId="0175CD2D" w:rsidR="00487104" w:rsidRPr="003B758A" w:rsidRDefault="00487104" w:rsidP="007D144F">
      <w:r w:rsidRPr="003B758A">
        <w:t>Data Model Changes (Summary)</w:t>
      </w:r>
    </w:p>
    <w:p w14:paraId="61530BA6" w14:textId="77777777" w:rsidR="00044BBC" w:rsidRPr="003B758A" w:rsidRDefault="00044BBC" w:rsidP="00487104">
      <w:pPr>
        <w:rPr>
          <w:sz w:val="20"/>
        </w:rPr>
      </w:pPr>
    </w:p>
    <w:p w14:paraId="706B546D" w14:textId="77777777" w:rsidR="00487104" w:rsidRPr="003B758A" w:rsidRDefault="00487104" w:rsidP="00487104">
      <w:pPr>
        <w:rPr>
          <w:sz w:val="20"/>
        </w:rPr>
      </w:pPr>
      <w:r w:rsidRPr="003B758A">
        <w:rPr>
          <w:sz w:val="20"/>
        </w:rPr>
        <w:t>Following table describes the changes covered in the MDM model for Ensura Integration,</w:t>
      </w:r>
    </w:p>
    <w:tbl>
      <w:tblPr>
        <w:tblW w:w="8787"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4"/>
        <w:gridCol w:w="2784"/>
        <w:gridCol w:w="3619"/>
      </w:tblGrid>
      <w:tr w:rsidR="00221F9A" w:rsidRPr="003B758A" w14:paraId="503DD05B" w14:textId="77777777" w:rsidTr="000459DA">
        <w:trPr>
          <w:trHeight w:val="315"/>
        </w:trPr>
        <w:tc>
          <w:tcPr>
            <w:tcW w:w="2384" w:type="dxa"/>
            <w:shd w:val="clear" w:color="000000" w:fill="E7E6E6"/>
            <w:vAlign w:val="center"/>
            <w:hideMark/>
          </w:tcPr>
          <w:p w14:paraId="785951A7" w14:textId="77777777" w:rsidR="00221F9A" w:rsidRPr="003B758A" w:rsidRDefault="00221F9A" w:rsidP="003E1705">
            <w:pPr>
              <w:jc w:val="left"/>
              <w:rPr>
                <w:b/>
                <w:color w:val="000000"/>
                <w:sz w:val="20"/>
              </w:rPr>
            </w:pPr>
            <w:r w:rsidRPr="003B758A">
              <w:rPr>
                <w:b/>
                <w:color w:val="000000"/>
                <w:sz w:val="20"/>
              </w:rPr>
              <w:t>MDM Entity</w:t>
            </w:r>
          </w:p>
        </w:tc>
        <w:tc>
          <w:tcPr>
            <w:tcW w:w="2784" w:type="dxa"/>
            <w:shd w:val="clear" w:color="000000" w:fill="E7E6E6"/>
            <w:vAlign w:val="center"/>
            <w:hideMark/>
          </w:tcPr>
          <w:p w14:paraId="159E7659" w14:textId="77777777" w:rsidR="00221F9A" w:rsidRPr="003B758A" w:rsidRDefault="00221F9A" w:rsidP="003E1705">
            <w:pPr>
              <w:jc w:val="left"/>
              <w:rPr>
                <w:b/>
                <w:color w:val="000000"/>
                <w:sz w:val="20"/>
              </w:rPr>
            </w:pPr>
            <w:r w:rsidRPr="003B758A">
              <w:rPr>
                <w:b/>
                <w:color w:val="000000"/>
                <w:sz w:val="20"/>
              </w:rPr>
              <w:t>Attribute Added</w:t>
            </w:r>
          </w:p>
        </w:tc>
        <w:tc>
          <w:tcPr>
            <w:tcW w:w="3619" w:type="dxa"/>
            <w:shd w:val="clear" w:color="000000" w:fill="E7E6E6"/>
            <w:noWrap/>
            <w:vAlign w:val="center"/>
            <w:hideMark/>
          </w:tcPr>
          <w:p w14:paraId="7B2EDF6A" w14:textId="77777777" w:rsidR="00221F9A" w:rsidRPr="003B758A" w:rsidRDefault="00221F9A" w:rsidP="003E1705">
            <w:pPr>
              <w:jc w:val="left"/>
              <w:rPr>
                <w:b/>
                <w:color w:val="000000"/>
                <w:sz w:val="20"/>
              </w:rPr>
            </w:pPr>
            <w:r w:rsidRPr="003B758A">
              <w:rPr>
                <w:b/>
                <w:color w:val="000000"/>
                <w:sz w:val="20"/>
              </w:rPr>
              <w:t>Description</w:t>
            </w:r>
          </w:p>
        </w:tc>
      </w:tr>
      <w:tr w:rsidR="00275F81" w:rsidRPr="003B758A" w14:paraId="4AFE41AF" w14:textId="77777777" w:rsidTr="000459DA">
        <w:trPr>
          <w:trHeight w:val="270"/>
        </w:trPr>
        <w:tc>
          <w:tcPr>
            <w:tcW w:w="2384" w:type="dxa"/>
            <w:shd w:val="clear" w:color="000000" w:fill="FFFFFF"/>
            <w:vAlign w:val="center"/>
          </w:tcPr>
          <w:p w14:paraId="52B28203" w14:textId="7C7F16AD" w:rsidR="00275F81" w:rsidRPr="003B758A" w:rsidRDefault="00275F81" w:rsidP="00275F81">
            <w:pPr>
              <w:rPr>
                <w:bCs w:val="0"/>
                <w:color w:val="000000"/>
                <w:sz w:val="20"/>
                <w:lang w:val="en-GB"/>
              </w:rPr>
            </w:pPr>
            <w:r w:rsidRPr="003B758A">
              <w:rPr>
                <w:bCs w:val="0"/>
                <w:color w:val="000000"/>
                <w:sz w:val="20"/>
                <w:lang w:val="en-GB"/>
              </w:rPr>
              <w:t>ContractReference</w:t>
            </w:r>
          </w:p>
        </w:tc>
        <w:tc>
          <w:tcPr>
            <w:tcW w:w="2784" w:type="dxa"/>
            <w:shd w:val="clear" w:color="000000" w:fill="FFFFFF"/>
            <w:vAlign w:val="center"/>
          </w:tcPr>
          <w:p w14:paraId="25328DD3" w14:textId="34879E9B" w:rsidR="00275F81" w:rsidRPr="003B758A" w:rsidRDefault="00275F81" w:rsidP="00275F81">
            <w:pPr>
              <w:rPr>
                <w:bCs w:val="0"/>
                <w:color w:val="000000"/>
                <w:sz w:val="20"/>
                <w:lang w:val="en-GB"/>
              </w:rPr>
            </w:pPr>
            <w:r w:rsidRPr="003B758A">
              <w:rPr>
                <w:bCs w:val="0"/>
                <w:color w:val="000000"/>
                <w:sz w:val="20"/>
                <w:lang w:val="en-GB"/>
              </w:rPr>
              <w:t>MinorVersionNo</w:t>
            </w:r>
          </w:p>
        </w:tc>
        <w:tc>
          <w:tcPr>
            <w:tcW w:w="3619" w:type="dxa"/>
            <w:shd w:val="clear" w:color="auto" w:fill="auto"/>
            <w:noWrap/>
            <w:vAlign w:val="bottom"/>
          </w:tcPr>
          <w:p w14:paraId="1F779E3D" w14:textId="05EC449D" w:rsidR="00275F81" w:rsidRPr="003B758A" w:rsidRDefault="00275F81" w:rsidP="00275F81">
            <w:pPr>
              <w:jc w:val="left"/>
              <w:rPr>
                <w:rFonts w:ascii="Times New Roman" w:hAnsi="Times New Roman" w:cs="Times New Roman"/>
                <w:bCs w:val="0"/>
                <w:color w:val="000000"/>
                <w:sz w:val="20"/>
              </w:rPr>
            </w:pPr>
            <w:r w:rsidRPr="003B758A">
              <w:rPr>
                <w:rFonts w:ascii="Times New Roman" w:hAnsi="Times New Roman" w:cs="Times New Roman"/>
                <w:bCs w:val="0"/>
                <w:color w:val="000000"/>
                <w:sz w:val="20"/>
              </w:rPr>
              <w:t> </w:t>
            </w:r>
            <w:r w:rsidRPr="003B758A">
              <w:rPr>
                <w:bCs w:val="0"/>
                <w:color w:val="000000"/>
                <w:sz w:val="20"/>
              </w:rPr>
              <w:t>Reference to Minor version of the policy</w:t>
            </w:r>
          </w:p>
        </w:tc>
      </w:tr>
      <w:tr w:rsidR="00CD6952" w:rsidRPr="003B758A" w14:paraId="3D3C28D7" w14:textId="77777777" w:rsidTr="00474A92">
        <w:trPr>
          <w:trHeight w:val="270"/>
        </w:trPr>
        <w:tc>
          <w:tcPr>
            <w:tcW w:w="2384" w:type="dxa"/>
            <w:shd w:val="clear" w:color="000000" w:fill="FFFFFF"/>
          </w:tcPr>
          <w:p w14:paraId="63734FC7" w14:textId="7BEC0490" w:rsidR="00CD6952" w:rsidRPr="003B758A" w:rsidRDefault="00CD6952" w:rsidP="00CD6952">
            <w:pPr>
              <w:rPr>
                <w:bCs w:val="0"/>
                <w:color w:val="000000"/>
                <w:sz w:val="20"/>
                <w:lang w:val="en-GB"/>
              </w:rPr>
            </w:pPr>
            <w:r w:rsidRPr="003B758A">
              <w:rPr>
                <w:bCs w:val="0"/>
                <w:color w:val="000000"/>
                <w:sz w:val="18"/>
                <w:szCs w:val="18"/>
                <w:lang w:eastAsia="en-GB"/>
              </w:rPr>
              <w:t>PartyCustomerAccount</w:t>
            </w:r>
          </w:p>
        </w:tc>
        <w:tc>
          <w:tcPr>
            <w:tcW w:w="2784" w:type="dxa"/>
            <w:shd w:val="clear" w:color="000000" w:fill="FFFFFF"/>
            <w:vAlign w:val="center"/>
          </w:tcPr>
          <w:p w14:paraId="59C865CD" w14:textId="55362C99" w:rsidR="00CD6952" w:rsidRPr="003B758A" w:rsidRDefault="00ED3B61" w:rsidP="00CD6952">
            <w:pPr>
              <w:rPr>
                <w:bCs w:val="0"/>
                <w:color w:val="000000"/>
                <w:sz w:val="20"/>
                <w:lang w:val="en-GB"/>
              </w:rPr>
            </w:pPr>
            <w:r w:rsidRPr="003B758A">
              <w:rPr>
                <w:bCs w:val="0"/>
                <w:color w:val="000000"/>
                <w:sz w:val="18"/>
                <w:szCs w:val="18"/>
              </w:rPr>
              <w:t>partyAccountID</w:t>
            </w:r>
          </w:p>
        </w:tc>
        <w:tc>
          <w:tcPr>
            <w:tcW w:w="3619" w:type="dxa"/>
            <w:shd w:val="clear" w:color="auto" w:fill="auto"/>
            <w:noWrap/>
            <w:vAlign w:val="bottom"/>
          </w:tcPr>
          <w:p w14:paraId="77F64183" w14:textId="4AFC2824" w:rsidR="00CD6952" w:rsidRPr="003B758A" w:rsidRDefault="00DE21EE" w:rsidP="00DE21EE">
            <w:pPr>
              <w:jc w:val="left"/>
              <w:rPr>
                <w:rFonts w:ascii="Times New Roman" w:hAnsi="Times New Roman" w:cs="Times New Roman"/>
                <w:bCs w:val="0"/>
                <w:color w:val="000000"/>
                <w:sz w:val="20"/>
              </w:rPr>
            </w:pPr>
            <w:r w:rsidRPr="003B758A">
              <w:rPr>
                <w:bCs w:val="0"/>
                <w:color w:val="000000"/>
                <w:sz w:val="20"/>
              </w:rPr>
              <w:t>Refer to partyAccountid</w:t>
            </w:r>
          </w:p>
        </w:tc>
      </w:tr>
      <w:tr w:rsidR="00CD6952" w:rsidRPr="003B758A" w14:paraId="5E8D48FD" w14:textId="77777777" w:rsidTr="00474A92">
        <w:trPr>
          <w:trHeight w:val="270"/>
        </w:trPr>
        <w:tc>
          <w:tcPr>
            <w:tcW w:w="2384" w:type="dxa"/>
            <w:shd w:val="clear" w:color="000000" w:fill="FFFFFF"/>
          </w:tcPr>
          <w:p w14:paraId="132960CC" w14:textId="1F02AC41" w:rsidR="00CD6952" w:rsidRPr="003B758A" w:rsidRDefault="00CD6952" w:rsidP="00CD6952">
            <w:pPr>
              <w:rPr>
                <w:bCs w:val="0"/>
                <w:color w:val="000000"/>
                <w:sz w:val="20"/>
                <w:lang w:val="en-GB"/>
              </w:rPr>
            </w:pPr>
            <w:r w:rsidRPr="003B758A">
              <w:rPr>
                <w:bCs w:val="0"/>
                <w:color w:val="000000"/>
                <w:sz w:val="18"/>
                <w:szCs w:val="18"/>
                <w:lang w:eastAsia="en-GB"/>
              </w:rPr>
              <w:t>PartyCustomerAccount</w:t>
            </w:r>
          </w:p>
        </w:tc>
        <w:tc>
          <w:tcPr>
            <w:tcW w:w="2784" w:type="dxa"/>
            <w:shd w:val="clear" w:color="000000" w:fill="FFFFFF"/>
            <w:vAlign w:val="center"/>
          </w:tcPr>
          <w:p w14:paraId="35732609" w14:textId="2D92C358" w:rsidR="00CD6952" w:rsidRPr="003B758A" w:rsidRDefault="00ED3B61" w:rsidP="00ED3B61">
            <w:pPr>
              <w:rPr>
                <w:bCs w:val="0"/>
                <w:color w:val="000000"/>
                <w:sz w:val="20"/>
                <w:lang w:val="en-GB"/>
              </w:rPr>
            </w:pPr>
            <w:r w:rsidRPr="003B758A">
              <w:rPr>
                <w:bCs w:val="0"/>
                <w:sz w:val="18"/>
                <w:szCs w:val="18"/>
              </w:rPr>
              <w:t>CustomerAccou_1395186591</w:t>
            </w:r>
          </w:p>
        </w:tc>
        <w:tc>
          <w:tcPr>
            <w:tcW w:w="3619" w:type="dxa"/>
            <w:shd w:val="clear" w:color="auto" w:fill="auto"/>
            <w:noWrap/>
            <w:vAlign w:val="bottom"/>
          </w:tcPr>
          <w:p w14:paraId="1D86FC64" w14:textId="1B304A33" w:rsidR="00CD6952" w:rsidRPr="003B758A" w:rsidRDefault="00ED3B61" w:rsidP="00ED3B61">
            <w:pPr>
              <w:jc w:val="left"/>
              <w:rPr>
                <w:rFonts w:ascii="Times New Roman" w:hAnsi="Times New Roman" w:cs="Times New Roman"/>
                <w:bCs w:val="0"/>
                <w:color w:val="000000"/>
                <w:sz w:val="20"/>
              </w:rPr>
            </w:pPr>
            <w:r w:rsidRPr="003B758A">
              <w:rPr>
                <w:bCs w:val="0"/>
                <w:color w:val="000000"/>
                <w:sz w:val="20"/>
              </w:rPr>
              <w:t>Reference to the CustomerAccount of the CustomerAccountnumber for the customer</w:t>
            </w:r>
          </w:p>
        </w:tc>
      </w:tr>
      <w:tr w:rsidR="00DE21EE" w:rsidRPr="003B758A" w14:paraId="5CFC5073" w14:textId="77777777" w:rsidTr="00474A92">
        <w:trPr>
          <w:trHeight w:val="270"/>
        </w:trPr>
        <w:tc>
          <w:tcPr>
            <w:tcW w:w="2384" w:type="dxa"/>
            <w:shd w:val="clear" w:color="000000" w:fill="FFFFFF"/>
          </w:tcPr>
          <w:p w14:paraId="254EC46F" w14:textId="6D5FF988" w:rsidR="00DE21EE" w:rsidRPr="003B758A" w:rsidRDefault="00DE21EE" w:rsidP="00DE21EE">
            <w:pPr>
              <w:rPr>
                <w:bCs w:val="0"/>
                <w:color w:val="000000"/>
                <w:sz w:val="20"/>
                <w:lang w:val="en-GB"/>
              </w:rPr>
            </w:pPr>
            <w:r w:rsidRPr="003B758A">
              <w:rPr>
                <w:bCs w:val="0"/>
                <w:color w:val="000000"/>
                <w:sz w:val="18"/>
                <w:szCs w:val="18"/>
                <w:lang w:eastAsia="en-GB"/>
              </w:rPr>
              <w:t>PartyCustomerAccount</w:t>
            </w:r>
          </w:p>
        </w:tc>
        <w:tc>
          <w:tcPr>
            <w:tcW w:w="2784" w:type="dxa"/>
            <w:shd w:val="clear" w:color="000000" w:fill="FFFFFF"/>
            <w:vAlign w:val="center"/>
          </w:tcPr>
          <w:p w14:paraId="59D2A0CE" w14:textId="16B70DA4" w:rsidR="00DE21EE" w:rsidRPr="003B758A" w:rsidRDefault="00DE21EE" w:rsidP="00DE21EE">
            <w:pPr>
              <w:rPr>
                <w:bCs w:val="0"/>
                <w:color w:val="000000"/>
                <w:sz w:val="20"/>
                <w:lang w:val="en-GB"/>
              </w:rPr>
            </w:pPr>
            <w:r w:rsidRPr="003B758A">
              <w:rPr>
                <w:bCs w:val="0"/>
                <w:color w:val="000000"/>
                <w:sz w:val="20"/>
              </w:rPr>
              <w:t>mdmpartyid_x_mdmpartyid</w:t>
            </w:r>
          </w:p>
        </w:tc>
        <w:tc>
          <w:tcPr>
            <w:tcW w:w="3619" w:type="dxa"/>
            <w:shd w:val="clear" w:color="auto" w:fill="auto"/>
            <w:noWrap/>
            <w:vAlign w:val="center"/>
          </w:tcPr>
          <w:p w14:paraId="006FD2F2" w14:textId="493950FB" w:rsidR="00DE21EE" w:rsidRPr="003B758A" w:rsidRDefault="00DE21EE" w:rsidP="00DE21EE">
            <w:pPr>
              <w:jc w:val="left"/>
              <w:rPr>
                <w:rFonts w:ascii="Times New Roman" w:hAnsi="Times New Roman" w:cs="Times New Roman"/>
                <w:bCs w:val="0"/>
                <w:color w:val="000000"/>
                <w:sz w:val="20"/>
              </w:rPr>
            </w:pPr>
            <w:r w:rsidRPr="003B758A">
              <w:rPr>
                <w:bCs w:val="0"/>
                <w:color w:val="000000"/>
                <w:sz w:val="20"/>
              </w:rPr>
              <w:t>Refer to party.mdmpartyid</w:t>
            </w:r>
          </w:p>
        </w:tc>
      </w:tr>
      <w:tr w:rsidR="00DE21EE" w:rsidRPr="003B758A" w14:paraId="4E8820A1" w14:textId="77777777" w:rsidTr="00474A92">
        <w:trPr>
          <w:trHeight w:val="270"/>
        </w:trPr>
        <w:tc>
          <w:tcPr>
            <w:tcW w:w="2384" w:type="dxa"/>
            <w:shd w:val="clear" w:color="000000" w:fill="FFFFFF"/>
          </w:tcPr>
          <w:p w14:paraId="312C7B5A" w14:textId="6D5B4A86" w:rsidR="00DE21EE" w:rsidRPr="003B758A" w:rsidRDefault="00DE21EE" w:rsidP="00DE21EE">
            <w:pPr>
              <w:rPr>
                <w:bCs w:val="0"/>
                <w:color w:val="000000"/>
                <w:sz w:val="20"/>
                <w:lang w:val="en-GB"/>
              </w:rPr>
            </w:pPr>
            <w:r w:rsidRPr="003B758A">
              <w:rPr>
                <w:bCs w:val="0"/>
                <w:color w:val="000000"/>
                <w:sz w:val="18"/>
                <w:szCs w:val="18"/>
                <w:lang w:eastAsia="en-GB"/>
              </w:rPr>
              <w:t>PartyCustomerAccount</w:t>
            </w:r>
          </w:p>
        </w:tc>
        <w:tc>
          <w:tcPr>
            <w:tcW w:w="2784" w:type="dxa"/>
            <w:shd w:val="clear" w:color="000000" w:fill="FFFFFF"/>
            <w:vAlign w:val="center"/>
          </w:tcPr>
          <w:p w14:paraId="1284ECBC" w14:textId="08FFF18E" w:rsidR="00DE21EE" w:rsidRPr="003B758A" w:rsidRDefault="00DE21EE" w:rsidP="00DE21EE">
            <w:pPr>
              <w:rPr>
                <w:bCs w:val="0"/>
                <w:color w:val="000000"/>
                <w:sz w:val="20"/>
                <w:lang w:val="en-GB"/>
              </w:rPr>
            </w:pPr>
            <w:r w:rsidRPr="003B758A">
              <w:rPr>
                <w:bCs w:val="0"/>
                <w:color w:val="000000"/>
                <w:sz w:val="18"/>
                <w:szCs w:val="18"/>
              </w:rPr>
              <w:t>SSID</w:t>
            </w:r>
          </w:p>
        </w:tc>
        <w:tc>
          <w:tcPr>
            <w:tcW w:w="3619" w:type="dxa"/>
            <w:shd w:val="clear" w:color="auto" w:fill="auto"/>
            <w:noWrap/>
            <w:vAlign w:val="bottom"/>
          </w:tcPr>
          <w:p w14:paraId="107AB540" w14:textId="1E4B3BE1" w:rsidR="00DE21EE" w:rsidRPr="003B758A" w:rsidRDefault="00DE21EE" w:rsidP="00DE21EE">
            <w:pPr>
              <w:jc w:val="left"/>
              <w:rPr>
                <w:bCs w:val="0"/>
                <w:color w:val="000000"/>
                <w:sz w:val="20"/>
              </w:rPr>
            </w:pPr>
            <w:r w:rsidRPr="003B758A">
              <w:rPr>
                <w:bCs w:val="0"/>
                <w:color w:val="000000"/>
                <w:sz w:val="20"/>
              </w:rPr>
              <w:t>Refer to party.SSID</w:t>
            </w:r>
          </w:p>
        </w:tc>
      </w:tr>
      <w:tr w:rsidR="00DE21EE" w:rsidRPr="003B758A" w14:paraId="3ED4E046" w14:textId="77777777" w:rsidTr="00474A92">
        <w:trPr>
          <w:trHeight w:val="285"/>
        </w:trPr>
        <w:tc>
          <w:tcPr>
            <w:tcW w:w="2384" w:type="dxa"/>
            <w:shd w:val="clear" w:color="000000" w:fill="FFFFFF"/>
            <w:hideMark/>
          </w:tcPr>
          <w:p w14:paraId="7CDEDB4B" w14:textId="529D65EC" w:rsidR="00DE21EE" w:rsidRPr="003B758A" w:rsidRDefault="00DE21EE" w:rsidP="00DE21EE">
            <w:pPr>
              <w:rPr>
                <w:bCs w:val="0"/>
                <w:color w:val="000000"/>
                <w:sz w:val="20"/>
              </w:rPr>
            </w:pPr>
            <w:r w:rsidRPr="003B758A">
              <w:rPr>
                <w:bCs w:val="0"/>
                <w:color w:val="000000"/>
                <w:sz w:val="18"/>
                <w:szCs w:val="18"/>
                <w:lang w:eastAsia="en-GB"/>
              </w:rPr>
              <w:t>PartyCustomerAccount</w:t>
            </w:r>
          </w:p>
        </w:tc>
        <w:tc>
          <w:tcPr>
            <w:tcW w:w="2784" w:type="dxa"/>
            <w:shd w:val="clear" w:color="000000" w:fill="FFFFFF"/>
            <w:vAlign w:val="center"/>
            <w:hideMark/>
          </w:tcPr>
          <w:p w14:paraId="0C8FD72B" w14:textId="2F613BC6" w:rsidR="00DE21EE" w:rsidRPr="003B758A" w:rsidRDefault="00DE21EE" w:rsidP="00DE21EE">
            <w:pPr>
              <w:rPr>
                <w:bCs w:val="0"/>
                <w:color w:val="000000"/>
                <w:sz w:val="20"/>
              </w:rPr>
            </w:pPr>
            <w:r w:rsidRPr="003B758A">
              <w:rPr>
                <w:bCs w:val="0"/>
                <w:sz w:val="18"/>
                <w:szCs w:val="18"/>
              </w:rPr>
              <w:t>PartyAccountStatus</w:t>
            </w:r>
          </w:p>
        </w:tc>
        <w:tc>
          <w:tcPr>
            <w:tcW w:w="3619" w:type="dxa"/>
            <w:shd w:val="clear" w:color="auto" w:fill="auto"/>
            <w:noWrap/>
            <w:vAlign w:val="center"/>
            <w:hideMark/>
          </w:tcPr>
          <w:p w14:paraId="053E371C" w14:textId="33FAC682" w:rsidR="00DE21EE" w:rsidRPr="003B758A" w:rsidRDefault="00DE21EE" w:rsidP="00DE21EE">
            <w:pPr>
              <w:jc w:val="left"/>
              <w:rPr>
                <w:bCs w:val="0"/>
                <w:color w:val="000000"/>
                <w:sz w:val="20"/>
              </w:rPr>
            </w:pPr>
            <w:r w:rsidRPr="003B758A">
              <w:rPr>
                <w:bCs w:val="0"/>
                <w:color w:val="000000"/>
                <w:sz w:val="20"/>
              </w:rPr>
              <w:t>Refer to partyaccount status</w:t>
            </w:r>
          </w:p>
        </w:tc>
      </w:tr>
      <w:tr w:rsidR="00DE21EE" w:rsidRPr="003B758A" w14:paraId="4A3E8827" w14:textId="77777777" w:rsidTr="00474A92">
        <w:trPr>
          <w:trHeight w:val="300"/>
        </w:trPr>
        <w:tc>
          <w:tcPr>
            <w:tcW w:w="2384" w:type="dxa"/>
            <w:shd w:val="clear" w:color="000000" w:fill="FFFFFF"/>
            <w:hideMark/>
          </w:tcPr>
          <w:p w14:paraId="074D6BC3" w14:textId="0F2FCA00" w:rsidR="00DE21EE" w:rsidRPr="003B758A" w:rsidRDefault="00DE21EE" w:rsidP="00DE21EE">
            <w:pPr>
              <w:rPr>
                <w:bCs w:val="0"/>
                <w:color w:val="000000"/>
                <w:sz w:val="20"/>
              </w:rPr>
            </w:pPr>
            <w:r w:rsidRPr="003B758A">
              <w:rPr>
                <w:bCs w:val="0"/>
                <w:color w:val="000000"/>
                <w:sz w:val="18"/>
                <w:szCs w:val="18"/>
                <w:lang w:eastAsia="en-GB"/>
              </w:rPr>
              <w:t>PartyCustomerAccount</w:t>
            </w:r>
          </w:p>
        </w:tc>
        <w:tc>
          <w:tcPr>
            <w:tcW w:w="2784" w:type="dxa"/>
            <w:shd w:val="clear" w:color="000000" w:fill="FFFFFF"/>
            <w:vAlign w:val="center"/>
            <w:hideMark/>
          </w:tcPr>
          <w:p w14:paraId="402BBDD4" w14:textId="49970BA4" w:rsidR="00DE21EE" w:rsidRPr="003B758A" w:rsidRDefault="00DE21EE" w:rsidP="00DE21EE">
            <w:pPr>
              <w:rPr>
                <w:bCs w:val="0"/>
                <w:color w:val="000000"/>
                <w:sz w:val="20"/>
              </w:rPr>
            </w:pPr>
            <w:r w:rsidRPr="003B758A">
              <w:rPr>
                <w:bCs w:val="0"/>
                <w:color w:val="000000"/>
                <w:sz w:val="18"/>
                <w:szCs w:val="18"/>
              </w:rPr>
              <w:t>CreatedDate</w:t>
            </w:r>
          </w:p>
        </w:tc>
        <w:tc>
          <w:tcPr>
            <w:tcW w:w="3619" w:type="dxa"/>
            <w:shd w:val="clear" w:color="auto" w:fill="auto"/>
            <w:noWrap/>
            <w:vAlign w:val="center"/>
            <w:hideMark/>
          </w:tcPr>
          <w:p w14:paraId="691E4B60" w14:textId="7030A648" w:rsidR="00DE21EE" w:rsidRPr="003B758A" w:rsidRDefault="00DE21EE" w:rsidP="00DE21EE">
            <w:pPr>
              <w:jc w:val="left"/>
              <w:rPr>
                <w:bCs w:val="0"/>
                <w:color w:val="000000"/>
                <w:sz w:val="20"/>
              </w:rPr>
            </w:pPr>
            <w:r w:rsidRPr="003B758A">
              <w:rPr>
                <w:bCs w:val="0"/>
                <w:color w:val="000000"/>
                <w:sz w:val="20"/>
              </w:rPr>
              <w:t> Reference to CreatedDate of partyCustomerAccount</w:t>
            </w:r>
          </w:p>
        </w:tc>
      </w:tr>
      <w:tr w:rsidR="00DE21EE" w:rsidRPr="003B758A" w14:paraId="7BC043E3" w14:textId="77777777" w:rsidTr="00474A92">
        <w:trPr>
          <w:trHeight w:val="360"/>
        </w:trPr>
        <w:tc>
          <w:tcPr>
            <w:tcW w:w="2384" w:type="dxa"/>
            <w:shd w:val="clear" w:color="000000" w:fill="FFFFFF"/>
            <w:hideMark/>
          </w:tcPr>
          <w:p w14:paraId="246B7469" w14:textId="3E45E05A" w:rsidR="00DE21EE" w:rsidRPr="003B758A" w:rsidRDefault="00DE21EE" w:rsidP="00DE21EE">
            <w:pPr>
              <w:rPr>
                <w:bCs w:val="0"/>
                <w:color w:val="000000"/>
                <w:sz w:val="20"/>
              </w:rPr>
            </w:pPr>
            <w:r w:rsidRPr="003B758A">
              <w:rPr>
                <w:bCs w:val="0"/>
                <w:color w:val="000000"/>
                <w:sz w:val="18"/>
                <w:szCs w:val="18"/>
                <w:lang w:eastAsia="en-GB"/>
              </w:rPr>
              <w:t>PartyCustomerAccount</w:t>
            </w:r>
          </w:p>
        </w:tc>
        <w:tc>
          <w:tcPr>
            <w:tcW w:w="2784" w:type="dxa"/>
            <w:shd w:val="clear" w:color="000000" w:fill="FFFFFF"/>
            <w:vAlign w:val="center"/>
            <w:hideMark/>
          </w:tcPr>
          <w:p w14:paraId="495D9FD5" w14:textId="7C8C595B" w:rsidR="00DE21EE" w:rsidRPr="003B758A" w:rsidRDefault="00DE21EE" w:rsidP="00DE21EE">
            <w:pPr>
              <w:rPr>
                <w:bCs w:val="0"/>
                <w:color w:val="000000"/>
                <w:sz w:val="20"/>
              </w:rPr>
            </w:pPr>
            <w:r w:rsidRPr="003B758A">
              <w:rPr>
                <w:bCs w:val="0"/>
                <w:color w:val="000000"/>
                <w:sz w:val="18"/>
                <w:szCs w:val="18"/>
              </w:rPr>
              <w:t>CreatedBy</w:t>
            </w:r>
          </w:p>
        </w:tc>
        <w:tc>
          <w:tcPr>
            <w:tcW w:w="3619" w:type="dxa"/>
            <w:shd w:val="clear" w:color="auto" w:fill="auto"/>
            <w:noWrap/>
            <w:vAlign w:val="center"/>
            <w:hideMark/>
          </w:tcPr>
          <w:p w14:paraId="27C9975B" w14:textId="6FEB60B1" w:rsidR="00DE21EE" w:rsidRPr="003B758A" w:rsidRDefault="00DE21EE" w:rsidP="00FB5784">
            <w:pPr>
              <w:jc w:val="left"/>
              <w:rPr>
                <w:bCs w:val="0"/>
                <w:color w:val="000000"/>
                <w:sz w:val="20"/>
              </w:rPr>
            </w:pPr>
            <w:r w:rsidRPr="003B758A">
              <w:rPr>
                <w:bCs w:val="0"/>
                <w:color w:val="000000"/>
                <w:sz w:val="20"/>
              </w:rPr>
              <w:t> </w:t>
            </w:r>
            <w:r w:rsidR="00FB5784" w:rsidRPr="003B758A">
              <w:rPr>
                <w:bCs w:val="0"/>
                <w:color w:val="000000"/>
                <w:sz w:val="20"/>
              </w:rPr>
              <w:t>Refer to partyaccount CreatedBy</w:t>
            </w:r>
          </w:p>
        </w:tc>
      </w:tr>
      <w:tr w:rsidR="00DE21EE" w:rsidRPr="003B758A" w14:paraId="53F2C51E" w14:textId="77777777" w:rsidTr="000459DA">
        <w:trPr>
          <w:trHeight w:val="315"/>
        </w:trPr>
        <w:tc>
          <w:tcPr>
            <w:tcW w:w="2384" w:type="dxa"/>
            <w:shd w:val="clear" w:color="000000" w:fill="FFFFFF"/>
            <w:vAlign w:val="center"/>
            <w:hideMark/>
          </w:tcPr>
          <w:p w14:paraId="0FE7EDBB" w14:textId="0FECD7A0" w:rsidR="00DE21EE" w:rsidRPr="003B758A" w:rsidRDefault="00DE21EE" w:rsidP="00DE21EE">
            <w:pPr>
              <w:rPr>
                <w:bCs w:val="0"/>
                <w:color w:val="000000"/>
                <w:sz w:val="20"/>
              </w:rPr>
            </w:pPr>
            <w:r w:rsidRPr="003B758A">
              <w:rPr>
                <w:bCs w:val="0"/>
                <w:color w:val="000000"/>
                <w:sz w:val="18"/>
                <w:szCs w:val="18"/>
                <w:lang w:eastAsia="en-GB"/>
              </w:rPr>
              <w:t>PartyCustomerAccount</w:t>
            </w:r>
          </w:p>
        </w:tc>
        <w:tc>
          <w:tcPr>
            <w:tcW w:w="2784" w:type="dxa"/>
            <w:shd w:val="clear" w:color="000000" w:fill="FFFFFF"/>
            <w:vAlign w:val="center"/>
            <w:hideMark/>
          </w:tcPr>
          <w:p w14:paraId="4F97DCD3" w14:textId="4479724D" w:rsidR="00DE21EE" w:rsidRPr="003B758A" w:rsidRDefault="00DE21EE" w:rsidP="00DE21EE">
            <w:pPr>
              <w:rPr>
                <w:bCs w:val="0"/>
                <w:color w:val="000000"/>
                <w:sz w:val="20"/>
              </w:rPr>
            </w:pPr>
            <w:r w:rsidRPr="003B758A">
              <w:rPr>
                <w:bCs w:val="0"/>
                <w:color w:val="000000"/>
                <w:sz w:val="18"/>
                <w:szCs w:val="18"/>
              </w:rPr>
              <w:t>UpdatedDate</w:t>
            </w:r>
          </w:p>
        </w:tc>
        <w:tc>
          <w:tcPr>
            <w:tcW w:w="3619" w:type="dxa"/>
            <w:shd w:val="clear" w:color="auto" w:fill="auto"/>
            <w:noWrap/>
            <w:vAlign w:val="center"/>
            <w:hideMark/>
          </w:tcPr>
          <w:p w14:paraId="0FFF65D8" w14:textId="3FAAE11C" w:rsidR="00DE21EE" w:rsidRPr="003B758A" w:rsidRDefault="00DE21EE" w:rsidP="00DE21EE">
            <w:pPr>
              <w:jc w:val="left"/>
              <w:rPr>
                <w:bCs w:val="0"/>
                <w:color w:val="000000"/>
                <w:sz w:val="20"/>
              </w:rPr>
            </w:pPr>
            <w:r w:rsidRPr="003B758A">
              <w:rPr>
                <w:bCs w:val="0"/>
                <w:color w:val="000000"/>
                <w:sz w:val="20"/>
              </w:rPr>
              <w:t> Reference to UpdatedDate of partyCustomerAccount</w:t>
            </w:r>
          </w:p>
        </w:tc>
      </w:tr>
      <w:tr w:rsidR="00DE21EE" w:rsidRPr="003B758A" w14:paraId="0255BB56" w14:textId="77777777" w:rsidTr="000459DA">
        <w:trPr>
          <w:trHeight w:val="315"/>
        </w:trPr>
        <w:tc>
          <w:tcPr>
            <w:tcW w:w="2384" w:type="dxa"/>
            <w:shd w:val="clear" w:color="000000" w:fill="FFFFFF"/>
            <w:vAlign w:val="center"/>
            <w:hideMark/>
          </w:tcPr>
          <w:p w14:paraId="23E445B7" w14:textId="7F90723F" w:rsidR="00DE21EE" w:rsidRPr="003B758A" w:rsidRDefault="00FB5784" w:rsidP="00DE21EE">
            <w:pPr>
              <w:rPr>
                <w:bCs w:val="0"/>
                <w:color w:val="000000"/>
                <w:sz w:val="20"/>
              </w:rPr>
            </w:pPr>
            <w:r w:rsidRPr="003B758A">
              <w:rPr>
                <w:bCs w:val="0"/>
                <w:color w:val="000000"/>
                <w:sz w:val="18"/>
                <w:szCs w:val="18"/>
                <w:lang w:eastAsia="en-GB"/>
              </w:rPr>
              <w:t>PartyCustomerAccount</w:t>
            </w:r>
          </w:p>
        </w:tc>
        <w:tc>
          <w:tcPr>
            <w:tcW w:w="2784" w:type="dxa"/>
            <w:shd w:val="clear" w:color="000000" w:fill="FFFFFF"/>
            <w:vAlign w:val="center"/>
            <w:hideMark/>
          </w:tcPr>
          <w:p w14:paraId="07533036" w14:textId="0C6C78E5" w:rsidR="00DE21EE" w:rsidRPr="003B758A" w:rsidRDefault="00DE21EE" w:rsidP="00DE21EE">
            <w:pPr>
              <w:rPr>
                <w:bCs w:val="0"/>
                <w:color w:val="000000"/>
                <w:sz w:val="20"/>
              </w:rPr>
            </w:pPr>
            <w:r w:rsidRPr="003B758A">
              <w:rPr>
                <w:bCs w:val="0"/>
                <w:color w:val="000000"/>
                <w:sz w:val="18"/>
                <w:szCs w:val="18"/>
              </w:rPr>
              <w:t>UpdatedBy</w:t>
            </w:r>
          </w:p>
        </w:tc>
        <w:tc>
          <w:tcPr>
            <w:tcW w:w="3619" w:type="dxa"/>
            <w:shd w:val="clear" w:color="auto" w:fill="auto"/>
            <w:noWrap/>
            <w:vAlign w:val="center"/>
            <w:hideMark/>
          </w:tcPr>
          <w:p w14:paraId="1D6D39F9" w14:textId="58539EE8" w:rsidR="00DE21EE" w:rsidRPr="003B758A" w:rsidRDefault="00DE21EE" w:rsidP="00FB5784">
            <w:pPr>
              <w:jc w:val="left"/>
              <w:rPr>
                <w:bCs w:val="0"/>
                <w:color w:val="000000"/>
                <w:sz w:val="20"/>
              </w:rPr>
            </w:pPr>
            <w:r w:rsidRPr="003B758A">
              <w:rPr>
                <w:bCs w:val="0"/>
                <w:color w:val="000000"/>
                <w:sz w:val="20"/>
              </w:rPr>
              <w:t> </w:t>
            </w:r>
            <w:r w:rsidR="00FB5784" w:rsidRPr="003B758A">
              <w:rPr>
                <w:bCs w:val="0"/>
                <w:color w:val="000000"/>
                <w:sz w:val="20"/>
              </w:rPr>
              <w:t> Refer to partyaccount UpdatedBy</w:t>
            </w:r>
          </w:p>
        </w:tc>
      </w:tr>
    </w:tbl>
    <w:p w14:paraId="1480D48A" w14:textId="77777777" w:rsidR="00CD664D" w:rsidRPr="003B758A" w:rsidRDefault="00393097" w:rsidP="00CD664D">
      <w:pPr>
        <w:pStyle w:val="Heading2"/>
        <w:numPr>
          <w:ilvl w:val="2"/>
          <w:numId w:val="3"/>
        </w:numPr>
      </w:pPr>
      <w:bookmarkStart w:id="187" w:name="_Toc465253376"/>
      <w:r w:rsidRPr="003B758A">
        <w:t xml:space="preserve">MDM </w:t>
      </w:r>
      <w:r w:rsidR="00F95CB7" w:rsidRPr="003B758A">
        <w:t>Entity Description</w:t>
      </w:r>
      <w:bookmarkEnd w:id="187"/>
    </w:p>
    <w:tbl>
      <w:tblPr>
        <w:tblW w:w="51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6"/>
        <w:gridCol w:w="1602"/>
        <w:gridCol w:w="4725"/>
      </w:tblGrid>
      <w:tr w:rsidR="00D71ACA" w:rsidRPr="003B758A" w14:paraId="2F480C48" w14:textId="77777777" w:rsidTr="007F1658">
        <w:trPr>
          <w:trHeight w:val="300"/>
        </w:trPr>
        <w:tc>
          <w:tcPr>
            <w:tcW w:w="1331" w:type="pct"/>
            <w:shd w:val="clear" w:color="000000" w:fill="D9D9D9"/>
            <w:noWrap/>
            <w:vAlign w:val="bottom"/>
            <w:hideMark/>
          </w:tcPr>
          <w:p w14:paraId="2D667BCA" w14:textId="77777777" w:rsidR="00D71ACA" w:rsidRPr="003B758A" w:rsidRDefault="00D71ACA" w:rsidP="000129EF">
            <w:pPr>
              <w:jc w:val="left"/>
              <w:rPr>
                <w:b/>
                <w:color w:val="000000"/>
                <w:sz w:val="20"/>
              </w:rPr>
            </w:pPr>
            <w:r w:rsidRPr="003B758A">
              <w:rPr>
                <w:b/>
                <w:color w:val="000000"/>
                <w:sz w:val="20"/>
              </w:rPr>
              <w:t>Table Name</w:t>
            </w:r>
          </w:p>
        </w:tc>
        <w:tc>
          <w:tcPr>
            <w:tcW w:w="929" w:type="pct"/>
            <w:shd w:val="clear" w:color="000000" w:fill="D9D9D9"/>
            <w:vAlign w:val="bottom"/>
          </w:tcPr>
          <w:p w14:paraId="4FA7BD10" w14:textId="77777777" w:rsidR="000129EF" w:rsidRPr="003B758A" w:rsidRDefault="000129EF" w:rsidP="000129EF">
            <w:pPr>
              <w:jc w:val="left"/>
              <w:rPr>
                <w:b/>
                <w:color w:val="000000"/>
                <w:sz w:val="20"/>
              </w:rPr>
            </w:pPr>
          </w:p>
          <w:p w14:paraId="710CEFFE" w14:textId="77777777" w:rsidR="00D71ACA" w:rsidRPr="003B758A" w:rsidRDefault="00D71ACA" w:rsidP="000129EF">
            <w:pPr>
              <w:jc w:val="left"/>
              <w:rPr>
                <w:b/>
                <w:color w:val="000000"/>
                <w:sz w:val="20"/>
              </w:rPr>
            </w:pPr>
            <w:r w:rsidRPr="003B758A">
              <w:rPr>
                <w:b/>
                <w:color w:val="000000"/>
                <w:sz w:val="20"/>
              </w:rPr>
              <w:t>Category</w:t>
            </w:r>
          </w:p>
        </w:tc>
        <w:tc>
          <w:tcPr>
            <w:tcW w:w="2740" w:type="pct"/>
            <w:shd w:val="clear" w:color="000000" w:fill="D9D9D9"/>
            <w:noWrap/>
            <w:vAlign w:val="bottom"/>
            <w:hideMark/>
          </w:tcPr>
          <w:p w14:paraId="185FD3AB" w14:textId="77777777" w:rsidR="00D71ACA" w:rsidRPr="003B758A" w:rsidRDefault="00D71ACA" w:rsidP="000129EF">
            <w:pPr>
              <w:jc w:val="left"/>
              <w:rPr>
                <w:b/>
                <w:color w:val="000000"/>
                <w:sz w:val="20"/>
              </w:rPr>
            </w:pPr>
            <w:r w:rsidRPr="003B758A">
              <w:rPr>
                <w:b/>
                <w:color w:val="000000"/>
                <w:sz w:val="20"/>
              </w:rPr>
              <w:t>Description</w:t>
            </w:r>
          </w:p>
        </w:tc>
      </w:tr>
      <w:tr w:rsidR="00D71ACA" w:rsidRPr="003B758A" w14:paraId="5D6145D7" w14:textId="77777777" w:rsidTr="007F1658">
        <w:trPr>
          <w:trHeight w:val="300"/>
        </w:trPr>
        <w:tc>
          <w:tcPr>
            <w:tcW w:w="1331" w:type="pct"/>
            <w:shd w:val="clear" w:color="auto" w:fill="auto"/>
            <w:noWrap/>
            <w:vAlign w:val="bottom"/>
            <w:hideMark/>
          </w:tcPr>
          <w:p w14:paraId="7A0BF2BB" w14:textId="77777777" w:rsidR="00D71ACA" w:rsidRPr="003B758A" w:rsidRDefault="00D71ACA" w:rsidP="004141F5">
            <w:pPr>
              <w:jc w:val="left"/>
              <w:rPr>
                <w:bCs w:val="0"/>
                <w:color w:val="000000"/>
                <w:sz w:val="20"/>
              </w:rPr>
            </w:pPr>
            <w:r w:rsidRPr="003B758A">
              <w:rPr>
                <w:bCs w:val="0"/>
                <w:color w:val="000000"/>
                <w:sz w:val="20"/>
              </w:rPr>
              <w:t>Party</w:t>
            </w:r>
          </w:p>
        </w:tc>
        <w:tc>
          <w:tcPr>
            <w:tcW w:w="929" w:type="pct"/>
            <w:vAlign w:val="bottom"/>
          </w:tcPr>
          <w:p w14:paraId="376BE233" w14:textId="77777777" w:rsidR="00D71ACA" w:rsidRPr="003B758A" w:rsidRDefault="00D71ACA" w:rsidP="00C732FD">
            <w:pPr>
              <w:jc w:val="left"/>
              <w:rPr>
                <w:bCs w:val="0"/>
                <w:color w:val="000000"/>
                <w:sz w:val="20"/>
              </w:rPr>
            </w:pPr>
          </w:p>
          <w:p w14:paraId="40D19884" w14:textId="77777777" w:rsidR="00D71ACA" w:rsidRPr="003B758A" w:rsidRDefault="00D71ACA" w:rsidP="00C732FD">
            <w:pPr>
              <w:jc w:val="left"/>
              <w:rPr>
                <w:bCs w:val="0"/>
                <w:color w:val="000000"/>
                <w:sz w:val="20"/>
              </w:rPr>
            </w:pPr>
          </w:p>
          <w:p w14:paraId="43D4DF90" w14:textId="77777777" w:rsidR="00D71ACA" w:rsidRPr="003B758A" w:rsidRDefault="00D71ACA" w:rsidP="00C732FD">
            <w:pPr>
              <w:jc w:val="left"/>
              <w:rPr>
                <w:bCs w:val="0"/>
                <w:color w:val="000000"/>
                <w:sz w:val="20"/>
              </w:rPr>
            </w:pPr>
            <w:r w:rsidRPr="003B758A">
              <w:rPr>
                <w:bCs w:val="0"/>
                <w:color w:val="000000"/>
                <w:sz w:val="20"/>
              </w:rPr>
              <w:t>Master</w:t>
            </w:r>
          </w:p>
        </w:tc>
        <w:tc>
          <w:tcPr>
            <w:tcW w:w="2740" w:type="pct"/>
            <w:shd w:val="clear" w:color="auto" w:fill="auto"/>
            <w:noWrap/>
            <w:vAlign w:val="bottom"/>
            <w:hideMark/>
          </w:tcPr>
          <w:p w14:paraId="58916875" w14:textId="77777777" w:rsidR="00D71ACA" w:rsidRPr="003B758A" w:rsidRDefault="00D71ACA" w:rsidP="00C732FD">
            <w:pPr>
              <w:jc w:val="left"/>
              <w:rPr>
                <w:bCs w:val="0"/>
                <w:color w:val="000000"/>
                <w:sz w:val="20"/>
              </w:rPr>
            </w:pPr>
            <w:r w:rsidRPr="003B758A">
              <w:rPr>
                <w:bCs w:val="0"/>
                <w:color w:val="000000"/>
                <w:sz w:val="20"/>
              </w:rPr>
              <w:t>Party entity contains all the demographic information of the customer/prospect like Name, DOB, Marital status etc.</w:t>
            </w:r>
          </w:p>
        </w:tc>
      </w:tr>
      <w:tr w:rsidR="00D71ACA" w:rsidRPr="003B758A" w14:paraId="15D2B324" w14:textId="77777777" w:rsidTr="007F1658">
        <w:trPr>
          <w:trHeight w:val="300"/>
        </w:trPr>
        <w:tc>
          <w:tcPr>
            <w:tcW w:w="1331" w:type="pct"/>
            <w:shd w:val="clear" w:color="auto" w:fill="auto"/>
            <w:noWrap/>
            <w:vAlign w:val="bottom"/>
            <w:hideMark/>
          </w:tcPr>
          <w:p w14:paraId="77C1342D" w14:textId="77777777" w:rsidR="00D71ACA" w:rsidRPr="003B758A" w:rsidRDefault="00D71ACA" w:rsidP="004141F5">
            <w:pPr>
              <w:jc w:val="left"/>
              <w:rPr>
                <w:bCs w:val="0"/>
                <w:color w:val="000000"/>
                <w:sz w:val="20"/>
              </w:rPr>
            </w:pPr>
            <w:r w:rsidRPr="003B758A">
              <w:rPr>
                <w:bCs w:val="0"/>
                <w:color w:val="000000"/>
                <w:sz w:val="20"/>
              </w:rPr>
              <w:t>Address</w:t>
            </w:r>
          </w:p>
        </w:tc>
        <w:tc>
          <w:tcPr>
            <w:tcW w:w="929" w:type="pct"/>
            <w:vAlign w:val="bottom"/>
          </w:tcPr>
          <w:p w14:paraId="49FB91D7" w14:textId="77777777" w:rsidR="00D71ACA" w:rsidRPr="003B758A" w:rsidRDefault="00D71ACA" w:rsidP="004141F5">
            <w:pPr>
              <w:jc w:val="left"/>
              <w:rPr>
                <w:bCs w:val="0"/>
                <w:color w:val="000000"/>
                <w:sz w:val="20"/>
              </w:rPr>
            </w:pPr>
          </w:p>
          <w:p w14:paraId="5316C9BC" w14:textId="77777777" w:rsidR="00D71ACA" w:rsidRPr="003B758A" w:rsidRDefault="00D71ACA" w:rsidP="004141F5">
            <w:pPr>
              <w:jc w:val="left"/>
              <w:rPr>
                <w:bCs w:val="0"/>
                <w:color w:val="000000"/>
                <w:sz w:val="20"/>
              </w:rPr>
            </w:pPr>
            <w:r w:rsidRPr="003B758A">
              <w:rPr>
                <w:bCs w:val="0"/>
                <w:color w:val="000000"/>
                <w:sz w:val="20"/>
              </w:rPr>
              <w:t>Master</w:t>
            </w:r>
          </w:p>
        </w:tc>
        <w:tc>
          <w:tcPr>
            <w:tcW w:w="2740" w:type="pct"/>
            <w:shd w:val="clear" w:color="auto" w:fill="auto"/>
            <w:noWrap/>
            <w:vAlign w:val="bottom"/>
            <w:hideMark/>
          </w:tcPr>
          <w:p w14:paraId="2C4608F7" w14:textId="77777777" w:rsidR="00D71ACA" w:rsidRPr="003B758A" w:rsidRDefault="00D71ACA" w:rsidP="004141F5">
            <w:pPr>
              <w:jc w:val="left"/>
              <w:rPr>
                <w:bCs w:val="0"/>
                <w:color w:val="000000"/>
                <w:sz w:val="20"/>
              </w:rPr>
            </w:pPr>
            <w:r w:rsidRPr="003B758A">
              <w:rPr>
                <w:bCs w:val="0"/>
                <w:color w:val="000000"/>
                <w:sz w:val="20"/>
              </w:rPr>
              <w:t>Address entity stores the postal address elements</w:t>
            </w:r>
          </w:p>
        </w:tc>
      </w:tr>
      <w:tr w:rsidR="00D71ACA" w:rsidRPr="003B758A" w14:paraId="2B5EA531" w14:textId="77777777" w:rsidTr="007F1658">
        <w:trPr>
          <w:trHeight w:val="300"/>
        </w:trPr>
        <w:tc>
          <w:tcPr>
            <w:tcW w:w="1331" w:type="pct"/>
            <w:shd w:val="clear" w:color="auto" w:fill="auto"/>
            <w:noWrap/>
            <w:vAlign w:val="bottom"/>
            <w:hideMark/>
          </w:tcPr>
          <w:p w14:paraId="44DB2D61" w14:textId="77777777" w:rsidR="00D71ACA" w:rsidRPr="003B758A" w:rsidRDefault="00D71ACA" w:rsidP="004141F5">
            <w:pPr>
              <w:jc w:val="left"/>
              <w:rPr>
                <w:bCs w:val="0"/>
                <w:color w:val="000000"/>
                <w:sz w:val="20"/>
              </w:rPr>
            </w:pPr>
            <w:r w:rsidRPr="003B758A">
              <w:rPr>
                <w:bCs w:val="0"/>
                <w:color w:val="000000"/>
                <w:sz w:val="20"/>
              </w:rPr>
              <w:t>Contactpoint</w:t>
            </w:r>
          </w:p>
        </w:tc>
        <w:tc>
          <w:tcPr>
            <w:tcW w:w="929" w:type="pct"/>
            <w:vAlign w:val="bottom"/>
          </w:tcPr>
          <w:p w14:paraId="2768AF31" w14:textId="77777777" w:rsidR="00D71ACA" w:rsidRPr="003B758A" w:rsidRDefault="00D71ACA" w:rsidP="00C732FD">
            <w:pPr>
              <w:jc w:val="left"/>
              <w:rPr>
                <w:bCs w:val="0"/>
                <w:color w:val="000000"/>
                <w:sz w:val="20"/>
              </w:rPr>
            </w:pPr>
          </w:p>
          <w:p w14:paraId="7615B32E" w14:textId="77777777" w:rsidR="00D71ACA" w:rsidRPr="003B758A" w:rsidRDefault="00D71ACA" w:rsidP="00C732FD">
            <w:pPr>
              <w:jc w:val="left"/>
              <w:rPr>
                <w:bCs w:val="0"/>
                <w:color w:val="000000"/>
                <w:sz w:val="20"/>
              </w:rPr>
            </w:pPr>
            <w:r w:rsidRPr="003B758A">
              <w:rPr>
                <w:bCs w:val="0"/>
                <w:color w:val="000000"/>
                <w:sz w:val="20"/>
              </w:rPr>
              <w:t>Master</w:t>
            </w:r>
          </w:p>
        </w:tc>
        <w:tc>
          <w:tcPr>
            <w:tcW w:w="2740" w:type="pct"/>
            <w:shd w:val="clear" w:color="auto" w:fill="auto"/>
            <w:noWrap/>
            <w:vAlign w:val="bottom"/>
            <w:hideMark/>
          </w:tcPr>
          <w:p w14:paraId="3987D762" w14:textId="77777777" w:rsidR="00D71ACA" w:rsidRPr="003B758A" w:rsidRDefault="00D71ACA" w:rsidP="00C732FD">
            <w:pPr>
              <w:jc w:val="left"/>
              <w:rPr>
                <w:bCs w:val="0"/>
                <w:color w:val="000000"/>
                <w:sz w:val="20"/>
              </w:rPr>
            </w:pPr>
            <w:r w:rsidRPr="003B758A">
              <w:rPr>
                <w:bCs w:val="0"/>
                <w:color w:val="000000"/>
                <w:sz w:val="20"/>
              </w:rPr>
              <w:t xml:space="preserve">Generic table stores the Email and Telephone number along with its type (e.g. Home/Mobile). </w:t>
            </w:r>
          </w:p>
        </w:tc>
      </w:tr>
      <w:tr w:rsidR="00D71ACA" w:rsidRPr="003B758A" w14:paraId="023B5140" w14:textId="77777777" w:rsidTr="007F1658">
        <w:trPr>
          <w:trHeight w:val="300"/>
        </w:trPr>
        <w:tc>
          <w:tcPr>
            <w:tcW w:w="1331" w:type="pct"/>
            <w:shd w:val="clear" w:color="auto" w:fill="auto"/>
            <w:noWrap/>
            <w:vAlign w:val="bottom"/>
            <w:hideMark/>
          </w:tcPr>
          <w:p w14:paraId="73BE3C9B" w14:textId="77777777" w:rsidR="00D71ACA" w:rsidRPr="003B758A" w:rsidRDefault="00D71ACA" w:rsidP="004141F5">
            <w:pPr>
              <w:jc w:val="left"/>
              <w:rPr>
                <w:bCs w:val="0"/>
                <w:color w:val="000000"/>
                <w:sz w:val="20"/>
              </w:rPr>
            </w:pPr>
            <w:r w:rsidRPr="003B758A">
              <w:rPr>
                <w:bCs w:val="0"/>
                <w:color w:val="000000"/>
                <w:sz w:val="20"/>
              </w:rPr>
              <w:t>CustomerAccount</w:t>
            </w:r>
          </w:p>
          <w:p w14:paraId="6427EB4F" w14:textId="77777777" w:rsidR="00D71ACA" w:rsidRPr="003B758A" w:rsidRDefault="00D71ACA" w:rsidP="004141F5">
            <w:pPr>
              <w:jc w:val="left"/>
              <w:rPr>
                <w:bCs w:val="0"/>
                <w:color w:val="000000"/>
                <w:sz w:val="20"/>
              </w:rPr>
            </w:pPr>
            <w:r w:rsidRPr="003B758A">
              <w:rPr>
                <w:bCs w:val="0"/>
                <w:color w:val="000000"/>
                <w:sz w:val="20"/>
              </w:rPr>
              <w:t>Reference</w:t>
            </w:r>
          </w:p>
        </w:tc>
        <w:tc>
          <w:tcPr>
            <w:tcW w:w="929" w:type="pct"/>
            <w:vAlign w:val="bottom"/>
          </w:tcPr>
          <w:p w14:paraId="6A7B3034" w14:textId="77777777" w:rsidR="00D71ACA" w:rsidRPr="003B758A" w:rsidRDefault="00D71ACA" w:rsidP="00B102DB">
            <w:pPr>
              <w:jc w:val="left"/>
              <w:rPr>
                <w:bCs w:val="0"/>
                <w:color w:val="000000"/>
                <w:sz w:val="20"/>
              </w:rPr>
            </w:pPr>
          </w:p>
          <w:p w14:paraId="12F53A6C" w14:textId="77777777" w:rsidR="00D71ACA" w:rsidRPr="003B758A" w:rsidRDefault="00D71ACA" w:rsidP="00B102DB">
            <w:pPr>
              <w:jc w:val="left"/>
              <w:rPr>
                <w:bCs w:val="0"/>
                <w:color w:val="000000"/>
                <w:sz w:val="20"/>
              </w:rPr>
            </w:pPr>
          </w:p>
          <w:p w14:paraId="64CEFA8D" w14:textId="77777777" w:rsidR="00D71ACA" w:rsidRPr="003B758A" w:rsidRDefault="00D71ACA" w:rsidP="00B102DB">
            <w:pPr>
              <w:jc w:val="left"/>
              <w:rPr>
                <w:bCs w:val="0"/>
                <w:color w:val="000000"/>
                <w:sz w:val="20"/>
              </w:rPr>
            </w:pPr>
            <w:r w:rsidRPr="003B758A">
              <w:rPr>
                <w:bCs w:val="0"/>
                <w:color w:val="000000"/>
                <w:sz w:val="20"/>
              </w:rPr>
              <w:t>Reference</w:t>
            </w:r>
          </w:p>
        </w:tc>
        <w:tc>
          <w:tcPr>
            <w:tcW w:w="2740" w:type="pct"/>
            <w:shd w:val="clear" w:color="auto" w:fill="auto"/>
            <w:noWrap/>
            <w:vAlign w:val="bottom"/>
            <w:hideMark/>
          </w:tcPr>
          <w:p w14:paraId="736EF1B3" w14:textId="77777777" w:rsidR="00D71ACA" w:rsidRPr="003B758A" w:rsidRDefault="00D71ACA" w:rsidP="008E1C4C">
            <w:pPr>
              <w:jc w:val="left"/>
              <w:rPr>
                <w:bCs w:val="0"/>
                <w:color w:val="000000"/>
                <w:sz w:val="20"/>
              </w:rPr>
            </w:pPr>
            <w:r w:rsidRPr="003B758A">
              <w:rPr>
                <w:bCs w:val="0"/>
                <w:color w:val="000000"/>
                <w:sz w:val="20"/>
              </w:rPr>
              <w:t xml:space="preserve">This entity stores the customer account details coming from </w:t>
            </w:r>
            <w:r w:rsidR="008E1C4C" w:rsidRPr="003B758A">
              <w:rPr>
                <w:bCs w:val="0"/>
                <w:color w:val="000000"/>
                <w:sz w:val="20"/>
              </w:rPr>
              <w:t>source systems</w:t>
            </w:r>
            <w:r w:rsidRPr="003B758A">
              <w:rPr>
                <w:bCs w:val="0"/>
                <w:color w:val="000000"/>
                <w:sz w:val="20"/>
              </w:rPr>
              <w:t>.</w:t>
            </w:r>
          </w:p>
        </w:tc>
      </w:tr>
      <w:tr w:rsidR="00B45ABF" w:rsidRPr="003B758A" w14:paraId="254C0B97" w14:textId="77777777" w:rsidTr="007F1658">
        <w:trPr>
          <w:trHeight w:val="300"/>
        </w:trPr>
        <w:tc>
          <w:tcPr>
            <w:tcW w:w="1331" w:type="pct"/>
            <w:shd w:val="clear" w:color="auto" w:fill="auto"/>
            <w:noWrap/>
            <w:vAlign w:val="bottom"/>
          </w:tcPr>
          <w:p w14:paraId="486783C3" w14:textId="5C1D1D4B" w:rsidR="00B45ABF" w:rsidRPr="003B758A" w:rsidRDefault="00B45ABF" w:rsidP="004141F5">
            <w:pPr>
              <w:jc w:val="left"/>
              <w:rPr>
                <w:bCs w:val="0"/>
                <w:color w:val="000000"/>
                <w:sz w:val="20"/>
              </w:rPr>
            </w:pPr>
            <w:r w:rsidRPr="003B758A">
              <w:rPr>
                <w:bCs w:val="0"/>
                <w:color w:val="000000"/>
                <w:sz w:val="20"/>
              </w:rPr>
              <w:t>PartyCustomerAccount</w:t>
            </w:r>
          </w:p>
        </w:tc>
        <w:tc>
          <w:tcPr>
            <w:tcW w:w="929" w:type="pct"/>
            <w:vAlign w:val="bottom"/>
          </w:tcPr>
          <w:p w14:paraId="4636B285" w14:textId="03328748" w:rsidR="00B45ABF" w:rsidRPr="003B758A" w:rsidRDefault="00B45ABF" w:rsidP="00B102DB">
            <w:pPr>
              <w:jc w:val="left"/>
              <w:rPr>
                <w:bCs w:val="0"/>
                <w:color w:val="000000"/>
                <w:sz w:val="20"/>
              </w:rPr>
            </w:pPr>
            <w:r w:rsidRPr="003B758A">
              <w:rPr>
                <w:bCs w:val="0"/>
                <w:color w:val="000000"/>
                <w:sz w:val="20"/>
              </w:rPr>
              <w:t>Master</w:t>
            </w:r>
          </w:p>
        </w:tc>
        <w:tc>
          <w:tcPr>
            <w:tcW w:w="2740" w:type="pct"/>
            <w:shd w:val="clear" w:color="auto" w:fill="auto"/>
            <w:noWrap/>
            <w:vAlign w:val="bottom"/>
          </w:tcPr>
          <w:p w14:paraId="063B6A62" w14:textId="77777777" w:rsidR="00B45ABF" w:rsidRPr="003B758A" w:rsidRDefault="00B45ABF" w:rsidP="008E1C4C">
            <w:pPr>
              <w:jc w:val="left"/>
              <w:rPr>
                <w:bCs w:val="0"/>
                <w:color w:val="000000"/>
                <w:sz w:val="20"/>
              </w:rPr>
            </w:pPr>
            <w:r w:rsidRPr="003B758A">
              <w:rPr>
                <w:bCs w:val="0"/>
                <w:color w:val="000000"/>
                <w:sz w:val="20"/>
              </w:rPr>
              <w:t xml:space="preserve">This entity stores the customer account details and </w:t>
            </w:r>
          </w:p>
          <w:p w14:paraId="3B6B7A9F" w14:textId="3822B548" w:rsidR="00B45ABF" w:rsidRPr="003B758A" w:rsidRDefault="00B45ABF" w:rsidP="008E1C4C">
            <w:pPr>
              <w:jc w:val="left"/>
              <w:rPr>
                <w:bCs w:val="0"/>
                <w:color w:val="000000"/>
                <w:sz w:val="20"/>
              </w:rPr>
            </w:pPr>
            <w:r w:rsidRPr="003B758A">
              <w:rPr>
                <w:bCs w:val="0"/>
                <w:color w:val="000000"/>
                <w:sz w:val="20"/>
              </w:rPr>
              <w:t>Related party details.</w:t>
            </w:r>
          </w:p>
        </w:tc>
      </w:tr>
      <w:tr w:rsidR="00D71ACA" w:rsidRPr="00854E0E" w14:paraId="392AB046" w14:textId="77777777" w:rsidTr="007F1658">
        <w:trPr>
          <w:trHeight w:val="300"/>
        </w:trPr>
        <w:tc>
          <w:tcPr>
            <w:tcW w:w="1331" w:type="pct"/>
            <w:shd w:val="clear" w:color="auto" w:fill="auto"/>
            <w:noWrap/>
            <w:vAlign w:val="bottom"/>
          </w:tcPr>
          <w:p w14:paraId="38A8A30C" w14:textId="306CEF92" w:rsidR="00D71ACA" w:rsidRPr="003B758A" w:rsidRDefault="00D71ACA" w:rsidP="004141F5">
            <w:pPr>
              <w:jc w:val="left"/>
              <w:rPr>
                <w:bCs w:val="0"/>
                <w:color w:val="000000"/>
                <w:sz w:val="20"/>
              </w:rPr>
            </w:pPr>
            <w:r w:rsidRPr="003B758A">
              <w:rPr>
                <w:bCs w:val="0"/>
                <w:color w:val="000000"/>
                <w:sz w:val="20"/>
              </w:rPr>
              <w:t>ContractReference</w:t>
            </w:r>
          </w:p>
        </w:tc>
        <w:tc>
          <w:tcPr>
            <w:tcW w:w="929" w:type="pct"/>
            <w:vAlign w:val="bottom"/>
          </w:tcPr>
          <w:p w14:paraId="33CD0D18" w14:textId="77777777" w:rsidR="00D71ACA" w:rsidRPr="003B758A" w:rsidRDefault="00D71ACA" w:rsidP="004141F5">
            <w:pPr>
              <w:jc w:val="left"/>
              <w:rPr>
                <w:bCs w:val="0"/>
                <w:color w:val="000000"/>
                <w:sz w:val="20"/>
              </w:rPr>
            </w:pPr>
          </w:p>
          <w:p w14:paraId="5C7C2291" w14:textId="77777777" w:rsidR="00D71ACA" w:rsidRPr="003B758A" w:rsidRDefault="00D71ACA" w:rsidP="004141F5">
            <w:pPr>
              <w:jc w:val="left"/>
              <w:rPr>
                <w:bCs w:val="0"/>
                <w:color w:val="000000"/>
                <w:sz w:val="20"/>
              </w:rPr>
            </w:pPr>
            <w:r w:rsidRPr="003B758A">
              <w:rPr>
                <w:bCs w:val="0"/>
                <w:color w:val="000000"/>
                <w:sz w:val="20"/>
              </w:rPr>
              <w:t>Reference</w:t>
            </w:r>
          </w:p>
        </w:tc>
        <w:tc>
          <w:tcPr>
            <w:tcW w:w="2740" w:type="pct"/>
            <w:shd w:val="clear" w:color="auto" w:fill="auto"/>
            <w:noWrap/>
            <w:vAlign w:val="bottom"/>
          </w:tcPr>
          <w:p w14:paraId="2146EE24" w14:textId="452D1ACC" w:rsidR="00D71ACA" w:rsidRPr="00854E0E" w:rsidRDefault="00D71ACA" w:rsidP="00FD579D">
            <w:pPr>
              <w:jc w:val="left"/>
              <w:rPr>
                <w:bCs w:val="0"/>
                <w:color w:val="000000"/>
                <w:sz w:val="20"/>
              </w:rPr>
            </w:pPr>
            <w:r w:rsidRPr="003B758A">
              <w:rPr>
                <w:bCs w:val="0"/>
                <w:color w:val="000000"/>
                <w:sz w:val="20"/>
              </w:rPr>
              <w:t>This entity stores the Contract/Policy d</w:t>
            </w:r>
            <w:r w:rsidR="00FD579D" w:rsidRPr="003B758A">
              <w:rPr>
                <w:bCs w:val="0"/>
                <w:color w:val="000000"/>
                <w:sz w:val="20"/>
              </w:rPr>
              <w:t xml:space="preserve">etails like Contract ID, Status, party address id, contractref id,major versionno coming from the source system </w:t>
            </w:r>
            <w:r w:rsidRPr="003B758A">
              <w:rPr>
                <w:bCs w:val="0"/>
                <w:color w:val="000000"/>
                <w:sz w:val="20"/>
              </w:rPr>
              <w:t xml:space="preserve">etc. from </w:t>
            </w:r>
            <w:r w:rsidR="008E1C4C" w:rsidRPr="003B758A">
              <w:rPr>
                <w:bCs w:val="0"/>
                <w:color w:val="000000"/>
                <w:sz w:val="20"/>
              </w:rPr>
              <w:t>source systems</w:t>
            </w:r>
          </w:p>
        </w:tc>
      </w:tr>
      <w:tr w:rsidR="00D71ACA" w:rsidRPr="00854E0E" w14:paraId="670E199E" w14:textId="77777777" w:rsidTr="007F1658">
        <w:trPr>
          <w:trHeight w:val="300"/>
        </w:trPr>
        <w:tc>
          <w:tcPr>
            <w:tcW w:w="1331" w:type="pct"/>
            <w:shd w:val="clear" w:color="auto" w:fill="auto"/>
            <w:noWrap/>
            <w:vAlign w:val="bottom"/>
          </w:tcPr>
          <w:p w14:paraId="35B93510" w14:textId="77777777" w:rsidR="00D71ACA" w:rsidRPr="00854E0E" w:rsidRDefault="00D71ACA" w:rsidP="004141F5">
            <w:pPr>
              <w:jc w:val="left"/>
              <w:rPr>
                <w:bCs w:val="0"/>
                <w:color w:val="000000"/>
                <w:sz w:val="20"/>
              </w:rPr>
            </w:pPr>
            <w:r w:rsidRPr="00854E0E">
              <w:rPr>
                <w:bCs w:val="0"/>
                <w:color w:val="000000"/>
                <w:sz w:val="20"/>
              </w:rPr>
              <w:t>Xref_Party</w:t>
            </w:r>
          </w:p>
        </w:tc>
        <w:tc>
          <w:tcPr>
            <w:tcW w:w="929" w:type="pct"/>
            <w:vAlign w:val="bottom"/>
          </w:tcPr>
          <w:p w14:paraId="1D35732B" w14:textId="77777777" w:rsidR="00D71ACA" w:rsidRPr="00854E0E" w:rsidRDefault="00D71ACA" w:rsidP="00B102DB">
            <w:pPr>
              <w:jc w:val="left"/>
              <w:rPr>
                <w:bCs w:val="0"/>
                <w:color w:val="000000"/>
                <w:sz w:val="20"/>
              </w:rPr>
            </w:pPr>
          </w:p>
          <w:p w14:paraId="268FEF9F" w14:textId="77777777" w:rsidR="00D71ACA" w:rsidRPr="00854E0E" w:rsidRDefault="00D71ACA" w:rsidP="00B102DB">
            <w:pPr>
              <w:jc w:val="left"/>
              <w:rPr>
                <w:bCs w:val="0"/>
                <w:color w:val="000000"/>
                <w:sz w:val="20"/>
              </w:rPr>
            </w:pPr>
          </w:p>
          <w:p w14:paraId="7AE866AC" w14:textId="77777777" w:rsidR="00D71ACA" w:rsidRPr="00854E0E" w:rsidRDefault="00D71ACA" w:rsidP="00B102DB">
            <w:pPr>
              <w:jc w:val="left"/>
              <w:rPr>
                <w:bCs w:val="0"/>
                <w:color w:val="000000"/>
                <w:sz w:val="20"/>
              </w:rPr>
            </w:pPr>
            <w:r w:rsidRPr="00854E0E">
              <w:rPr>
                <w:bCs w:val="0"/>
                <w:color w:val="000000"/>
                <w:sz w:val="20"/>
              </w:rPr>
              <w:lastRenderedPageBreak/>
              <w:t>Source CrossReference</w:t>
            </w:r>
          </w:p>
        </w:tc>
        <w:tc>
          <w:tcPr>
            <w:tcW w:w="2740" w:type="pct"/>
            <w:shd w:val="clear" w:color="auto" w:fill="auto"/>
            <w:noWrap/>
            <w:vAlign w:val="bottom"/>
          </w:tcPr>
          <w:p w14:paraId="40B7D25D" w14:textId="77777777" w:rsidR="00D71ACA" w:rsidRPr="00854E0E" w:rsidRDefault="00D71ACA" w:rsidP="00B102DB">
            <w:pPr>
              <w:jc w:val="left"/>
              <w:rPr>
                <w:bCs w:val="0"/>
                <w:color w:val="000000"/>
                <w:sz w:val="20"/>
              </w:rPr>
            </w:pPr>
            <w:r w:rsidRPr="00854E0E">
              <w:rPr>
                <w:bCs w:val="0"/>
                <w:color w:val="000000"/>
                <w:sz w:val="20"/>
              </w:rPr>
              <w:lastRenderedPageBreak/>
              <w:t xml:space="preserve">This entity stores the </w:t>
            </w:r>
            <w:r w:rsidR="006702F3" w:rsidRPr="00854E0E">
              <w:rPr>
                <w:bCs w:val="0"/>
                <w:color w:val="000000"/>
                <w:sz w:val="20"/>
              </w:rPr>
              <w:t>party (</w:t>
            </w:r>
            <w:r w:rsidRPr="00854E0E">
              <w:rPr>
                <w:bCs w:val="0"/>
                <w:color w:val="000000"/>
                <w:sz w:val="20"/>
              </w:rPr>
              <w:t>customer/prospect</w:t>
            </w:r>
            <w:r w:rsidR="006702F3" w:rsidRPr="00854E0E">
              <w:rPr>
                <w:bCs w:val="0"/>
                <w:color w:val="000000"/>
                <w:sz w:val="20"/>
              </w:rPr>
              <w:t>)</w:t>
            </w:r>
            <w:r w:rsidRPr="00854E0E">
              <w:rPr>
                <w:bCs w:val="0"/>
                <w:color w:val="000000"/>
                <w:sz w:val="20"/>
              </w:rPr>
              <w:t xml:space="preserve"> details coming from </w:t>
            </w:r>
            <w:r w:rsidR="008E1C4C" w:rsidRPr="00854E0E">
              <w:rPr>
                <w:bCs w:val="0"/>
                <w:color w:val="000000"/>
                <w:sz w:val="20"/>
              </w:rPr>
              <w:t>source systems</w:t>
            </w:r>
          </w:p>
        </w:tc>
      </w:tr>
      <w:tr w:rsidR="00D71ACA" w:rsidRPr="00854E0E" w14:paraId="54C0FF3A" w14:textId="77777777" w:rsidTr="007F1658">
        <w:trPr>
          <w:trHeight w:val="300"/>
        </w:trPr>
        <w:tc>
          <w:tcPr>
            <w:tcW w:w="1331" w:type="pct"/>
            <w:shd w:val="clear" w:color="auto" w:fill="auto"/>
            <w:noWrap/>
            <w:vAlign w:val="bottom"/>
          </w:tcPr>
          <w:p w14:paraId="22F9A874" w14:textId="77777777" w:rsidR="00D71ACA" w:rsidRPr="00854E0E" w:rsidRDefault="00D71ACA" w:rsidP="004141F5">
            <w:pPr>
              <w:jc w:val="left"/>
              <w:rPr>
                <w:bCs w:val="0"/>
                <w:color w:val="000000"/>
                <w:sz w:val="20"/>
              </w:rPr>
            </w:pPr>
            <w:r w:rsidRPr="00854E0E">
              <w:rPr>
                <w:bCs w:val="0"/>
                <w:color w:val="000000"/>
                <w:sz w:val="20"/>
              </w:rPr>
              <w:t>Xref_Address</w:t>
            </w:r>
          </w:p>
        </w:tc>
        <w:tc>
          <w:tcPr>
            <w:tcW w:w="929" w:type="pct"/>
            <w:vAlign w:val="bottom"/>
          </w:tcPr>
          <w:p w14:paraId="5EC02CC0" w14:textId="77777777" w:rsidR="00D71ACA" w:rsidRPr="00854E0E" w:rsidRDefault="00D71ACA" w:rsidP="004141F5">
            <w:pPr>
              <w:jc w:val="left"/>
              <w:rPr>
                <w:bCs w:val="0"/>
                <w:color w:val="000000"/>
                <w:sz w:val="20"/>
              </w:rPr>
            </w:pPr>
          </w:p>
          <w:p w14:paraId="0D81ADF3" w14:textId="77777777" w:rsidR="00D71ACA" w:rsidRPr="00854E0E" w:rsidRDefault="00D71ACA" w:rsidP="004141F5">
            <w:pPr>
              <w:jc w:val="left"/>
              <w:rPr>
                <w:bCs w:val="0"/>
                <w:color w:val="000000"/>
                <w:sz w:val="20"/>
              </w:rPr>
            </w:pPr>
          </w:p>
          <w:p w14:paraId="42FB01D8" w14:textId="77777777" w:rsidR="00D71ACA" w:rsidRPr="00854E0E" w:rsidRDefault="00D71ACA" w:rsidP="004141F5">
            <w:pPr>
              <w:jc w:val="left"/>
              <w:rPr>
                <w:bCs w:val="0"/>
                <w:color w:val="000000"/>
                <w:sz w:val="20"/>
              </w:rPr>
            </w:pPr>
            <w:r w:rsidRPr="00854E0E">
              <w:rPr>
                <w:bCs w:val="0"/>
                <w:color w:val="000000"/>
                <w:sz w:val="20"/>
              </w:rPr>
              <w:t>Source CrossReference</w:t>
            </w:r>
          </w:p>
        </w:tc>
        <w:tc>
          <w:tcPr>
            <w:tcW w:w="2740" w:type="pct"/>
            <w:shd w:val="clear" w:color="auto" w:fill="auto"/>
            <w:noWrap/>
            <w:vAlign w:val="bottom"/>
          </w:tcPr>
          <w:p w14:paraId="328288A5" w14:textId="77777777" w:rsidR="00D71ACA" w:rsidRPr="00854E0E" w:rsidRDefault="00F87F8E" w:rsidP="006702F3">
            <w:pPr>
              <w:jc w:val="left"/>
              <w:rPr>
                <w:bCs w:val="0"/>
                <w:color w:val="000000"/>
                <w:sz w:val="20"/>
              </w:rPr>
            </w:pPr>
            <w:r w:rsidRPr="00854E0E">
              <w:rPr>
                <w:bCs w:val="0"/>
                <w:color w:val="000000"/>
                <w:sz w:val="20"/>
              </w:rPr>
              <w:t xml:space="preserve">This entity stores the </w:t>
            </w:r>
            <w:r w:rsidR="006702F3" w:rsidRPr="00854E0E">
              <w:rPr>
                <w:bCs w:val="0"/>
                <w:color w:val="000000"/>
                <w:sz w:val="20"/>
              </w:rPr>
              <w:t>party address</w:t>
            </w:r>
            <w:r w:rsidRPr="00854E0E">
              <w:rPr>
                <w:bCs w:val="0"/>
                <w:color w:val="000000"/>
                <w:sz w:val="20"/>
              </w:rPr>
              <w:t xml:space="preserve"> details coming from </w:t>
            </w:r>
            <w:r w:rsidR="008E1C4C" w:rsidRPr="00854E0E">
              <w:rPr>
                <w:bCs w:val="0"/>
                <w:color w:val="000000"/>
                <w:sz w:val="20"/>
              </w:rPr>
              <w:t>source systems</w:t>
            </w:r>
          </w:p>
        </w:tc>
      </w:tr>
      <w:tr w:rsidR="00D71ACA" w:rsidRPr="00854E0E" w14:paraId="7941B298" w14:textId="77777777" w:rsidTr="007F1658">
        <w:trPr>
          <w:trHeight w:val="300"/>
        </w:trPr>
        <w:tc>
          <w:tcPr>
            <w:tcW w:w="1331" w:type="pct"/>
            <w:shd w:val="clear" w:color="auto" w:fill="auto"/>
            <w:noWrap/>
            <w:vAlign w:val="bottom"/>
          </w:tcPr>
          <w:p w14:paraId="0B0C3362" w14:textId="77777777" w:rsidR="00D71ACA" w:rsidRPr="00854E0E" w:rsidRDefault="00D71ACA" w:rsidP="004141F5">
            <w:pPr>
              <w:jc w:val="left"/>
              <w:rPr>
                <w:bCs w:val="0"/>
                <w:color w:val="000000"/>
                <w:sz w:val="20"/>
              </w:rPr>
            </w:pPr>
            <w:r w:rsidRPr="00854E0E">
              <w:rPr>
                <w:bCs w:val="0"/>
                <w:color w:val="000000"/>
                <w:sz w:val="20"/>
              </w:rPr>
              <w:t>Xref_PartyEmail</w:t>
            </w:r>
          </w:p>
        </w:tc>
        <w:tc>
          <w:tcPr>
            <w:tcW w:w="929" w:type="pct"/>
            <w:vAlign w:val="bottom"/>
          </w:tcPr>
          <w:p w14:paraId="6E1BEBE0" w14:textId="77777777" w:rsidR="00D71ACA" w:rsidRPr="00854E0E" w:rsidRDefault="00D71ACA" w:rsidP="004141F5">
            <w:pPr>
              <w:jc w:val="left"/>
              <w:rPr>
                <w:bCs w:val="0"/>
                <w:color w:val="000000"/>
                <w:sz w:val="20"/>
              </w:rPr>
            </w:pPr>
          </w:p>
          <w:p w14:paraId="4034CFD5" w14:textId="77777777" w:rsidR="00D71ACA" w:rsidRPr="00854E0E" w:rsidRDefault="00D71ACA" w:rsidP="004141F5">
            <w:pPr>
              <w:jc w:val="left"/>
              <w:rPr>
                <w:bCs w:val="0"/>
                <w:color w:val="000000"/>
                <w:sz w:val="20"/>
              </w:rPr>
            </w:pPr>
            <w:r w:rsidRPr="00854E0E">
              <w:rPr>
                <w:bCs w:val="0"/>
                <w:color w:val="000000"/>
                <w:sz w:val="20"/>
              </w:rPr>
              <w:t>Source CrossReference</w:t>
            </w:r>
          </w:p>
        </w:tc>
        <w:tc>
          <w:tcPr>
            <w:tcW w:w="2740" w:type="pct"/>
            <w:shd w:val="clear" w:color="auto" w:fill="auto"/>
            <w:noWrap/>
            <w:vAlign w:val="bottom"/>
          </w:tcPr>
          <w:p w14:paraId="4516081A" w14:textId="77777777" w:rsidR="00D71ACA" w:rsidRPr="00854E0E" w:rsidRDefault="00F87F8E" w:rsidP="006702F3">
            <w:pPr>
              <w:jc w:val="left"/>
              <w:rPr>
                <w:bCs w:val="0"/>
                <w:color w:val="000000"/>
                <w:sz w:val="20"/>
              </w:rPr>
            </w:pPr>
            <w:r w:rsidRPr="00854E0E">
              <w:rPr>
                <w:bCs w:val="0"/>
                <w:color w:val="000000"/>
                <w:sz w:val="20"/>
              </w:rPr>
              <w:t xml:space="preserve">This entity stores the </w:t>
            </w:r>
            <w:r w:rsidR="006702F3" w:rsidRPr="00854E0E">
              <w:rPr>
                <w:bCs w:val="0"/>
                <w:color w:val="000000"/>
                <w:sz w:val="20"/>
              </w:rPr>
              <w:t>party email</w:t>
            </w:r>
            <w:r w:rsidRPr="00854E0E">
              <w:rPr>
                <w:bCs w:val="0"/>
                <w:color w:val="000000"/>
                <w:sz w:val="20"/>
              </w:rPr>
              <w:t xml:space="preserve"> details coming from </w:t>
            </w:r>
            <w:r w:rsidR="008E1C4C" w:rsidRPr="00854E0E">
              <w:rPr>
                <w:bCs w:val="0"/>
                <w:color w:val="000000"/>
                <w:sz w:val="20"/>
              </w:rPr>
              <w:t>source systems</w:t>
            </w:r>
            <w:r w:rsidRPr="00854E0E">
              <w:rPr>
                <w:bCs w:val="0"/>
                <w:color w:val="000000"/>
                <w:sz w:val="20"/>
              </w:rPr>
              <w:t>.</w:t>
            </w:r>
          </w:p>
        </w:tc>
      </w:tr>
      <w:tr w:rsidR="00D71ACA" w:rsidRPr="00854E0E" w14:paraId="4A3936A9" w14:textId="77777777" w:rsidTr="007F1658">
        <w:trPr>
          <w:trHeight w:val="638"/>
        </w:trPr>
        <w:tc>
          <w:tcPr>
            <w:tcW w:w="1331" w:type="pct"/>
            <w:shd w:val="clear" w:color="auto" w:fill="auto"/>
            <w:noWrap/>
            <w:vAlign w:val="bottom"/>
          </w:tcPr>
          <w:p w14:paraId="686D79A9" w14:textId="77777777" w:rsidR="00D71ACA" w:rsidRPr="00854E0E" w:rsidRDefault="00D71ACA" w:rsidP="004141F5">
            <w:pPr>
              <w:jc w:val="left"/>
              <w:rPr>
                <w:bCs w:val="0"/>
                <w:color w:val="000000"/>
                <w:sz w:val="20"/>
              </w:rPr>
            </w:pPr>
            <w:r w:rsidRPr="00854E0E">
              <w:rPr>
                <w:bCs w:val="0"/>
                <w:color w:val="000000"/>
                <w:sz w:val="20"/>
              </w:rPr>
              <w:t>Xref_PartyTelephone</w:t>
            </w:r>
          </w:p>
        </w:tc>
        <w:tc>
          <w:tcPr>
            <w:tcW w:w="929" w:type="pct"/>
            <w:vAlign w:val="bottom"/>
          </w:tcPr>
          <w:p w14:paraId="4AE13FC1" w14:textId="77777777" w:rsidR="00D71ACA" w:rsidRPr="00854E0E" w:rsidRDefault="00D71ACA" w:rsidP="004141F5">
            <w:pPr>
              <w:jc w:val="left"/>
              <w:rPr>
                <w:bCs w:val="0"/>
                <w:color w:val="000000"/>
                <w:sz w:val="20"/>
              </w:rPr>
            </w:pPr>
          </w:p>
          <w:p w14:paraId="3E57B684" w14:textId="77777777" w:rsidR="00D71ACA" w:rsidRPr="00854E0E" w:rsidRDefault="00D71ACA" w:rsidP="004141F5">
            <w:pPr>
              <w:jc w:val="left"/>
              <w:rPr>
                <w:bCs w:val="0"/>
                <w:color w:val="000000"/>
                <w:sz w:val="20"/>
              </w:rPr>
            </w:pPr>
            <w:r w:rsidRPr="00854E0E">
              <w:rPr>
                <w:bCs w:val="0"/>
                <w:color w:val="000000"/>
                <w:sz w:val="20"/>
              </w:rPr>
              <w:t>Source CrossReference</w:t>
            </w:r>
          </w:p>
        </w:tc>
        <w:tc>
          <w:tcPr>
            <w:tcW w:w="2740" w:type="pct"/>
            <w:shd w:val="clear" w:color="auto" w:fill="auto"/>
            <w:noWrap/>
            <w:vAlign w:val="bottom"/>
          </w:tcPr>
          <w:p w14:paraId="4601B2E8" w14:textId="77777777" w:rsidR="00D71ACA" w:rsidRPr="00854E0E" w:rsidRDefault="00F87F8E" w:rsidP="006702F3">
            <w:pPr>
              <w:jc w:val="left"/>
              <w:rPr>
                <w:bCs w:val="0"/>
                <w:color w:val="000000"/>
                <w:sz w:val="20"/>
              </w:rPr>
            </w:pPr>
            <w:r w:rsidRPr="00854E0E">
              <w:rPr>
                <w:bCs w:val="0"/>
                <w:color w:val="000000"/>
                <w:sz w:val="20"/>
              </w:rPr>
              <w:t xml:space="preserve">This entity stores the </w:t>
            </w:r>
            <w:r w:rsidR="006702F3" w:rsidRPr="00854E0E">
              <w:rPr>
                <w:bCs w:val="0"/>
                <w:color w:val="000000"/>
                <w:sz w:val="20"/>
              </w:rPr>
              <w:t>party</w:t>
            </w:r>
            <w:r w:rsidRPr="00854E0E">
              <w:rPr>
                <w:bCs w:val="0"/>
                <w:color w:val="000000"/>
                <w:sz w:val="20"/>
              </w:rPr>
              <w:t xml:space="preserve"> </w:t>
            </w:r>
            <w:r w:rsidR="006702F3" w:rsidRPr="00854E0E">
              <w:rPr>
                <w:bCs w:val="0"/>
                <w:color w:val="000000"/>
                <w:sz w:val="20"/>
              </w:rPr>
              <w:t xml:space="preserve">telephone </w:t>
            </w:r>
            <w:r w:rsidRPr="00854E0E">
              <w:rPr>
                <w:bCs w:val="0"/>
                <w:color w:val="000000"/>
                <w:sz w:val="20"/>
              </w:rPr>
              <w:t xml:space="preserve">details coming from </w:t>
            </w:r>
            <w:r w:rsidR="008E1C4C" w:rsidRPr="00854E0E">
              <w:rPr>
                <w:bCs w:val="0"/>
                <w:color w:val="000000"/>
                <w:sz w:val="20"/>
              </w:rPr>
              <w:t>source systems</w:t>
            </w:r>
            <w:r w:rsidRPr="00854E0E">
              <w:rPr>
                <w:bCs w:val="0"/>
                <w:color w:val="000000"/>
                <w:sz w:val="20"/>
              </w:rPr>
              <w:t>.</w:t>
            </w:r>
          </w:p>
        </w:tc>
      </w:tr>
      <w:tr w:rsidR="00D71ACA" w:rsidRPr="00854E0E" w14:paraId="44B2FFF6" w14:textId="77777777" w:rsidTr="007F1658">
        <w:trPr>
          <w:trHeight w:val="575"/>
        </w:trPr>
        <w:tc>
          <w:tcPr>
            <w:tcW w:w="1331" w:type="pct"/>
            <w:shd w:val="clear" w:color="auto" w:fill="auto"/>
            <w:noWrap/>
            <w:vAlign w:val="bottom"/>
          </w:tcPr>
          <w:p w14:paraId="0FF2DD12" w14:textId="77777777" w:rsidR="00D71ACA" w:rsidRPr="00854E0E" w:rsidRDefault="00D71ACA" w:rsidP="004141F5">
            <w:pPr>
              <w:jc w:val="left"/>
              <w:rPr>
                <w:bCs w:val="0"/>
                <w:color w:val="000000"/>
                <w:sz w:val="20"/>
              </w:rPr>
            </w:pPr>
            <w:r w:rsidRPr="00854E0E">
              <w:rPr>
                <w:bCs w:val="0"/>
                <w:color w:val="000000"/>
                <w:sz w:val="20"/>
              </w:rPr>
              <w:t>SourceSystemDetail</w:t>
            </w:r>
          </w:p>
        </w:tc>
        <w:tc>
          <w:tcPr>
            <w:tcW w:w="929" w:type="pct"/>
            <w:vAlign w:val="bottom"/>
          </w:tcPr>
          <w:p w14:paraId="7317AFB0" w14:textId="77777777" w:rsidR="00D71ACA" w:rsidRPr="00854E0E" w:rsidRDefault="00D71ACA" w:rsidP="004141F5">
            <w:pPr>
              <w:jc w:val="left"/>
              <w:rPr>
                <w:bCs w:val="0"/>
                <w:color w:val="000000"/>
                <w:sz w:val="20"/>
              </w:rPr>
            </w:pPr>
          </w:p>
          <w:p w14:paraId="6EBBDCF5" w14:textId="77777777" w:rsidR="00D71ACA" w:rsidRPr="00854E0E" w:rsidRDefault="00D71ACA" w:rsidP="004141F5">
            <w:pPr>
              <w:jc w:val="left"/>
              <w:rPr>
                <w:bCs w:val="0"/>
                <w:color w:val="000000"/>
                <w:sz w:val="20"/>
              </w:rPr>
            </w:pPr>
          </w:p>
          <w:p w14:paraId="3818A41B" w14:textId="77777777" w:rsidR="00942442" w:rsidRPr="00854E0E" w:rsidRDefault="00942442" w:rsidP="004141F5">
            <w:pPr>
              <w:jc w:val="left"/>
              <w:rPr>
                <w:bCs w:val="0"/>
                <w:color w:val="000000"/>
                <w:sz w:val="20"/>
              </w:rPr>
            </w:pPr>
          </w:p>
          <w:p w14:paraId="245C7873" w14:textId="77777777" w:rsidR="00D71ACA" w:rsidRPr="00854E0E" w:rsidRDefault="00D71ACA" w:rsidP="004141F5">
            <w:pPr>
              <w:jc w:val="left"/>
              <w:rPr>
                <w:bCs w:val="0"/>
                <w:color w:val="000000"/>
                <w:sz w:val="20"/>
              </w:rPr>
            </w:pPr>
            <w:r w:rsidRPr="00854E0E">
              <w:rPr>
                <w:bCs w:val="0"/>
                <w:color w:val="000000"/>
                <w:sz w:val="20"/>
              </w:rPr>
              <w:t>Reference</w:t>
            </w:r>
          </w:p>
        </w:tc>
        <w:tc>
          <w:tcPr>
            <w:tcW w:w="2740" w:type="pct"/>
            <w:shd w:val="clear" w:color="auto" w:fill="auto"/>
            <w:noWrap/>
            <w:vAlign w:val="bottom"/>
          </w:tcPr>
          <w:p w14:paraId="0A85A90D" w14:textId="77777777" w:rsidR="00D71ACA" w:rsidRPr="00854E0E" w:rsidRDefault="006702F3" w:rsidP="004141F5">
            <w:pPr>
              <w:jc w:val="left"/>
              <w:rPr>
                <w:bCs w:val="0"/>
                <w:color w:val="000000"/>
                <w:sz w:val="20"/>
              </w:rPr>
            </w:pPr>
            <w:r w:rsidRPr="00854E0E">
              <w:rPr>
                <w:bCs w:val="0"/>
                <w:color w:val="000000"/>
                <w:sz w:val="20"/>
              </w:rPr>
              <w:t>This entity stores the System Identifiers and associated details where MDM will be integrated.</w:t>
            </w:r>
          </w:p>
        </w:tc>
      </w:tr>
      <w:tr w:rsidR="002A602A" w:rsidRPr="000E02C8" w14:paraId="25A3C6FD" w14:textId="77777777" w:rsidTr="007F1658">
        <w:trPr>
          <w:trHeight w:val="413"/>
        </w:trPr>
        <w:tc>
          <w:tcPr>
            <w:tcW w:w="1331" w:type="pct"/>
            <w:shd w:val="clear" w:color="auto" w:fill="auto"/>
            <w:noWrap/>
            <w:vAlign w:val="bottom"/>
          </w:tcPr>
          <w:p w14:paraId="2212489A" w14:textId="77777777" w:rsidR="002A602A" w:rsidRPr="000E02C8" w:rsidRDefault="002A602A" w:rsidP="004141F5">
            <w:pPr>
              <w:jc w:val="left"/>
              <w:rPr>
                <w:bCs w:val="0"/>
                <w:color w:val="000000"/>
                <w:sz w:val="20"/>
              </w:rPr>
            </w:pPr>
            <w:r w:rsidRPr="000E02C8">
              <w:rPr>
                <w:bCs w:val="0"/>
                <w:color w:val="000000"/>
                <w:sz w:val="20"/>
              </w:rPr>
              <w:t>AssetAttribute</w:t>
            </w:r>
          </w:p>
        </w:tc>
        <w:tc>
          <w:tcPr>
            <w:tcW w:w="929" w:type="pct"/>
            <w:vAlign w:val="bottom"/>
          </w:tcPr>
          <w:p w14:paraId="3277F352" w14:textId="77777777" w:rsidR="002A602A" w:rsidRPr="000E02C8" w:rsidRDefault="002A602A" w:rsidP="007F1658">
            <w:pPr>
              <w:jc w:val="left"/>
              <w:rPr>
                <w:bCs w:val="0"/>
                <w:color w:val="000000"/>
                <w:sz w:val="20"/>
              </w:rPr>
            </w:pPr>
            <w:r w:rsidRPr="000E02C8">
              <w:rPr>
                <w:bCs w:val="0"/>
                <w:color w:val="000000"/>
                <w:sz w:val="20"/>
              </w:rPr>
              <w:t>Source</w:t>
            </w:r>
          </w:p>
        </w:tc>
        <w:tc>
          <w:tcPr>
            <w:tcW w:w="2740" w:type="pct"/>
            <w:shd w:val="clear" w:color="auto" w:fill="auto"/>
            <w:noWrap/>
            <w:vAlign w:val="bottom"/>
          </w:tcPr>
          <w:p w14:paraId="3EBE4D2F" w14:textId="77777777" w:rsidR="002A602A" w:rsidRPr="000E02C8" w:rsidRDefault="002A602A" w:rsidP="004141F5">
            <w:pPr>
              <w:jc w:val="left"/>
              <w:rPr>
                <w:bCs w:val="0"/>
                <w:color w:val="000000"/>
                <w:sz w:val="20"/>
              </w:rPr>
            </w:pPr>
            <w:r w:rsidRPr="000E02C8">
              <w:rPr>
                <w:bCs w:val="0"/>
                <w:color w:val="000000"/>
                <w:sz w:val="20"/>
              </w:rPr>
              <w:t>This entity stores the Asset details coming from the source system</w:t>
            </w:r>
          </w:p>
        </w:tc>
      </w:tr>
      <w:tr w:rsidR="0003004C" w:rsidRPr="000E02C8" w14:paraId="09F0BBFA" w14:textId="77777777" w:rsidTr="007F1658">
        <w:trPr>
          <w:trHeight w:val="413"/>
        </w:trPr>
        <w:tc>
          <w:tcPr>
            <w:tcW w:w="1331" w:type="pct"/>
            <w:shd w:val="clear" w:color="auto" w:fill="auto"/>
            <w:noWrap/>
            <w:vAlign w:val="bottom"/>
          </w:tcPr>
          <w:p w14:paraId="10B83676" w14:textId="6E69DACD" w:rsidR="0003004C" w:rsidRPr="000E02C8" w:rsidRDefault="0003004C" w:rsidP="004141F5">
            <w:pPr>
              <w:jc w:val="left"/>
              <w:rPr>
                <w:bCs w:val="0"/>
                <w:color w:val="000000"/>
                <w:sz w:val="20"/>
              </w:rPr>
            </w:pPr>
            <w:r w:rsidRPr="000E02C8">
              <w:rPr>
                <w:bCs w:val="0"/>
                <w:color w:val="000000"/>
                <w:sz w:val="20"/>
              </w:rPr>
              <w:t>Offer</w:t>
            </w:r>
          </w:p>
        </w:tc>
        <w:tc>
          <w:tcPr>
            <w:tcW w:w="929" w:type="pct"/>
            <w:vAlign w:val="bottom"/>
          </w:tcPr>
          <w:p w14:paraId="060E09F0" w14:textId="77777777" w:rsidR="0003004C" w:rsidRPr="000E02C8" w:rsidRDefault="0003004C" w:rsidP="007F1658">
            <w:pPr>
              <w:jc w:val="left"/>
              <w:rPr>
                <w:bCs w:val="0"/>
                <w:color w:val="000000"/>
                <w:sz w:val="20"/>
              </w:rPr>
            </w:pPr>
            <w:r w:rsidRPr="000E02C8">
              <w:rPr>
                <w:bCs w:val="0"/>
                <w:color w:val="000000"/>
                <w:sz w:val="20"/>
              </w:rPr>
              <w:t>Reference</w:t>
            </w:r>
          </w:p>
        </w:tc>
        <w:tc>
          <w:tcPr>
            <w:tcW w:w="2740" w:type="pct"/>
            <w:shd w:val="clear" w:color="auto" w:fill="auto"/>
            <w:noWrap/>
            <w:vAlign w:val="bottom"/>
          </w:tcPr>
          <w:p w14:paraId="639FF116" w14:textId="77777777" w:rsidR="0003004C" w:rsidRPr="000E02C8" w:rsidRDefault="0003004C" w:rsidP="004141F5">
            <w:pPr>
              <w:jc w:val="left"/>
              <w:rPr>
                <w:bCs w:val="0"/>
                <w:color w:val="000000"/>
                <w:sz w:val="20"/>
              </w:rPr>
            </w:pPr>
            <w:r w:rsidRPr="000E02C8">
              <w:rPr>
                <w:bCs w:val="0"/>
                <w:color w:val="000000"/>
                <w:sz w:val="20"/>
              </w:rPr>
              <w:t>This entity stores the Offer id details which is coming from the source system.</w:t>
            </w:r>
          </w:p>
        </w:tc>
      </w:tr>
      <w:tr w:rsidR="00FD579D" w:rsidRPr="000E02C8" w14:paraId="203E922F" w14:textId="77777777" w:rsidTr="007F1658">
        <w:trPr>
          <w:trHeight w:val="413"/>
        </w:trPr>
        <w:tc>
          <w:tcPr>
            <w:tcW w:w="1331" w:type="pct"/>
            <w:shd w:val="clear" w:color="auto" w:fill="auto"/>
            <w:noWrap/>
            <w:vAlign w:val="bottom"/>
          </w:tcPr>
          <w:p w14:paraId="468ED188" w14:textId="678E4E20" w:rsidR="00FD579D" w:rsidRPr="000E02C8" w:rsidRDefault="002D66E0" w:rsidP="004141F5">
            <w:pPr>
              <w:jc w:val="left"/>
              <w:rPr>
                <w:bCs w:val="0"/>
                <w:color w:val="000000"/>
                <w:sz w:val="20"/>
              </w:rPr>
            </w:pPr>
            <w:r w:rsidRPr="000E02C8">
              <w:rPr>
                <w:bCs w:val="0"/>
                <w:color w:val="000000"/>
                <w:sz w:val="20"/>
              </w:rPr>
              <w:t>PartyAssetC</w:t>
            </w:r>
            <w:r w:rsidR="00FD579D" w:rsidRPr="000E02C8">
              <w:rPr>
                <w:bCs w:val="0"/>
                <w:color w:val="000000"/>
                <w:sz w:val="20"/>
              </w:rPr>
              <w:t>ontractref</w:t>
            </w:r>
          </w:p>
        </w:tc>
        <w:tc>
          <w:tcPr>
            <w:tcW w:w="929" w:type="pct"/>
            <w:vAlign w:val="bottom"/>
          </w:tcPr>
          <w:p w14:paraId="700932BC" w14:textId="06C0EAC4" w:rsidR="00FD579D" w:rsidRPr="000E02C8" w:rsidRDefault="00FD579D" w:rsidP="007F1658">
            <w:pPr>
              <w:jc w:val="left"/>
              <w:rPr>
                <w:bCs w:val="0"/>
                <w:color w:val="000000"/>
                <w:sz w:val="20"/>
              </w:rPr>
            </w:pPr>
            <w:r w:rsidRPr="000E02C8">
              <w:rPr>
                <w:bCs w:val="0"/>
                <w:color w:val="000000"/>
                <w:sz w:val="20"/>
              </w:rPr>
              <w:t>Reference</w:t>
            </w:r>
          </w:p>
        </w:tc>
        <w:tc>
          <w:tcPr>
            <w:tcW w:w="2740" w:type="pct"/>
            <w:shd w:val="clear" w:color="auto" w:fill="auto"/>
            <w:noWrap/>
            <w:vAlign w:val="bottom"/>
          </w:tcPr>
          <w:p w14:paraId="2BEC3874" w14:textId="10CF1223" w:rsidR="00FD579D" w:rsidRPr="000E02C8" w:rsidRDefault="00FD579D" w:rsidP="004141F5">
            <w:pPr>
              <w:jc w:val="left"/>
              <w:rPr>
                <w:bCs w:val="0"/>
                <w:color w:val="000000"/>
                <w:sz w:val="20"/>
              </w:rPr>
            </w:pPr>
            <w:r w:rsidRPr="000E02C8">
              <w:rPr>
                <w:bCs w:val="0"/>
                <w:color w:val="000000"/>
                <w:sz w:val="20"/>
              </w:rPr>
              <w:t>This entity stores mdmpartyid,assetid,contractrefid ,status,….etc</w:t>
            </w:r>
          </w:p>
        </w:tc>
      </w:tr>
      <w:tr w:rsidR="00930F90" w:rsidRPr="000E02C8" w14:paraId="7B93848D" w14:textId="77777777" w:rsidTr="007F1658">
        <w:trPr>
          <w:trHeight w:val="413"/>
        </w:trPr>
        <w:tc>
          <w:tcPr>
            <w:tcW w:w="1331" w:type="pct"/>
            <w:shd w:val="clear" w:color="auto" w:fill="auto"/>
            <w:noWrap/>
            <w:vAlign w:val="bottom"/>
          </w:tcPr>
          <w:p w14:paraId="73681745" w14:textId="060B4B41" w:rsidR="00930F90" w:rsidRPr="000E02C8" w:rsidRDefault="00930F90" w:rsidP="00913626">
            <w:pPr>
              <w:jc w:val="left"/>
              <w:rPr>
                <w:bCs w:val="0"/>
                <w:color w:val="000000"/>
                <w:sz w:val="20"/>
              </w:rPr>
            </w:pPr>
            <w:r w:rsidRPr="000E02C8">
              <w:rPr>
                <w:bCs w:val="0"/>
                <w:color w:val="000000"/>
                <w:sz w:val="20"/>
              </w:rPr>
              <w:t>ProductMapping</w:t>
            </w:r>
          </w:p>
        </w:tc>
        <w:tc>
          <w:tcPr>
            <w:tcW w:w="929" w:type="pct"/>
            <w:vAlign w:val="bottom"/>
          </w:tcPr>
          <w:p w14:paraId="7B51ADC5" w14:textId="77777777" w:rsidR="00930F90" w:rsidRPr="000E02C8" w:rsidRDefault="00930F90" w:rsidP="007F1658">
            <w:pPr>
              <w:jc w:val="left"/>
              <w:rPr>
                <w:bCs w:val="0"/>
                <w:color w:val="000000"/>
                <w:sz w:val="20"/>
              </w:rPr>
            </w:pPr>
            <w:r w:rsidRPr="000E02C8">
              <w:rPr>
                <w:bCs w:val="0"/>
                <w:color w:val="000000"/>
                <w:sz w:val="20"/>
              </w:rPr>
              <w:t>Reference</w:t>
            </w:r>
          </w:p>
        </w:tc>
        <w:tc>
          <w:tcPr>
            <w:tcW w:w="2740" w:type="pct"/>
            <w:shd w:val="clear" w:color="auto" w:fill="auto"/>
            <w:noWrap/>
            <w:vAlign w:val="bottom"/>
          </w:tcPr>
          <w:p w14:paraId="07845A94" w14:textId="77777777" w:rsidR="00930F90" w:rsidRPr="000E02C8" w:rsidRDefault="00930F90" w:rsidP="004141F5">
            <w:pPr>
              <w:jc w:val="left"/>
              <w:rPr>
                <w:bCs w:val="0"/>
                <w:color w:val="000000"/>
                <w:sz w:val="20"/>
              </w:rPr>
            </w:pPr>
            <w:r w:rsidRPr="000E02C8">
              <w:rPr>
                <w:bCs w:val="0"/>
                <w:color w:val="000000"/>
                <w:sz w:val="20"/>
              </w:rPr>
              <w:t>This entity stores the information about the mapping columns.</w:t>
            </w:r>
          </w:p>
        </w:tc>
      </w:tr>
    </w:tbl>
    <w:p w14:paraId="6304181A" w14:textId="77777777" w:rsidR="00A760A5" w:rsidRDefault="00A760A5" w:rsidP="00CA4F57">
      <w:pPr>
        <w:pStyle w:val="Heading2"/>
        <w:numPr>
          <w:ilvl w:val="0"/>
          <w:numId w:val="0"/>
        </w:numPr>
        <w:ind w:left="576" w:hanging="576"/>
      </w:pPr>
      <w:bookmarkStart w:id="188" w:name="_Toc465253377"/>
      <w:bookmarkStart w:id="189" w:name="_Toc347403250"/>
      <w:bookmarkEnd w:id="188"/>
    </w:p>
    <w:p w14:paraId="17F72678" w14:textId="77777777" w:rsidR="00CA4F57" w:rsidRPr="00CA4F57" w:rsidRDefault="00CA4F57" w:rsidP="00CA4F57"/>
    <w:p w14:paraId="19D1CD8C" w14:textId="77777777" w:rsidR="00A760A5" w:rsidRDefault="00A760A5">
      <w:pPr>
        <w:jc w:val="left"/>
        <w:rPr>
          <w:b/>
          <w:i/>
        </w:rPr>
      </w:pPr>
      <w:r>
        <w:br w:type="page"/>
      </w:r>
    </w:p>
    <w:p w14:paraId="6FD885EC" w14:textId="2F1D805A" w:rsidR="00393097" w:rsidRPr="000E02C8" w:rsidRDefault="00393097" w:rsidP="005B3FEE">
      <w:pPr>
        <w:pStyle w:val="Heading2"/>
        <w:numPr>
          <w:ilvl w:val="2"/>
          <w:numId w:val="5"/>
        </w:numPr>
      </w:pPr>
      <w:bookmarkStart w:id="190" w:name="_Toc465253378"/>
      <w:r w:rsidRPr="000E02C8">
        <w:lastRenderedPageBreak/>
        <w:t>Key MDM Staging tables</w:t>
      </w:r>
      <w:bookmarkEnd w:id="189"/>
      <w:bookmarkEnd w:id="190"/>
    </w:p>
    <w:p w14:paraId="60969DDB" w14:textId="77777777" w:rsidR="00393097" w:rsidRPr="000E02C8" w:rsidRDefault="00393097" w:rsidP="00393097">
      <w:pPr>
        <w:rPr>
          <w:sz w:val="20"/>
        </w:rPr>
      </w:pPr>
      <w:r w:rsidRPr="000E02C8">
        <w:rPr>
          <w:sz w:val="20"/>
        </w:rPr>
        <w:t xml:space="preserve">The following list of staging tables needs be created </w:t>
      </w:r>
      <w:r w:rsidR="00A3751D" w:rsidRPr="000E02C8">
        <w:rPr>
          <w:sz w:val="20"/>
        </w:rPr>
        <w:t>in MDM</w:t>
      </w:r>
      <w:r w:rsidRPr="000E02C8">
        <w:rPr>
          <w:sz w:val="20"/>
        </w:rPr>
        <w:t xml:space="preserve"> Staging database</w:t>
      </w:r>
    </w:p>
    <w:tbl>
      <w:tblPr>
        <w:tblW w:w="48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6"/>
        <w:gridCol w:w="3807"/>
        <w:gridCol w:w="3741"/>
      </w:tblGrid>
      <w:tr w:rsidR="00393097" w:rsidRPr="000E02C8" w14:paraId="7F000ED3" w14:textId="77777777" w:rsidTr="00C955C7">
        <w:trPr>
          <w:cantSplit/>
          <w:trHeight w:val="64"/>
          <w:tblHeader/>
        </w:trPr>
        <w:tc>
          <w:tcPr>
            <w:tcW w:w="330" w:type="pct"/>
            <w:shd w:val="clear" w:color="auto" w:fill="CCCCCC"/>
          </w:tcPr>
          <w:p w14:paraId="0D32B35A" w14:textId="77777777" w:rsidR="00393097" w:rsidRPr="000E02C8" w:rsidRDefault="00393097" w:rsidP="0016159B">
            <w:pPr>
              <w:pStyle w:val="PMFTableHeading"/>
              <w:rPr>
                <w:rFonts w:ascii="Arial" w:hAnsi="Arial" w:cs="Arial"/>
                <w:sz w:val="18"/>
                <w:szCs w:val="18"/>
              </w:rPr>
            </w:pPr>
            <w:r w:rsidRPr="000E02C8">
              <w:rPr>
                <w:rFonts w:ascii="Arial" w:hAnsi="Arial" w:cs="Arial"/>
                <w:sz w:val="18"/>
                <w:szCs w:val="18"/>
              </w:rPr>
              <w:t>Sno</w:t>
            </w:r>
          </w:p>
        </w:tc>
        <w:tc>
          <w:tcPr>
            <w:tcW w:w="2260" w:type="pct"/>
            <w:shd w:val="clear" w:color="auto" w:fill="CCCCCC"/>
          </w:tcPr>
          <w:p w14:paraId="6D174089" w14:textId="77777777" w:rsidR="00393097" w:rsidRPr="000E02C8" w:rsidRDefault="00393097" w:rsidP="0016159B">
            <w:pPr>
              <w:pStyle w:val="PMFTableHeading"/>
              <w:rPr>
                <w:rFonts w:ascii="Arial" w:hAnsi="Arial" w:cs="Arial"/>
                <w:sz w:val="18"/>
                <w:szCs w:val="18"/>
              </w:rPr>
            </w:pPr>
            <w:r w:rsidRPr="000E02C8">
              <w:rPr>
                <w:rFonts w:ascii="Arial" w:hAnsi="Arial" w:cs="Arial"/>
                <w:sz w:val="18"/>
                <w:szCs w:val="18"/>
              </w:rPr>
              <w:t>Staging table</w:t>
            </w:r>
          </w:p>
        </w:tc>
        <w:tc>
          <w:tcPr>
            <w:tcW w:w="2410" w:type="pct"/>
            <w:shd w:val="clear" w:color="auto" w:fill="CCCCCC"/>
          </w:tcPr>
          <w:p w14:paraId="3013B47E" w14:textId="77777777" w:rsidR="00393097" w:rsidRPr="000E02C8" w:rsidRDefault="00393097" w:rsidP="0016159B">
            <w:pPr>
              <w:pStyle w:val="PMFTableHeading"/>
              <w:rPr>
                <w:rFonts w:ascii="Arial" w:hAnsi="Arial" w:cs="Arial"/>
                <w:sz w:val="18"/>
                <w:szCs w:val="18"/>
              </w:rPr>
            </w:pPr>
            <w:r w:rsidRPr="000E02C8">
              <w:rPr>
                <w:rFonts w:ascii="Arial" w:hAnsi="Arial" w:cs="Arial"/>
                <w:sz w:val="18"/>
                <w:szCs w:val="18"/>
              </w:rPr>
              <w:t>Description</w:t>
            </w:r>
          </w:p>
        </w:tc>
      </w:tr>
      <w:tr w:rsidR="00393097" w:rsidRPr="000E02C8" w14:paraId="6616A9FF" w14:textId="77777777" w:rsidTr="00C955C7">
        <w:trPr>
          <w:cantSplit/>
          <w:trHeight w:val="60"/>
          <w:tblHeader/>
        </w:trPr>
        <w:tc>
          <w:tcPr>
            <w:tcW w:w="330" w:type="pct"/>
          </w:tcPr>
          <w:p w14:paraId="4045B8AD" w14:textId="77777777" w:rsidR="00393097" w:rsidRPr="000E02C8" w:rsidRDefault="00393097" w:rsidP="0016159B">
            <w:pPr>
              <w:pStyle w:val="PMFTableHeading"/>
              <w:rPr>
                <w:rFonts w:ascii="Arial" w:hAnsi="Arial" w:cs="Arial"/>
                <w:b w:val="0"/>
                <w:sz w:val="18"/>
                <w:szCs w:val="18"/>
              </w:rPr>
            </w:pPr>
            <w:r w:rsidRPr="000E02C8">
              <w:rPr>
                <w:rFonts w:ascii="Arial" w:hAnsi="Arial" w:cs="Arial"/>
                <w:b w:val="0"/>
                <w:sz w:val="18"/>
                <w:szCs w:val="18"/>
              </w:rPr>
              <w:t>1</w:t>
            </w:r>
          </w:p>
        </w:tc>
        <w:tc>
          <w:tcPr>
            <w:tcW w:w="2260" w:type="pct"/>
          </w:tcPr>
          <w:p w14:paraId="4DCAA0C9" w14:textId="6F4A6ADC" w:rsidR="00393097" w:rsidRPr="000E02C8" w:rsidRDefault="00393097" w:rsidP="0016159B">
            <w:pPr>
              <w:pStyle w:val="PMFTableHeading"/>
              <w:rPr>
                <w:rFonts w:ascii="Arial" w:hAnsi="Arial" w:cs="Arial"/>
                <w:b w:val="0"/>
                <w:sz w:val="18"/>
                <w:szCs w:val="18"/>
              </w:rPr>
            </w:pPr>
            <w:r w:rsidRPr="000E02C8">
              <w:rPr>
                <w:rFonts w:ascii="Arial" w:hAnsi="Arial" w:cs="Arial"/>
                <w:b w:val="0"/>
                <w:sz w:val="18"/>
                <w:szCs w:val="18"/>
              </w:rPr>
              <w:t>DAA_</w:t>
            </w:r>
            <w:r w:rsidR="00F03138" w:rsidRPr="000E02C8">
              <w:rPr>
                <w:rFonts w:ascii="Arial" w:hAnsi="Arial" w:cs="Arial"/>
                <w:b w:val="0"/>
                <w:sz w:val="18"/>
                <w:szCs w:val="18"/>
              </w:rPr>
              <w:t>ENSURA_</w:t>
            </w:r>
            <w:r w:rsidRPr="000E02C8">
              <w:rPr>
                <w:rFonts w:ascii="Arial" w:hAnsi="Arial" w:cs="Arial"/>
                <w:b w:val="0"/>
                <w:sz w:val="18"/>
                <w:szCs w:val="18"/>
              </w:rPr>
              <w:t>CUSTOMER</w:t>
            </w:r>
            <w:r w:rsidR="00C955C7" w:rsidRPr="000E02C8">
              <w:rPr>
                <w:rFonts w:ascii="Arial" w:hAnsi="Arial" w:cs="Arial"/>
                <w:b w:val="0"/>
                <w:sz w:val="18"/>
                <w:szCs w:val="18"/>
              </w:rPr>
              <w:t>/ DAA_ENSURA_CUSTOMER_RT</w:t>
            </w:r>
          </w:p>
        </w:tc>
        <w:tc>
          <w:tcPr>
            <w:tcW w:w="2410" w:type="pct"/>
          </w:tcPr>
          <w:p w14:paraId="718713FC" w14:textId="77777777" w:rsidR="00393097" w:rsidRPr="000E02C8" w:rsidRDefault="00393097" w:rsidP="00585537">
            <w:pPr>
              <w:pStyle w:val="PMFTableHeading"/>
              <w:rPr>
                <w:rFonts w:ascii="Arial" w:hAnsi="Arial" w:cs="Arial"/>
                <w:b w:val="0"/>
                <w:sz w:val="18"/>
                <w:szCs w:val="18"/>
              </w:rPr>
            </w:pPr>
            <w:r w:rsidRPr="000E02C8">
              <w:rPr>
                <w:rFonts w:ascii="Arial" w:hAnsi="Arial" w:cs="Arial"/>
                <w:b w:val="0"/>
                <w:sz w:val="18"/>
                <w:szCs w:val="18"/>
              </w:rPr>
              <w:t>Stores the customer details received from source system(s) in raw format.</w:t>
            </w:r>
            <w:r w:rsidR="00FE3345" w:rsidRPr="000E02C8">
              <w:rPr>
                <w:rFonts w:ascii="Arial" w:hAnsi="Arial" w:cs="Arial"/>
                <w:b w:val="0"/>
                <w:sz w:val="18"/>
                <w:szCs w:val="18"/>
              </w:rPr>
              <w:t xml:space="preserve"> </w:t>
            </w:r>
          </w:p>
        </w:tc>
      </w:tr>
      <w:tr w:rsidR="00393097" w:rsidRPr="000E02C8" w14:paraId="108CDBF7" w14:textId="77777777" w:rsidTr="00C955C7">
        <w:trPr>
          <w:cantSplit/>
          <w:trHeight w:val="64"/>
          <w:tblHeader/>
        </w:trPr>
        <w:tc>
          <w:tcPr>
            <w:tcW w:w="330" w:type="pct"/>
          </w:tcPr>
          <w:p w14:paraId="0E849ACB" w14:textId="77777777" w:rsidR="00393097" w:rsidRPr="000E02C8" w:rsidRDefault="00393097" w:rsidP="0016159B">
            <w:pPr>
              <w:pStyle w:val="PMFTableHeading"/>
              <w:rPr>
                <w:rFonts w:ascii="Arial" w:hAnsi="Arial" w:cs="Arial"/>
                <w:b w:val="0"/>
                <w:sz w:val="18"/>
                <w:szCs w:val="18"/>
              </w:rPr>
            </w:pPr>
            <w:r w:rsidRPr="000E02C8">
              <w:rPr>
                <w:rFonts w:ascii="Arial" w:hAnsi="Arial" w:cs="Arial"/>
                <w:b w:val="0"/>
                <w:sz w:val="18"/>
                <w:szCs w:val="18"/>
              </w:rPr>
              <w:t>2</w:t>
            </w:r>
          </w:p>
        </w:tc>
        <w:tc>
          <w:tcPr>
            <w:tcW w:w="2260" w:type="pct"/>
          </w:tcPr>
          <w:p w14:paraId="10331A97" w14:textId="03BB162A" w:rsidR="00393097" w:rsidRPr="000E02C8" w:rsidRDefault="00F03138" w:rsidP="0016159B">
            <w:pPr>
              <w:pStyle w:val="PMFTableHeading"/>
              <w:rPr>
                <w:rFonts w:ascii="Arial" w:hAnsi="Arial" w:cs="Arial"/>
                <w:b w:val="0"/>
                <w:sz w:val="18"/>
                <w:szCs w:val="18"/>
              </w:rPr>
            </w:pPr>
            <w:r w:rsidRPr="000E02C8">
              <w:rPr>
                <w:rFonts w:ascii="Arial" w:hAnsi="Arial" w:cs="Arial"/>
                <w:b w:val="0"/>
                <w:sz w:val="18"/>
                <w:szCs w:val="18"/>
              </w:rPr>
              <w:t>DAA_ENSURA</w:t>
            </w:r>
            <w:r w:rsidR="00393097" w:rsidRPr="000E02C8">
              <w:rPr>
                <w:rFonts w:ascii="Arial" w:hAnsi="Arial" w:cs="Arial"/>
                <w:b w:val="0"/>
                <w:sz w:val="18"/>
                <w:szCs w:val="18"/>
              </w:rPr>
              <w:t>_ADDRESS</w:t>
            </w:r>
            <w:r w:rsidR="00C955C7" w:rsidRPr="000E02C8">
              <w:rPr>
                <w:rFonts w:ascii="Arial" w:hAnsi="Arial" w:cs="Arial"/>
                <w:b w:val="0"/>
                <w:sz w:val="18"/>
                <w:szCs w:val="18"/>
              </w:rPr>
              <w:t>/ DAA_ENSURA_ADDRESS_RT</w:t>
            </w:r>
          </w:p>
        </w:tc>
        <w:tc>
          <w:tcPr>
            <w:tcW w:w="2410" w:type="pct"/>
          </w:tcPr>
          <w:p w14:paraId="138FD937" w14:textId="77777777" w:rsidR="00393097" w:rsidRPr="000E02C8" w:rsidRDefault="00393097" w:rsidP="00585537">
            <w:r w:rsidRPr="000E02C8">
              <w:rPr>
                <w:sz w:val="18"/>
                <w:szCs w:val="18"/>
              </w:rPr>
              <w:t>Stores the customer address details received from source system(s) in raw format.</w:t>
            </w:r>
            <w:r w:rsidR="00FE3345" w:rsidRPr="000E02C8">
              <w:rPr>
                <w:sz w:val="18"/>
                <w:szCs w:val="18"/>
              </w:rPr>
              <w:t xml:space="preserve"> </w:t>
            </w:r>
          </w:p>
        </w:tc>
      </w:tr>
      <w:tr w:rsidR="00393097" w:rsidRPr="000E02C8" w14:paraId="368CDA1F" w14:textId="77777777" w:rsidTr="00C955C7">
        <w:trPr>
          <w:cantSplit/>
          <w:trHeight w:val="64"/>
          <w:tblHeader/>
        </w:trPr>
        <w:tc>
          <w:tcPr>
            <w:tcW w:w="330" w:type="pct"/>
          </w:tcPr>
          <w:p w14:paraId="06DF4310" w14:textId="77777777" w:rsidR="00393097" w:rsidRPr="000E02C8" w:rsidRDefault="00393097" w:rsidP="0016159B">
            <w:pPr>
              <w:pStyle w:val="PMFTableHeading"/>
              <w:rPr>
                <w:rFonts w:ascii="Arial" w:hAnsi="Arial" w:cs="Arial"/>
                <w:b w:val="0"/>
                <w:sz w:val="18"/>
                <w:szCs w:val="18"/>
              </w:rPr>
            </w:pPr>
            <w:r w:rsidRPr="000E02C8">
              <w:rPr>
                <w:rFonts w:ascii="Arial" w:hAnsi="Arial" w:cs="Arial"/>
                <w:b w:val="0"/>
                <w:sz w:val="18"/>
                <w:szCs w:val="18"/>
              </w:rPr>
              <w:t>3</w:t>
            </w:r>
          </w:p>
        </w:tc>
        <w:tc>
          <w:tcPr>
            <w:tcW w:w="2260" w:type="pct"/>
          </w:tcPr>
          <w:p w14:paraId="3E1C765C" w14:textId="74A8075C" w:rsidR="00393097" w:rsidRPr="000E02C8" w:rsidRDefault="00F03138" w:rsidP="00F03138">
            <w:pPr>
              <w:pStyle w:val="PMFTableHeading"/>
              <w:rPr>
                <w:rFonts w:ascii="Arial" w:hAnsi="Arial" w:cs="Arial"/>
                <w:b w:val="0"/>
                <w:sz w:val="18"/>
                <w:szCs w:val="18"/>
              </w:rPr>
            </w:pPr>
            <w:r w:rsidRPr="000E02C8">
              <w:rPr>
                <w:rFonts w:ascii="Arial" w:hAnsi="Arial" w:cs="Arial"/>
                <w:b w:val="0"/>
                <w:sz w:val="18"/>
                <w:szCs w:val="18"/>
              </w:rPr>
              <w:t>DAA_ENSURA</w:t>
            </w:r>
            <w:r w:rsidR="00393097" w:rsidRPr="000E02C8">
              <w:rPr>
                <w:rFonts w:ascii="Arial" w:hAnsi="Arial" w:cs="Arial"/>
                <w:b w:val="0"/>
                <w:sz w:val="18"/>
                <w:szCs w:val="18"/>
              </w:rPr>
              <w:t>_</w:t>
            </w:r>
            <w:r w:rsidRPr="000E02C8">
              <w:rPr>
                <w:rFonts w:ascii="Arial" w:hAnsi="Arial" w:cs="Arial"/>
                <w:b w:val="0"/>
                <w:sz w:val="18"/>
                <w:szCs w:val="18"/>
              </w:rPr>
              <w:t>POLICY</w:t>
            </w:r>
            <w:r w:rsidR="00C955C7" w:rsidRPr="000E02C8">
              <w:rPr>
                <w:rFonts w:ascii="Arial" w:hAnsi="Arial" w:cs="Arial"/>
                <w:b w:val="0"/>
                <w:sz w:val="18"/>
                <w:szCs w:val="18"/>
              </w:rPr>
              <w:t>/ DAA_ENSURA_POLICY_RT</w:t>
            </w:r>
          </w:p>
        </w:tc>
        <w:tc>
          <w:tcPr>
            <w:tcW w:w="2410" w:type="pct"/>
          </w:tcPr>
          <w:p w14:paraId="64F56E14" w14:textId="77777777" w:rsidR="00393097" w:rsidRPr="000E02C8" w:rsidRDefault="00393097" w:rsidP="00585537">
            <w:r w:rsidRPr="000E02C8">
              <w:rPr>
                <w:sz w:val="18"/>
                <w:szCs w:val="18"/>
              </w:rPr>
              <w:t xml:space="preserve">Stores the customer </w:t>
            </w:r>
            <w:r w:rsidR="00F03138" w:rsidRPr="000E02C8">
              <w:rPr>
                <w:sz w:val="18"/>
                <w:szCs w:val="18"/>
              </w:rPr>
              <w:t>policy</w:t>
            </w:r>
            <w:r w:rsidRPr="000E02C8">
              <w:rPr>
                <w:sz w:val="18"/>
                <w:szCs w:val="18"/>
              </w:rPr>
              <w:t xml:space="preserve"> details received from source system(s) in raw format.</w:t>
            </w:r>
            <w:r w:rsidR="00BB4F52" w:rsidRPr="000E02C8">
              <w:rPr>
                <w:sz w:val="18"/>
                <w:szCs w:val="18"/>
              </w:rPr>
              <w:t xml:space="preserve"> </w:t>
            </w:r>
          </w:p>
        </w:tc>
      </w:tr>
      <w:tr w:rsidR="00393097" w:rsidRPr="000E02C8" w14:paraId="17D8EC10" w14:textId="77777777" w:rsidTr="00C955C7">
        <w:trPr>
          <w:cantSplit/>
          <w:trHeight w:val="64"/>
          <w:tblHeader/>
        </w:trPr>
        <w:tc>
          <w:tcPr>
            <w:tcW w:w="330" w:type="pct"/>
          </w:tcPr>
          <w:p w14:paraId="54989D78" w14:textId="77777777" w:rsidR="00393097" w:rsidRPr="000E02C8" w:rsidRDefault="00393097" w:rsidP="0016159B">
            <w:pPr>
              <w:pStyle w:val="PMFTableHeading"/>
              <w:rPr>
                <w:rFonts w:ascii="Arial" w:hAnsi="Arial" w:cs="Arial"/>
                <w:b w:val="0"/>
                <w:sz w:val="18"/>
                <w:szCs w:val="18"/>
              </w:rPr>
            </w:pPr>
            <w:r w:rsidRPr="000E02C8">
              <w:rPr>
                <w:rFonts w:ascii="Arial" w:hAnsi="Arial" w:cs="Arial"/>
                <w:b w:val="0"/>
                <w:sz w:val="18"/>
                <w:szCs w:val="18"/>
              </w:rPr>
              <w:t>4</w:t>
            </w:r>
          </w:p>
        </w:tc>
        <w:tc>
          <w:tcPr>
            <w:tcW w:w="2260" w:type="pct"/>
          </w:tcPr>
          <w:p w14:paraId="7DDDE5FF" w14:textId="22DEAC47" w:rsidR="00393097" w:rsidRPr="000E02C8" w:rsidRDefault="00BE05CA" w:rsidP="0016159B">
            <w:pPr>
              <w:pStyle w:val="PMFTableHeading"/>
              <w:rPr>
                <w:rFonts w:ascii="Arial" w:hAnsi="Arial" w:cs="Arial"/>
                <w:b w:val="0"/>
                <w:bCs/>
                <w:sz w:val="18"/>
                <w:szCs w:val="18"/>
                <w:lang w:val="en-US"/>
              </w:rPr>
            </w:pPr>
            <w:r w:rsidRPr="000E02C8">
              <w:rPr>
                <w:rFonts w:ascii="Arial" w:hAnsi="Arial" w:cs="Arial"/>
                <w:b w:val="0"/>
                <w:bCs/>
                <w:sz w:val="18"/>
                <w:szCs w:val="18"/>
                <w:lang w:val="en-US"/>
              </w:rPr>
              <w:t>STG_EMAIL_CLEANSING_INPUT</w:t>
            </w:r>
            <w:r w:rsidR="00C955C7" w:rsidRPr="000E02C8">
              <w:rPr>
                <w:rFonts w:ascii="Arial" w:hAnsi="Arial" w:cs="Arial"/>
                <w:b w:val="0"/>
                <w:bCs/>
                <w:sz w:val="18"/>
                <w:szCs w:val="18"/>
                <w:lang w:val="en-US"/>
              </w:rPr>
              <w:t>/ STG_EMAIL_CLEANSING_INPUT_RT</w:t>
            </w:r>
          </w:p>
        </w:tc>
        <w:tc>
          <w:tcPr>
            <w:tcW w:w="2410" w:type="pct"/>
          </w:tcPr>
          <w:p w14:paraId="44CD6CEF" w14:textId="77777777" w:rsidR="00393097" w:rsidRPr="000E02C8" w:rsidRDefault="00D35CCA" w:rsidP="0016159B">
            <w:pPr>
              <w:rPr>
                <w:sz w:val="18"/>
                <w:szCs w:val="18"/>
              </w:rPr>
            </w:pPr>
            <w:r w:rsidRPr="000E02C8">
              <w:rPr>
                <w:sz w:val="18"/>
                <w:szCs w:val="18"/>
              </w:rPr>
              <w:t>Stores the required columns for email cleansing from DAA tables</w:t>
            </w:r>
          </w:p>
        </w:tc>
      </w:tr>
      <w:tr w:rsidR="00393097" w:rsidRPr="000E02C8" w14:paraId="54B677ED" w14:textId="77777777" w:rsidTr="00C955C7">
        <w:trPr>
          <w:cantSplit/>
          <w:trHeight w:val="64"/>
          <w:tblHeader/>
        </w:trPr>
        <w:tc>
          <w:tcPr>
            <w:tcW w:w="330" w:type="pct"/>
          </w:tcPr>
          <w:p w14:paraId="77E4D01D" w14:textId="77777777" w:rsidR="00393097" w:rsidRPr="000E02C8" w:rsidRDefault="00393097" w:rsidP="0016159B">
            <w:pPr>
              <w:pStyle w:val="PMFTableHeading"/>
              <w:rPr>
                <w:rFonts w:ascii="Arial" w:hAnsi="Arial" w:cs="Arial"/>
                <w:b w:val="0"/>
                <w:sz w:val="18"/>
                <w:szCs w:val="18"/>
              </w:rPr>
            </w:pPr>
            <w:r w:rsidRPr="000E02C8">
              <w:rPr>
                <w:rFonts w:ascii="Arial" w:hAnsi="Arial" w:cs="Arial"/>
                <w:b w:val="0"/>
                <w:sz w:val="18"/>
                <w:szCs w:val="18"/>
              </w:rPr>
              <w:t>5</w:t>
            </w:r>
          </w:p>
        </w:tc>
        <w:tc>
          <w:tcPr>
            <w:tcW w:w="2260" w:type="pct"/>
          </w:tcPr>
          <w:p w14:paraId="2010F27B" w14:textId="702DB788" w:rsidR="00393097" w:rsidRPr="000E02C8" w:rsidRDefault="00BE05CA" w:rsidP="0016159B">
            <w:pPr>
              <w:pStyle w:val="PMFTableHeading"/>
              <w:rPr>
                <w:rFonts w:ascii="Arial" w:hAnsi="Arial" w:cs="Arial"/>
                <w:b w:val="0"/>
                <w:bCs/>
                <w:sz w:val="18"/>
                <w:szCs w:val="18"/>
                <w:lang w:val="en-US"/>
              </w:rPr>
            </w:pPr>
            <w:r w:rsidRPr="000E02C8">
              <w:rPr>
                <w:rFonts w:ascii="Arial" w:hAnsi="Arial" w:cs="Arial"/>
                <w:b w:val="0"/>
                <w:bCs/>
                <w:sz w:val="18"/>
                <w:szCs w:val="18"/>
                <w:lang w:val="en-US"/>
              </w:rPr>
              <w:t>STG_EMAIL_CLEANSING_OUTPUT</w:t>
            </w:r>
            <w:r w:rsidR="00C955C7" w:rsidRPr="000E02C8">
              <w:rPr>
                <w:rFonts w:ascii="Arial" w:hAnsi="Arial" w:cs="Arial"/>
                <w:b w:val="0"/>
                <w:bCs/>
                <w:sz w:val="18"/>
                <w:szCs w:val="18"/>
                <w:lang w:val="en-US"/>
              </w:rPr>
              <w:t>/ STG_EMAIL_CLEANSING_OUTPUT_RT</w:t>
            </w:r>
          </w:p>
        </w:tc>
        <w:tc>
          <w:tcPr>
            <w:tcW w:w="2410" w:type="pct"/>
          </w:tcPr>
          <w:p w14:paraId="45331B98" w14:textId="77777777" w:rsidR="00393097" w:rsidRPr="000E02C8" w:rsidRDefault="00D35CCA" w:rsidP="00D35CCA">
            <w:pPr>
              <w:rPr>
                <w:sz w:val="18"/>
                <w:szCs w:val="18"/>
              </w:rPr>
            </w:pPr>
            <w:r w:rsidRPr="000E02C8">
              <w:rPr>
                <w:sz w:val="18"/>
                <w:szCs w:val="18"/>
              </w:rPr>
              <w:t>Stores the cleansing email addresses</w:t>
            </w:r>
          </w:p>
        </w:tc>
      </w:tr>
      <w:tr w:rsidR="00D35CCA" w:rsidRPr="000E02C8" w14:paraId="59B9E96E" w14:textId="77777777" w:rsidTr="00C955C7">
        <w:trPr>
          <w:cantSplit/>
          <w:trHeight w:val="64"/>
          <w:tblHeader/>
        </w:trPr>
        <w:tc>
          <w:tcPr>
            <w:tcW w:w="330" w:type="pct"/>
          </w:tcPr>
          <w:p w14:paraId="7723938A" w14:textId="77777777" w:rsidR="00D35CCA" w:rsidRPr="000E02C8" w:rsidRDefault="00D35CCA" w:rsidP="00D35CCA">
            <w:pPr>
              <w:pStyle w:val="PMFTableHeading"/>
              <w:rPr>
                <w:rFonts w:ascii="Arial" w:hAnsi="Arial" w:cs="Arial"/>
                <w:b w:val="0"/>
                <w:sz w:val="18"/>
                <w:szCs w:val="18"/>
              </w:rPr>
            </w:pPr>
            <w:r w:rsidRPr="000E02C8">
              <w:rPr>
                <w:rFonts w:ascii="Arial" w:hAnsi="Arial" w:cs="Arial"/>
                <w:b w:val="0"/>
                <w:sz w:val="18"/>
                <w:szCs w:val="18"/>
              </w:rPr>
              <w:t>6</w:t>
            </w:r>
          </w:p>
        </w:tc>
        <w:tc>
          <w:tcPr>
            <w:tcW w:w="2260" w:type="pct"/>
          </w:tcPr>
          <w:p w14:paraId="0C1B3802" w14:textId="77777777" w:rsidR="00D35CCA" w:rsidRPr="000E02C8" w:rsidRDefault="00D35CCA" w:rsidP="00D35CCA">
            <w:pPr>
              <w:pStyle w:val="PMFTableHeading"/>
              <w:rPr>
                <w:rFonts w:ascii="Arial" w:hAnsi="Arial" w:cs="Arial"/>
                <w:b w:val="0"/>
                <w:bCs/>
                <w:sz w:val="18"/>
                <w:szCs w:val="18"/>
                <w:lang w:val="en-US"/>
              </w:rPr>
            </w:pPr>
            <w:r w:rsidRPr="000E02C8">
              <w:rPr>
                <w:rFonts w:ascii="Arial" w:hAnsi="Arial" w:cs="Arial"/>
                <w:b w:val="0"/>
                <w:bCs/>
                <w:sz w:val="18"/>
                <w:szCs w:val="18"/>
                <w:lang w:val="en-US"/>
              </w:rPr>
              <w:t>STG_TELEPHONE_CLEANSING_INPUT</w:t>
            </w:r>
            <w:r w:rsidR="00C955C7" w:rsidRPr="000E02C8">
              <w:rPr>
                <w:rFonts w:ascii="Arial" w:hAnsi="Arial" w:cs="Arial"/>
                <w:b w:val="0"/>
                <w:bCs/>
                <w:sz w:val="18"/>
                <w:szCs w:val="18"/>
                <w:lang w:val="en-US"/>
              </w:rPr>
              <w:t>/</w:t>
            </w:r>
          </w:p>
          <w:p w14:paraId="2AE00A2C" w14:textId="35A8F90A" w:rsidR="00C955C7" w:rsidRPr="000E02C8" w:rsidRDefault="00C955C7" w:rsidP="00D35CCA">
            <w:pPr>
              <w:pStyle w:val="PMFTableHeading"/>
              <w:rPr>
                <w:rFonts w:ascii="Arial" w:hAnsi="Arial" w:cs="Arial"/>
                <w:b w:val="0"/>
                <w:bCs/>
                <w:sz w:val="18"/>
                <w:szCs w:val="18"/>
                <w:lang w:val="en-US"/>
              </w:rPr>
            </w:pPr>
            <w:r w:rsidRPr="000E02C8">
              <w:rPr>
                <w:rFonts w:ascii="Arial" w:hAnsi="Arial" w:cs="Arial"/>
                <w:b w:val="0"/>
                <w:bCs/>
                <w:sz w:val="18"/>
                <w:szCs w:val="18"/>
                <w:lang w:val="en-US"/>
              </w:rPr>
              <w:t>STG_PHONE_CLEANSING_INPUT</w:t>
            </w:r>
          </w:p>
        </w:tc>
        <w:tc>
          <w:tcPr>
            <w:tcW w:w="2410" w:type="pct"/>
          </w:tcPr>
          <w:p w14:paraId="6FF30955" w14:textId="77777777" w:rsidR="00D35CCA" w:rsidRPr="000E02C8" w:rsidRDefault="00D35CCA" w:rsidP="00D35CCA">
            <w:pPr>
              <w:rPr>
                <w:sz w:val="18"/>
                <w:szCs w:val="18"/>
              </w:rPr>
            </w:pPr>
            <w:r w:rsidRPr="000E02C8">
              <w:rPr>
                <w:sz w:val="18"/>
                <w:szCs w:val="18"/>
              </w:rPr>
              <w:t>Stores the required columns for telephone cleansing from DAA tables</w:t>
            </w:r>
          </w:p>
        </w:tc>
      </w:tr>
      <w:tr w:rsidR="00D35CCA" w:rsidRPr="000E02C8" w14:paraId="7F0A4CD8" w14:textId="77777777" w:rsidTr="00C955C7">
        <w:trPr>
          <w:cantSplit/>
          <w:trHeight w:val="64"/>
          <w:tblHeader/>
        </w:trPr>
        <w:tc>
          <w:tcPr>
            <w:tcW w:w="330" w:type="pct"/>
          </w:tcPr>
          <w:p w14:paraId="4C3CFC00" w14:textId="0B404E04" w:rsidR="00D35CCA" w:rsidRPr="000E02C8" w:rsidRDefault="00D35CCA" w:rsidP="00D35CCA">
            <w:pPr>
              <w:pStyle w:val="PMFTableHeading"/>
              <w:rPr>
                <w:rFonts w:ascii="Arial" w:hAnsi="Arial" w:cs="Arial"/>
                <w:b w:val="0"/>
                <w:sz w:val="18"/>
                <w:szCs w:val="18"/>
              </w:rPr>
            </w:pPr>
            <w:r w:rsidRPr="000E02C8">
              <w:rPr>
                <w:rFonts w:ascii="Arial" w:hAnsi="Arial" w:cs="Arial"/>
                <w:b w:val="0"/>
                <w:sz w:val="18"/>
                <w:szCs w:val="18"/>
              </w:rPr>
              <w:t>7</w:t>
            </w:r>
          </w:p>
        </w:tc>
        <w:tc>
          <w:tcPr>
            <w:tcW w:w="2260" w:type="pct"/>
          </w:tcPr>
          <w:p w14:paraId="5A9C5A13" w14:textId="735FEA48" w:rsidR="00D35CCA" w:rsidRPr="000E02C8" w:rsidRDefault="00D35CCA" w:rsidP="00D35CCA">
            <w:pPr>
              <w:pStyle w:val="PMFTableHeading"/>
              <w:rPr>
                <w:rFonts w:ascii="Arial" w:hAnsi="Arial" w:cs="Arial"/>
                <w:b w:val="0"/>
                <w:bCs/>
                <w:sz w:val="18"/>
                <w:szCs w:val="18"/>
                <w:lang w:val="en-US"/>
              </w:rPr>
            </w:pPr>
            <w:r w:rsidRPr="000E02C8">
              <w:rPr>
                <w:rFonts w:ascii="Arial" w:hAnsi="Arial" w:cs="Arial"/>
                <w:b w:val="0"/>
                <w:bCs/>
                <w:sz w:val="18"/>
                <w:szCs w:val="18"/>
                <w:lang w:val="en-US"/>
              </w:rPr>
              <w:t>STG_TELEPHONE_CLEANSING_OUTPUT</w:t>
            </w:r>
            <w:r w:rsidR="00C955C7" w:rsidRPr="000E02C8">
              <w:rPr>
                <w:rFonts w:ascii="Arial" w:hAnsi="Arial" w:cs="Arial"/>
                <w:b w:val="0"/>
                <w:bCs/>
                <w:sz w:val="18"/>
                <w:szCs w:val="18"/>
                <w:lang w:val="en-US"/>
              </w:rPr>
              <w:t>/ STG_PHONE_CLEANSING_OUTPUT_RT</w:t>
            </w:r>
          </w:p>
        </w:tc>
        <w:tc>
          <w:tcPr>
            <w:tcW w:w="2410" w:type="pct"/>
          </w:tcPr>
          <w:p w14:paraId="3B386F15" w14:textId="77777777" w:rsidR="00D35CCA" w:rsidRPr="000E02C8" w:rsidRDefault="00D35CCA" w:rsidP="001F603C">
            <w:pPr>
              <w:rPr>
                <w:sz w:val="18"/>
                <w:szCs w:val="18"/>
              </w:rPr>
            </w:pPr>
            <w:r w:rsidRPr="000E02C8">
              <w:rPr>
                <w:sz w:val="18"/>
                <w:szCs w:val="18"/>
              </w:rPr>
              <w:t xml:space="preserve">Stores the cleansing telephone </w:t>
            </w:r>
            <w:r w:rsidR="001F603C" w:rsidRPr="000E02C8">
              <w:rPr>
                <w:sz w:val="18"/>
                <w:szCs w:val="18"/>
              </w:rPr>
              <w:t>numbers</w:t>
            </w:r>
          </w:p>
        </w:tc>
      </w:tr>
      <w:tr w:rsidR="001F603C" w:rsidRPr="000E02C8" w14:paraId="47173BE2" w14:textId="77777777" w:rsidTr="00C955C7">
        <w:trPr>
          <w:cantSplit/>
          <w:trHeight w:val="64"/>
          <w:tblHeader/>
        </w:trPr>
        <w:tc>
          <w:tcPr>
            <w:tcW w:w="330" w:type="pct"/>
          </w:tcPr>
          <w:p w14:paraId="493300F7" w14:textId="77777777" w:rsidR="001F603C" w:rsidRPr="000E02C8" w:rsidRDefault="001F603C" w:rsidP="001F603C">
            <w:pPr>
              <w:pStyle w:val="PMFTableHeading"/>
              <w:rPr>
                <w:rFonts w:ascii="Arial" w:hAnsi="Arial" w:cs="Arial"/>
                <w:b w:val="0"/>
                <w:sz w:val="18"/>
                <w:szCs w:val="18"/>
              </w:rPr>
            </w:pPr>
            <w:r w:rsidRPr="000E02C8">
              <w:rPr>
                <w:rFonts w:ascii="Arial" w:hAnsi="Arial" w:cs="Arial"/>
                <w:b w:val="0"/>
                <w:sz w:val="18"/>
                <w:szCs w:val="18"/>
              </w:rPr>
              <w:t>8</w:t>
            </w:r>
          </w:p>
        </w:tc>
        <w:tc>
          <w:tcPr>
            <w:tcW w:w="2260" w:type="pct"/>
          </w:tcPr>
          <w:p w14:paraId="44B8DF5E" w14:textId="6C956268" w:rsidR="001F603C" w:rsidRPr="000E02C8" w:rsidRDefault="001F603C" w:rsidP="001F603C">
            <w:pPr>
              <w:pStyle w:val="PMFTableHeading"/>
              <w:rPr>
                <w:rFonts w:ascii="Arial" w:hAnsi="Arial" w:cs="Arial"/>
                <w:b w:val="0"/>
                <w:bCs/>
                <w:sz w:val="18"/>
                <w:szCs w:val="18"/>
                <w:lang w:val="en-US"/>
              </w:rPr>
            </w:pPr>
            <w:r w:rsidRPr="000E02C8">
              <w:rPr>
                <w:rFonts w:ascii="Arial" w:hAnsi="Arial" w:cs="Arial"/>
                <w:b w:val="0"/>
                <w:bCs/>
                <w:sz w:val="18"/>
                <w:szCs w:val="18"/>
                <w:lang w:val="en-US"/>
              </w:rPr>
              <w:t>STG_ADDRESS_CLEANSING_INPUT</w:t>
            </w:r>
            <w:r w:rsidR="00C955C7" w:rsidRPr="000E02C8">
              <w:rPr>
                <w:rFonts w:ascii="Arial" w:hAnsi="Arial" w:cs="Arial"/>
                <w:b w:val="0"/>
                <w:bCs/>
                <w:sz w:val="18"/>
                <w:szCs w:val="18"/>
                <w:lang w:val="en-US"/>
              </w:rPr>
              <w:t>/ STG_ADDR_CLEANSING_INPUT_RT</w:t>
            </w:r>
          </w:p>
        </w:tc>
        <w:tc>
          <w:tcPr>
            <w:tcW w:w="2410" w:type="pct"/>
          </w:tcPr>
          <w:p w14:paraId="035DF89C" w14:textId="77777777" w:rsidR="001F603C" w:rsidRPr="000E02C8" w:rsidRDefault="001F603C" w:rsidP="001F603C">
            <w:pPr>
              <w:rPr>
                <w:sz w:val="18"/>
                <w:szCs w:val="18"/>
              </w:rPr>
            </w:pPr>
            <w:r w:rsidRPr="000E02C8">
              <w:rPr>
                <w:sz w:val="18"/>
                <w:szCs w:val="18"/>
              </w:rPr>
              <w:t>Stores the required columns for address cleansing from DAA tables</w:t>
            </w:r>
          </w:p>
        </w:tc>
      </w:tr>
      <w:tr w:rsidR="001F603C" w:rsidRPr="000E02C8" w14:paraId="14B34F37" w14:textId="77777777" w:rsidTr="00C955C7">
        <w:trPr>
          <w:cantSplit/>
          <w:trHeight w:val="64"/>
          <w:tblHeader/>
        </w:trPr>
        <w:tc>
          <w:tcPr>
            <w:tcW w:w="330" w:type="pct"/>
          </w:tcPr>
          <w:p w14:paraId="61612451" w14:textId="77777777" w:rsidR="001F603C" w:rsidRPr="000E02C8" w:rsidRDefault="001F603C" w:rsidP="001F603C">
            <w:pPr>
              <w:pStyle w:val="PMFTableHeading"/>
              <w:rPr>
                <w:rFonts w:ascii="Arial" w:hAnsi="Arial" w:cs="Arial"/>
                <w:b w:val="0"/>
                <w:sz w:val="18"/>
                <w:szCs w:val="18"/>
              </w:rPr>
            </w:pPr>
            <w:r w:rsidRPr="000E02C8">
              <w:rPr>
                <w:rFonts w:ascii="Arial" w:hAnsi="Arial" w:cs="Arial"/>
                <w:b w:val="0"/>
                <w:sz w:val="18"/>
                <w:szCs w:val="18"/>
              </w:rPr>
              <w:t>9</w:t>
            </w:r>
          </w:p>
        </w:tc>
        <w:tc>
          <w:tcPr>
            <w:tcW w:w="2260" w:type="pct"/>
          </w:tcPr>
          <w:p w14:paraId="66BB21BF" w14:textId="3FB28B38" w:rsidR="001F603C" w:rsidRPr="000E02C8" w:rsidRDefault="001F603C" w:rsidP="001F603C">
            <w:pPr>
              <w:pStyle w:val="PMFTableHeading"/>
              <w:rPr>
                <w:rFonts w:ascii="Arial" w:hAnsi="Arial" w:cs="Arial"/>
                <w:b w:val="0"/>
                <w:bCs/>
                <w:sz w:val="18"/>
                <w:szCs w:val="18"/>
                <w:lang w:val="en-US"/>
              </w:rPr>
            </w:pPr>
            <w:r w:rsidRPr="000E02C8">
              <w:rPr>
                <w:rFonts w:ascii="Arial" w:hAnsi="Arial" w:cs="Arial"/>
                <w:b w:val="0"/>
                <w:bCs/>
                <w:sz w:val="18"/>
                <w:szCs w:val="18"/>
                <w:lang w:val="en-US"/>
              </w:rPr>
              <w:t>STG_ADDRESS_CLEANSING_OUTPUT</w:t>
            </w:r>
            <w:r w:rsidR="00C955C7" w:rsidRPr="000E02C8">
              <w:rPr>
                <w:rFonts w:ascii="Arial" w:hAnsi="Arial" w:cs="Arial"/>
                <w:b w:val="0"/>
                <w:bCs/>
                <w:sz w:val="18"/>
                <w:szCs w:val="18"/>
                <w:lang w:val="en-US"/>
              </w:rPr>
              <w:t>/ STG_ADDR_CLEANSING_OUTPUT_RT</w:t>
            </w:r>
          </w:p>
        </w:tc>
        <w:tc>
          <w:tcPr>
            <w:tcW w:w="2410" w:type="pct"/>
          </w:tcPr>
          <w:p w14:paraId="340A92ED" w14:textId="77777777" w:rsidR="001F603C" w:rsidRPr="000E02C8" w:rsidRDefault="001F603C" w:rsidP="001F603C">
            <w:pPr>
              <w:rPr>
                <w:sz w:val="18"/>
                <w:szCs w:val="18"/>
              </w:rPr>
            </w:pPr>
            <w:r w:rsidRPr="000E02C8">
              <w:rPr>
                <w:sz w:val="18"/>
                <w:szCs w:val="18"/>
              </w:rPr>
              <w:t>Stores the cleansing addresses from capscan</w:t>
            </w:r>
          </w:p>
        </w:tc>
      </w:tr>
      <w:tr w:rsidR="00393097" w:rsidRPr="000E02C8" w14:paraId="204819DE" w14:textId="77777777" w:rsidTr="00C955C7">
        <w:trPr>
          <w:cantSplit/>
          <w:trHeight w:val="64"/>
          <w:tblHeader/>
        </w:trPr>
        <w:tc>
          <w:tcPr>
            <w:tcW w:w="330" w:type="pct"/>
          </w:tcPr>
          <w:p w14:paraId="3DF29E8A" w14:textId="3610FE5E" w:rsidR="00393097" w:rsidRPr="000E02C8" w:rsidRDefault="00393097" w:rsidP="0016159B">
            <w:pPr>
              <w:pStyle w:val="PMFTableHeading"/>
              <w:rPr>
                <w:rFonts w:ascii="Arial" w:hAnsi="Arial" w:cs="Arial"/>
                <w:b w:val="0"/>
                <w:sz w:val="18"/>
                <w:szCs w:val="18"/>
              </w:rPr>
            </w:pPr>
            <w:r w:rsidRPr="000E02C8">
              <w:rPr>
                <w:rFonts w:ascii="Arial" w:hAnsi="Arial" w:cs="Arial"/>
                <w:b w:val="0"/>
                <w:sz w:val="18"/>
                <w:szCs w:val="18"/>
              </w:rPr>
              <w:t>1</w:t>
            </w:r>
            <w:r w:rsidR="00C955C7" w:rsidRPr="000E02C8">
              <w:rPr>
                <w:rFonts w:ascii="Arial" w:hAnsi="Arial" w:cs="Arial"/>
                <w:b w:val="0"/>
                <w:sz w:val="18"/>
                <w:szCs w:val="18"/>
              </w:rPr>
              <w:t>0</w:t>
            </w:r>
          </w:p>
        </w:tc>
        <w:tc>
          <w:tcPr>
            <w:tcW w:w="2260" w:type="pct"/>
          </w:tcPr>
          <w:p w14:paraId="1FB8D865" w14:textId="6D61B1A9" w:rsidR="00393097" w:rsidRPr="000E02C8" w:rsidRDefault="00393097" w:rsidP="0016159B">
            <w:pPr>
              <w:pStyle w:val="PMFTableHeading"/>
              <w:rPr>
                <w:rFonts w:ascii="Arial" w:hAnsi="Arial" w:cs="Arial"/>
                <w:b w:val="0"/>
                <w:bCs/>
                <w:sz w:val="18"/>
                <w:szCs w:val="18"/>
                <w:lang w:val="en-US"/>
              </w:rPr>
            </w:pPr>
            <w:r w:rsidRPr="000E02C8">
              <w:rPr>
                <w:rFonts w:ascii="Arial" w:hAnsi="Arial" w:cs="Arial"/>
                <w:b w:val="0"/>
                <w:bCs/>
                <w:sz w:val="18"/>
                <w:szCs w:val="18"/>
                <w:lang w:val="en-US"/>
              </w:rPr>
              <w:t>STG_</w:t>
            </w:r>
            <w:r w:rsidR="00C955C7" w:rsidRPr="000E02C8">
              <w:rPr>
                <w:rFonts w:ascii="Arial" w:hAnsi="Arial" w:cs="Arial"/>
                <w:b w:val="0"/>
                <w:bCs/>
                <w:sz w:val="18"/>
                <w:szCs w:val="18"/>
                <w:lang w:val="en-US"/>
              </w:rPr>
              <w:t>TXN_</w:t>
            </w:r>
            <w:r w:rsidRPr="000E02C8">
              <w:rPr>
                <w:rFonts w:ascii="Arial" w:hAnsi="Arial" w:cs="Arial"/>
                <w:b w:val="0"/>
                <w:bCs/>
                <w:sz w:val="18"/>
                <w:szCs w:val="18"/>
                <w:lang w:val="en-US"/>
              </w:rPr>
              <w:t>CRF</w:t>
            </w:r>
            <w:r w:rsidR="00C955C7" w:rsidRPr="000E02C8">
              <w:rPr>
                <w:rFonts w:ascii="Arial" w:hAnsi="Arial" w:cs="Arial"/>
                <w:b w:val="0"/>
                <w:bCs/>
                <w:sz w:val="18"/>
                <w:szCs w:val="18"/>
                <w:lang w:val="en-US"/>
              </w:rPr>
              <w:t>/ STG_TXN_CRF_RT</w:t>
            </w:r>
          </w:p>
        </w:tc>
        <w:tc>
          <w:tcPr>
            <w:tcW w:w="2410" w:type="pct"/>
          </w:tcPr>
          <w:p w14:paraId="11526061" w14:textId="77777777" w:rsidR="00393097" w:rsidRPr="000E02C8" w:rsidRDefault="00393097" w:rsidP="00441FC5">
            <w:pPr>
              <w:pStyle w:val="PMFTableHeading"/>
              <w:rPr>
                <w:rFonts w:ascii="Arial" w:hAnsi="Arial" w:cs="Arial"/>
                <w:b w:val="0"/>
                <w:sz w:val="18"/>
                <w:szCs w:val="18"/>
              </w:rPr>
            </w:pPr>
            <w:r w:rsidRPr="000E02C8">
              <w:rPr>
                <w:rFonts w:ascii="Arial" w:hAnsi="Arial" w:cs="Arial"/>
                <w:b w:val="0"/>
                <w:sz w:val="18"/>
                <w:szCs w:val="18"/>
              </w:rPr>
              <w:t xml:space="preserve">Common Record Format, De-normalized view of customer details, </w:t>
            </w:r>
            <w:r w:rsidR="00441FC5" w:rsidRPr="000E02C8">
              <w:rPr>
                <w:rFonts w:ascii="Arial" w:hAnsi="Arial" w:cs="Arial"/>
                <w:b w:val="0"/>
                <w:sz w:val="18"/>
                <w:szCs w:val="18"/>
              </w:rPr>
              <w:t>Capscan</w:t>
            </w:r>
            <w:r w:rsidRPr="000E02C8">
              <w:rPr>
                <w:rFonts w:ascii="Arial" w:hAnsi="Arial" w:cs="Arial"/>
                <w:b w:val="0"/>
                <w:sz w:val="18"/>
                <w:szCs w:val="18"/>
              </w:rPr>
              <w:t xml:space="preserve"> keys and other details for matching.</w:t>
            </w:r>
          </w:p>
        </w:tc>
      </w:tr>
      <w:tr w:rsidR="00393097" w:rsidRPr="000E02C8" w14:paraId="1A76FF12" w14:textId="77777777" w:rsidTr="00C955C7">
        <w:trPr>
          <w:cantSplit/>
          <w:trHeight w:val="64"/>
          <w:tblHeader/>
        </w:trPr>
        <w:tc>
          <w:tcPr>
            <w:tcW w:w="330" w:type="pct"/>
          </w:tcPr>
          <w:p w14:paraId="7168FFFA" w14:textId="740B1FD0" w:rsidR="00393097" w:rsidRPr="000E02C8" w:rsidRDefault="00585537" w:rsidP="0016159B">
            <w:pPr>
              <w:pStyle w:val="PMFTableHeading"/>
              <w:rPr>
                <w:rFonts w:ascii="Arial" w:hAnsi="Arial" w:cs="Arial"/>
                <w:b w:val="0"/>
                <w:sz w:val="18"/>
                <w:szCs w:val="18"/>
              </w:rPr>
            </w:pPr>
            <w:r w:rsidRPr="000E02C8">
              <w:rPr>
                <w:rFonts w:ascii="Arial" w:hAnsi="Arial" w:cs="Arial"/>
                <w:b w:val="0"/>
                <w:sz w:val="18"/>
                <w:szCs w:val="18"/>
              </w:rPr>
              <w:t>1</w:t>
            </w:r>
            <w:r w:rsidR="00C955C7" w:rsidRPr="000E02C8">
              <w:rPr>
                <w:rFonts w:ascii="Arial" w:hAnsi="Arial" w:cs="Arial"/>
                <w:b w:val="0"/>
                <w:sz w:val="18"/>
                <w:szCs w:val="18"/>
              </w:rPr>
              <w:t>1</w:t>
            </w:r>
          </w:p>
        </w:tc>
        <w:tc>
          <w:tcPr>
            <w:tcW w:w="2260" w:type="pct"/>
          </w:tcPr>
          <w:p w14:paraId="6431003F" w14:textId="0689794C" w:rsidR="00393097" w:rsidRPr="000E02C8" w:rsidRDefault="00C955C7" w:rsidP="00C955C7">
            <w:pPr>
              <w:pStyle w:val="PMFTableHeading"/>
              <w:rPr>
                <w:rFonts w:ascii="Arial" w:hAnsi="Arial" w:cs="Arial"/>
                <w:b w:val="0"/>
                <w:bCs/>
                <w:sz w:val="18"/>
                <w:szCs w:val="18"/>
                <w:lang w:val="en-US"/>
              </w:rPr>
            </w:pPr>
            <w:r w:rsidRPr="000E02C8">
              <w:rPr>
                <w:rFonts w:ascii="Arial" w:hAnsi="Arial" w:cs="Arial"/>
                <w:b w:val="0"/>
                <w:bCs/>
                <w:sz w:val="18"/>
                <w:szCs w:val="18"/>
                <w:lang w:val="en-US"/>
              </w:rPr>
              <w:t>STG_CUSTMATCH_OUTPUT/ STG_CUSTMATCH_OUTPUT_RT</w:t>
            </w:r>
          </w:p>
        </w:tc>
        <w:tc>
          <w:tcPr>
            <w:tcW w:w="2410" w:type="pct"/>
          </w:tcPr>
          <w:p w14:paraId="46E3566A" w14:textId="77777777" w:rsidR="00393097" w:rsidRPr="000E02C8" w:rsidRDefault="00393097" w:rsidP="0016159B">
            <w:pPr>
              <w:pStyle w:val="PMFTableHeading"/>
              <w:rPr>
                <w:rFonts w:ascii="Arial" w:hAnsi="Arial" w:cs="Arial"/>
                <w:b w:val="0"/>
                <w:sz w:val="18"/>
                <w:szCs w:val="18"/>
              </w:rPr>
            </w:pPr>
            <w:r w:rsidRPr="000E02C8">
              <w:rPr>
                <w:rFonts w:ascii="Arial" w:hAnsi="Arial" w:cs="Arial"/>
                <w:b w:val="0"/>
                <w:sz w:val="18"/>
                <w:szCs w:val="18"/>
              </w:rPr>
              <w:t>Customer Matching configuration table</w:t>
            </w:r>
          </w:p>
        </w:tc>
      </w:tr>
      <w:tr w:rsidR="00C955C7" w:rsidRPr="003B3BC3" w14:paraId="53105FFF" w14:textId="77777777" w:rsidTr="00C955C7">
        <w:trPr>
          <w:cantSplit/>
          <w:trHeight w:val="64"/>
          <w:tblHeader/>
        </w:trPr>
        <w:tc>
          <w:tcPr>
            <w:tcW w:w="330" w:type="pct"/>
          </w:tcPr>
          <w:p w14:paraId="128C33B8" w14:textId="363FA011" w:rsidR="00C955C7" w:rsidRPr="000E02C8" w:rsidRDefault="00C955C7" w:rsidP="0016159B">
            <w:pPr>
              <w:pStyle w:val="PMFTableHeading"/>
              <w:rPr>
                <w:rFonts w:ascii="Arial" w:hAnsi="Arial" w:cs="Arial"/>
                <w:b w:val="0"/>
                <w:sz w:val="18"/>
                <w:szCs w:val="18"/>
              </w:rPr>
            </w:pPr>
            <w:r w:rsidRPr="000E02C8">
              <w:rPr>
                <w:rFonts w:ascii="Arial" w:hAnsi="Arial" w:cs="Arial"/>
                <w:b w:val="0"/>
                <w:sz w:val="18"/>
                <w:szCs w:val="18"/>
              </w:rPr>
              <w:t>12</w:t>
            </w:r>
          </w:p>
        </w:tc>
        <w:tc>
          <w:tcPr>
            <w:tcW w:w="2260" w:type="pct"/>
          </w:tcPr>
          <w:p w14:paraId="27A8D9D6" w14:textId="705F588E" w:rsidR="00C955C7" w:rsidRPr="000E02C8" w:rsidRDefault="00C955C7" w:rsidP="0016159B">
            <w:pPr>
              <w:pStyle w:val="PMFTableHeading"/>
              <w:rPr>
                <w:rFonts w:ascii="Arial" w:hAnsi="Arial" w:cs="Arial"/>
                <w:b w:val="0"/>
                <w:bCs/>
                <w:sz w:val="18"/>
                <w:szCs w:val="18"/>
                <w:lang w:val="en-US"/>
              </w:rPr>
            </w:pPr>
            <w:r w:rsidRPr="000E02C8">
              <w:rPr>
                <w:rFonts w:ascii="Arial" w:hAnsi="Arial" w:cs="Arial"/>
                <w:b w:val="0"/>
                <w:bCs/>
                <w:sz w:val="18"/>
                <w:szCs w:val="18"/>
                <w:lang w:val="en-US"/>
              </w:rPr>
              <w:t>TGT_PARTY/TGT_PARTY_RT</w:t>
            </w:r>
          </w:p>
        </w:tc>
        <w:tc>
          <w:tcPr>
            <w:tcW w:w="2410" w:type="pct"/>
          </w:tcPr>
          <w:p w14:paraId="13B99EDE" w14:textId="1EBE849B" w:rsidR="00C955C7" w:rsidRDefault="00C955C7" w:rsidP="0016159B">
            <w:pPr>
              <w:pStyle w:val="PMFTableHeading"/>
              <w:rPr>
                <w:rFonts w:ascii="Arial" w:hAnsi="Arial" w:cs="Arial"/>
                <w:b w:val="0"/>
                <w:sz w:val="18"/>
                <w:szCs w:val="18"/>
              </w:rPr>
            </w:pPr>
            <w:r w:rsidRPr="000E02C8">
              <w:rPr>
                <w:rFonts w:ascii="Arial" w:hAnsi="Arial" w:cs="Arial"/>
                <w:b w:val="0"/>
                <w:sz w:val="18"/>
                <w:szCs w:val="18"/>
              </w:rPr>
              <w:t>Stores data after applying survivorship rules</w:t>
            </w:r>
          </w:p>
        </w:tc>
      </w:tr>
    </w:tbl>
    <w:p w14:paraId="622411DB" w14:textId="77777777" w:rsidR="00393097" w:rsidRPr="00DA184F" w:rsidRDefault="00393097" w:rsidP="00393097">
      <w:pPr>
        <w:rPr>
          <w:sz w:val="20"/>
        </w:rPr>
      </w:pPr>
    </w:p>
    <w:p w14:paraId="1CCDE0DE" w14:textId="77777777" w:rsidR="00393097" w:rsidRDefault="00393097" w:rsidP="00BF1A7B">
      <w:pPr>
        <w:rPr>
          <w:sz w:val="20"/>
        </w:rPr>
      </w:pPr>
      <w:r w:rsidRPr="00B17C2D">
        <w:rPr>
          <w:b/>
          <w:sz w:val="20"/>
        </w:rPr>
        <w:t>Note:</w:t>
      </w:r>
      <w:r>
        <w:rPr>
          <w:sz w:val="20"/>
        </w:rPr>
        <w:t xml:space="preserve"> Only the key tables are highlighted above. However additional tables might be created (if required) during the implementation based on the complexity of transformations / non-functional impacts.</w:t>
      </w:r>
    </w:p>
    <w:p w14:paraId="2138641D" w14:textId="77777777" w:rsidR="00FE42B7" w:rsidRDefault="00FE42B7" w:rsidP="00BF1A7B">
      <w:pPr>
        <w:rPr>
          <w:sz w:val="20"/>
        </w:rPr>
      </w:pPr>
    </w:p>
    <w:p w14:paraId="50038C81" w14:textId="77777777" w:rsidR="00CD664D" w:rsidRPr="000E02C8" w:rsidRDefault="00CD664D" w:rsidP="00CD664D">
      <w:pPr>
        <w:pStyle w:val="Heading2"/>
        <w:numPr>
          <w:ilvl w:val="2"/>
          <w:numId w:val="3"/>
        </w:numPr>
      </w:pPr>
      <w:bookmarkStart w:id="191" w:name="_Toc465253379"/>
      <w:r w:rsidRPr="000E02C8">
        <w:t>Reference Dataset</w:t>
      </w:r>
      <w:r w:rsidR="006F20C4" w:rsidRPr="000E02C8">
        <w:t xml:space="preserve"> (</w:t>
      </w:r>
      <w:r w:rsidR="00E53AC8" w:rsidRPr="000E02C8">
        <w:t>Metadata</w:t>
      </w:r>
      <w:r w:rsidR="006F20C4" w:rsidRPr="000E02C8">
        <w:t>)</w:t>
      </w:r>
      <w:bookmarkEnd w:id="191"/>
    </w:p>
    <w:p w14:paraId="333214AB" w14:textId="77777777" w:rsidR="00922434" w:rsidRPr="00922434" w:rsidRDefault="00922434" w:rsidP="00922434"/>
    <w:p w14:paraId="234FBBDD" w14:textId="77777777" w:rsidR="00922434" w:rsidRDefault="00255450" w:rsidP="00255450">
      <w:pPr>
        <w:rPr>
          <w:sz w:val="20"/>
        </w:rPr>
      </w:pPr>
      <w:r w:rsidRPr="009B12AA">
        <w:rPr>
          <w:sz w:val="20"/>
        </w:rPr>
        <w:t>The following lookup file/tables(s) should be created</w:t>
      </w:r>
      <w:r w:rsidR="006F20C4">
        <w:rPr>
          <w:sz w:val="20"/>
        </w:rPr>
        <w:t xml:space="preserve"> within MDM Framework and it should be reused within all the components and multiple systems (e.g. Pega and Ensura)</w:t>
      </w:r>
      <w:r>
        <w:rPr>
          <w:sz w:val="20"/>
        </w:rPr>
        <w:t xml:space="preserve">. </w:t>
      </w:r>
    </w:p>
    <w:p w14:paraId="44E6DBA9" w14:textId="77777777" w:rsidR="00922434" w:rsidRPr="009B12AA" w:rsidRDefault="00922434" w:rsidP="00255450">
      <w:pPr>
        <w:rPr>
          <w:sz w:val="20"/>
        </w:rPr>
      </w:pPr>
    </w:p>
    <w:p w14:paraId="6785BC15" w14:textId="77777777" w:rsidR="00255450" w:rsidRPr="009B12AA" w:rsidRDefault="00255450" w:rsidP="008F00A0">
      <w:pPr>
        <w:pStyle w:val="ListParagraph"/>
        <w:numPr>
          <w:ilvl w:val="0"/>
          <w:numId w:val="8"/>
        </w:numPr>
        <w:rPr>
          <w:sz w:val="20"/>
        </w:rPr>
      </w:pPr>
      <w:r w:rsidRPr="009B12AA">
        <w:rPr>
          <w:sz w:val="20"/>
        </w:rPr>
        <w:t>Telephone number exclusion list</w:t>
      </w:r>
    </w:p>
    <w:p w14:paraId="108D5BBB" w14:textId="77777777" w:rsidR="00255450" w:rsidRPr="009B12AA" w:rsidRDefault="00255450" w:rsidP="008F00A0">
      <w:pPr>
        <w:pStyle w:val="ListParagraph"/>
        <w:numPr>
          <w:ilvl w:val="0"/>
          <w:numId w:val="8"/>
        </w:numPr>
        <w:rPr>
          <w:sz w:val="20"/>
        </w:rPr>
      </w:pPr>
      <w:r w:rsidRPr="009B12AA">
        <w:rPr>
          <w:sz w:val="20"/>
        </w:rPr>
        <w:t>Email address</w:t>
      </w:r>
      <w:r>
        <w:rPr>
          <w:sz w:val="20"/>
        </w:rPr>
        <w:t xml:space="preserve"> </w:t>
      </w:r>
      <w:r w:rsidRPr="009B12AA">
        <w:rPr>
          <w:sz w:val="20"/>
        </w:rPr>
        <w:t>exclusion list</w:t>
      </w:r>
    </w:p>
    <w:p w14:paraId="1A04D034" w14:textId="77777777" w:rsidR="00255450" w:rsidRDefault="006F20C4" w:rsidP="008F00A0">
      <w:pPr>
        <w:pStyle w:val="ListParagraph"/>
        <w:numPr>
          <w:ilvl w:val="0"/>
          <w:numId w:val="8"/>
        </w:numPr>
        <w:rPr>
          <w:sz w:val="20"/>
        </w:rPr>
      </w:pPr>
      <w:r>
        <w:rPr>
          <w:sz w:val="20"/>
        </w:rPr>
        <w:t xml:space="preserve">Defaulted customer </w:t>
      </w:r>
      <w:r w:rsidR="00255450" w:rsidRPr="009B12AA">
        <w:rPr>
          <w:sz w:val="20"/>
        </w:rPr>
        <w:t xml:space="preserve">name </w:t>
      </w:r>
      <w:r>
        <w:rPr>
          <w:sz w:val="20"/>
        </w:rPr>
        <w:t>and Joint Customer name review marker list</w:t>
      </w:r>
    </w:p>
    <w:p w14:paraId="45B4285E" w14:textId="77777777" w:rsidR="006F20C4" w:rsidRDefault="006F20C4" w:rsidP="008F00A0">
      <w:pPr>
        <w:pStyle w:val="ListParagraph"/>
        <w:numPr>
          <w:ilvl w:val="0"/>
          <w:numId w:val="8"/>
        </w:numPr>
        <w:rPr>
          <w:sz w:val="20"/>
        </w:rPr>
      </w:pPr>
      <w:r>
        <w:rPr>
          <w:sz w:val="20"/>
        </w:rPr>
        <w:t>Name Fuzzy Matching Score configuration</w:t>
      </w:r>
    </w:p>
    <w:p w14:paraId="2B7D70F2" w14:textId="77777777" w:rsidR="00255450" w:rsidRDefault="006F20C4" w:rsidP="008F00A0">
      <w:pPr>
        <w:pStyle w:val="ListParagraph"/>
        <w:numPr>
          <w:ilvl w:val="0"/>
          <w:numId w:val="8"/>
        </w:numPr>
        <w:rPr>
          <w:sz w:val="20"/>
        </w:rPr>
      </w:pPr>
      <w:r>
        <w:rPr>
          <w:sz w:val="20"/>
        </w:rPr>
        <w:t xml:space="preserve">Survivorship </w:t>
      </w:r>
      <w:r w:rsidR="00255450">
        <w:rPr>
          <w:sz w:val="20"/>
        </w:rPr>
        <w:t>Context and priority list</w:t>
      </w:r>
    </w:p>
    <w:p w14:paraId="0662C2BE" w14:textId="77777777" w:rsidR="00DB3273" w:rsidRDefault="00255450" w:rsidP="008F00A0">
      <w:pPr>
        <w:pStyle w:val="ListParagraph"/>
        <w:numPr>
          <w:ilvl w:val="0"/>
          <w:numId w:val="8"/>
        </w:numPr>
        <w:autoSpaceDE w:val="0"/>
        <w:autoSpaceDN w:val="0"/>
        <w:rPr>
          <w:sz w:val="20"/>
        </w:rPr>
      </w:pPr>
      <w:r w:rsidRPr="00137A9D">
        <w:rPr>
          <w:sz w:val="20"/>
        </w:rPr>
        <w:t>Error code and Error description lookup</w:t>
      </w:r>
    </w:p>
    <w:p w14:paraId="15D5A9CD" w14:textId="20C726F6" w:rsidR="009623B5" w:rsidRPr="000E02C8" w:rsidRDefault="009623B5" w:rsidP="008F00A0">
      <w:pPr>
        <w:pStyle w:val="ListParagraph"/>
        <w:numPr>
          <w:ilvl w:val="0"/>
          <w:numId w:val="8"/>
        </w:numPr>
        <w:autoSpaceDE w:val="0"/>
        <w:autoSpaceDN w:val="0"/>
        <w:rPr>
          <w:sz w:val="20"/>
        </w:rPr>
      </w:pPr>
      <w:r>
        <w:rPr>
          <w:sz w:val="20"/>
        </w:rPr>
        <w:t xml:space="preserve">List </w:t>
      </w:r>
      <w:r w:rsidRPr="000E02C8">
        <w:rPr>
          <w:sz w:val="20"/>
        </w:rPr>
        <w:t>of policy statuses to be stored in MDM (mapping between Ensura and Pega Policy statues)</w:t>
      </w:r>
      <w:r w:rsidR="00B779B0" w:rsidRPr="000E02C8">
        <w:rPr>
          <w:sz w:val="20"/>
        </w:rPr>
        <w:t xml:space="preserve"> . In R4, one more new</w:t>
      </w:r>
      <w:r w:rsidR="00380133" w:rsidRPr="000E02C8">
        <w:rPr>
          <w:sz w:val="20"/>
        </w:rPr>
        <w:t xml:space="preserve"> status is added</w:t>
      </w:r>
      <w:r w:rsidR="00A760A5" w:rsidRPr="000E02C8">
        <w:rPr>
          <w:sz w:val="20"/>
        </w:rPr>
        <w:t xml:space="preserve"> </w:t>
      </w:r>
      <w:r w:rsidR="00380133" w:rsidRPr="000E02C8">
        <w:rPr>
          <w:sz w:val="20"/>
        </w:rPr>
        <w:t>(</w:t>
      </w:r>
      <w:r w:rsidR="00B779B0" w:rsidRPr="000E02C8">
        <w:rPr>
          <w:sz w:val="20"/>
        </w:rPr>
        <w:t>Ensura</w:t>
      </w:r>
      <w:r w:rsidR="00380133" w:rsidRPr="000E02C8">
        <w:rPr>
          <w:sz w:val="20"/>
        </w:rPr>
        <w:t>statuscode F)</w:t>
      </w:r>
    </w:p>
    <w:p w14:paraId="40DFC87B" w14:textId="77777777" w:rsidR="009623B5" w:rsidRPr="000E02C8" w:rsidRDefault="009623B5" w:rsidP="008F00A0">
      <w:pPr>
        <w:pStyle w:val="ListParagraph"/>
        <w:numPr>
          <w:ilvl w:val="0"/>
          <w:numId w:val="8"/>
        </w:numPr>
        <w:autoSpaceDE w:val="0"/>
        <w:autoSpaceDN w:val="0"/>
        <w:rPr>
          <w:sz w:val="20"/>
        </w:rPr>
      </w:pPr>
      <w:r w:rsidRPr="000E02C8">
        <w:rPr>
          <w:sz w:val="20"/>
        </w:rPr>
        <w:t>Standardized list of customer titles.</w:t>
      </w:r>
    </w:p>
    <w:p w14:paraId="51ED44E5" w14:textId="0EAD5A3B" w:rsidR="00221F9A" w:rsidRPr="000E02C8" w:rsidRDefault="00221F9A" w:rsidP="008F00A0">
      <w:pPr>
        <w:pStyle w:val="ListParagraph"/>
        <w:numPr>
          <w:ilvl w:val="0"/>
          <w:numId w:val="8"/>
        </w:numPr>
        <w:autoSpaceDE w:val="0"/>
        <w:autoSpaceDN w:val="0"/>
        <w:rPr>
          <w:sz w:val="20"/>
        </w:rPr>
      </w:pPr>
      <w:r w:rsidRPr="000E02C8">
        <w:rPr>
          <w:sz w:val="20"/>
        </w:rPr>
        <w:t>Product Mapping Data from PEGA, Ensura &amp; Claim Center</w:t>
      </w:r>
    </w:p>
    <w:p w14:paraId="17CA6515" w14:textId="22F4D202" w:rsidR="0075356B" w:rsidRPr="000E02C8" w:rsidRDefault="00350CE2" w:rsidP="008F00A0">
      <w:pPr>
        <w:pStyle w:val="ListParagraph"/>
        <w:numPr>
          <w:ilvl w:val="0"/>
          <w:numId w:val="8"/>
        </w:numPr>
        <w:autoSpaceDE w:val="0"/>
        <w:autoSpaceDN w:val="0"/>
        <w:rPr>
          <w:sz w:val="20"/>
        </w:rPr>
      </w:pPr>
      <w:r w:rsidRPr="000E02C8">
        <w:rPr>
          <w:sz w:val="20"/>
        </w:rPr>
        <w:t>AreaC</w:t>
      </w:r>
      <w:r w:rsidR="0075356B" w:rsidRPr="000E02C8">
        <w:rPr>
          <w:sz w:val="20"/>
        </w:rPr>
        <w:t>odes list</w:t>
      </w:r>
    </w:p>
    <w:p w14:paraId="641AFA90" w14:textId="77777777" w:rsidR="000B1EBB" w:rsidRPr="000E02C8" w:rsidRDefault="000B1EBB" w:rsidP="000B1EBB">
      <w:pPr>
        <w:pStyle w:val="Heading2"/>
        <w:numPr>
          <w:ilvl w:val="1"/>
          <w:numId w:val="5"/>
        </w:numPr>
      </w:pPr>
      <w:bookmarkStart w:id="192" w:name="_Toc465253380"/>
      <w:r w:rsidRPr="000E02C8">
        <w:lastRenderedPageBreak/>
        <w:t>Mapping Specifications</w:t>
      </w:r>
      <w:bookmarkEnd w:id="192"/>
    </w:p>
    <w:p w14:paraId="7A0B4505" w14:textId="77777777" w:rsidR="000B1EBB" w:rsidRDefault="000B1EBB" w:rsidP="000B1EBB">
      <w:r w:rsidRPr="008F412A">
        <w:rPr>
          <w:sz w:val="20"/>
        </w:rPr>
        <w:t xml:space="preserve">The following </w:t>
      </w:r>
      <w:r>
        <w:rPr>
          <w:sz w:val="20"/>
        </w:rPr>
        <w:t>High level M</w:t>
      </w:r>
      <w:r w:rsidRPr="008F412A">
        <w:rPr>
          <w:sz w:val="20"/>
        </w:rPr>
        <w:t xml:space="preserve">apping </w:t>
      </w:r>
      <w:r>
        <w:rPr>
          <w:sz w:val="20"/>
        </w:rPr>
        <w:t xml:space="preserve">Specification Documents should be used to build the MDM Technical Components along with Business rules. If needed detailed mapping specification need to be prepared during the construction phase with low level design details. </w:t>
      </w:r>
    </w:p>
    <w:p w14:paraId="1D63C170" w14:textId="77777777" w:rsidR="000B1EBB" w:rsidRDefault="000B1EBB" w:rsidP="000B1EBB"/>
    <w:tbl>
      <w:tblPr>
        <w:tblW w:w="5000" w:type="pct"/>
        <w:tblBorders>
          <w:insideH w:val="single" w:sz="18" w:space="0" w:color="FFFFFF"/>
          <w:insideV w:val="single" w:sz="18" w:space="0" w:color="FFFFFF"/>
        </w:tblBorders>
        <w:tblLook w:val="0000" w:firstRow="0" w:lastRow="0" w:firstColumn="0" w:lastColumn="0" w:noHBand="0" w:noVBand="0"/>
      </w:tblPr>
      <w:tblGrid>
        <w:gridCol w:w="416"/>
        <w:gridCol w:w="4583"/>
        <w:gridCol w:w="2346"/>
        <w:gridCol w:w="950"/>
      </w:tblGrid>
      <w:tr w:rsidR="000B1EBB" w:rsidRPr="00731E04" w14:paraId="6A349D76" w14:textId="77777777" w:rsidTr="00277015">
        <w:trPr>
          <w:trHeight w:val="50"/>
        </w:trPr>
        <w:tc>
          <w:tcPr>
            <w:tcW w:w="310" w:type="pct"/>
            <w:tcBorders>
              <w:top w:val="single" w:sz="8" w:space="0" w:color="auto"/>
              <w:left w:val="single" w:sz="8" w:space="0" w:color="auto"/>
              <w:bottom w:val="single" w:sz="8" w:space="0" w:color="auto"/>
              <w:right w:val="single" w:sz="6" w:space="0" w:color="auto"/>
            </w:tcBorders>
            <w:shd w:val="clear" w:color="auto" w:fill="C0C0C0"/>
          </w:tcPr>
          <w:p w14:paraId="17009977" w14:textId="77777777" w:rsidR="000B1EBB" w:rsidRPr="00395686" w:rsidRDefault="000B1EBB" w:rsidP="00277015">
            <w:pPr>
              <w:pStyle w:val="PMFTableHeading"/>
              <w:rPr>
                <w:rFonts w:ascii="Arial" w:hAnsi="Arial" w:cs="Arial"/>
                <w:sz w:val="20"/>
                <w:szCs w:val="20"/>
              </w:rPr>
            </w:pPr>
            <w:r>
              <w:rPr>
                <w:rFonts w:ascii="Arial" w:hAnsi="Arial" w:cs="Arial"/>
                <w:sz w:val="20"/>
                <w:szCs w:val="20"/>
              </w:rPr>
              <w:t>ID</w:t>
            </w:r>
          </w:p>
        </w:tc>
        <w:tc>
          <w:tcPr>
            <w:tcW w:w="2992" w:type="pct"/>
            <w:tcBorders>
              <w:top w:val="single" w:sz="8" w:space="0" w:color="auto"/>
              <w:left w:val="single" w:sz="6" w:space="0" w:color="auto"/>
              <w:bottom w:val="single" w:sz="8" w:space="0" w:color="auto"/>
              <w:right w:val="single" w:sz="6" w:space="0" w:color="auto"/>
            </w:tcBorders>
            <w:shd w:val="clear" w:color="auto" w:fill="C0C0C0"/>
          </w:tcPr>
          <w:p w14:paraId="0D0C316A" w14:textId="77777777" w:rsidR="000B1EBB" w:rsidRPr="00395686" w:rsidRDefault="000B1EBB" w:rsidP="00277015">
            <w:pPr>
              <w:pStyle w:val="PMFTableHeading"/>
              <w:rPr>
                <w:rFonts w:ascii="Arial" w:hAnsi="Arial" w:cs="Arial"/>
                <w:sz w:val="20"/>
                <w:szCs w:val="20"/>
              </w:rPr>
            </w:pPr>
            <w:r>
              <w:rPr>
                <w:rFonts w:ascii="Arial" w:hAnsi="Arial" w:cs="Arial"/>
                <w:sz w:val="20"/>
                <w:szCs w:val="20"/>
              </w:rPr>
              <w:t>Technical Component</w:t>
            </w:r>
          </w:p>
        </w:tc>
        <w:tc>
          <w:tcPr>
            <w:tcW w:w="1161" w:type="pct"/>
            <w:tcBorders>
              <w:top w:val="single" w:sz="8" w:space="0" w:color="auto"/>
              <w:left w:val="single" w:sz="6" w:space="0" w:color="auto"/>
              <w:bottom w:val="single" w:sz="8" w:space="0" w:color="auto"/>
              <w:right w:val="single" w:sz="6" w:space="0" w:color="auto"/>
            </w:tcBorders>
            <w:shd w:val="clear" w:color="auto" w:fill="C0C0C0"/>
          </w:tcPr>
          <w:p w14:paraId="27D0786A" w14:textId="77777777" w:rsidR="000B1EBB" w:rsidRPr="00395686" w:rsidRDefault="000B1EBB" w:rsidP="00277015">
            <w:pPr>
              <w:pStyle w:val="PMFTableHeading"/>
              <w:rPr>
                <w:rFonts w:ascii="Arial" w:hAnsi="Arial" w:cs="Arial"/>
                <w:sz w:val="20"/>
                <w:szCs w:val="20"/>
              </w:rPr>
            </w:pPr>
            <w:r>
              <w:rPr>
                <w:rFonts w:ascii="Arial" w:hAnsi="Arial" w:cs="Arial"/>
                <w:sz w:val="20"/>
                <w:szCs w:val="20"/>
              </w:rPr>
              <w:t>Mapping Document</w:t>
            </w:r>
          </w:p>
        </w:tc>
        <w:tc>
          <w:tcPr>
            <w:tcW w:w="536" w:type="pct"/>
            <w:tcBorders>
              <w:top w:val="single" w:sz="8" w:space="0" w:color="auto"/>
              <w:left w:val="single" w:sz="6" w:space="0" w:color="auto"/>
              <w:bottom w:val="single" w:sz="8" w:space="0" w:color="auto"/>
              <w:right w:val="single" w:sz="6" w:space="0" w:color="auto"/>
            </w:tcBorders>
            <w:shd w:val="clear" w:color="auto" w:fill="C0C0C0"/>
          </w:tcPr>
          <w:p w14:paraId="03A84A3C" w14:textId="77777777" w:rsidR="000B1EBB" w:rsidRDefault="000B1EBB" w:rsidP="00277015">
            <w:pPr>
              <w:pStyle w:val="PMFTableHeading"/>
              <w:rPr>
                <w:rFonts w:ascii="Arial" w:hAnsi="Arial" w:cs="Arial"/>
                <w:sz w:val="20"/>
                <w:szCs w:val="20"/>
              </w:rPr>
            </w:pPr>
            <w:r>
              <w:rPr>
                <w:rFonts w:ascii="Arial" w:hAnsi="Arial" w:cs="Arial"/>
                <w:sz w:val="20"/>
                <w:szCs w:val="20"/>
              </w:rPr>
              <w:t>Version</w:t>
            </w:r>
          </w:p>
        </w:tc>
      </w:tr>
      <w:tr w:rsidR="000B1EBB" w:rsidRPr="00BF0294" w14:paraId="105DA9FB" w14:textId="77777777" w:rsidTr="00277015">
        <w:tblPrEx>
          <w:tblBorders>
            <w:insideH w:val="single" w:sz="4" w:space="0" w:color="auto"/>
            <w:insideV w:val="single" w:sz="4" w:space="0" w:color="auto"/>
          </w:tblBorders>
        </w:tblPrEx>
        <w:trPr>
          <w:trHeight w:val="54"/>
        </w:trPr>
        <w:tc>
          <w:tcPr>
            <w:tcW w:w="310" w:type="pct"/>
            <w:tcBorders>
              <w:top w:val="single" w:sz="8" w:space="0" w:color="auto"/>
              <w:left w:val="single" w:sz="4" w:space="0" w:color="auto"/>
              <w:bottom w:val="single" w:sz="8" w:space="0" w:color="auto"/>
              <w:right w:val="single" w:sz="4" w:space="0" w:color="auto"/>
            </w:tcBorders>
            <w:shd w:val="clear" w:color="auto" w:fill="FFFFFF"/>
          </w:tcPr>
          <w:p w14:paraId="7F89A482" w14:textId="77777777" w:rsidR="000B1EBB" w:rsidRPr="00C8027F" w:rsidRDefault="000B1EBB" w:rsidP="00277015">
            <w:pPr>
              <w:pStyle w:val="PMFTableHeading"/>
              <w:rPr>
                <w:rFonts w:ascii="Arial" w:hAnsi="Arial" w:cs="Arial"/>
                <w:b w:val="0"/>
                <w:sz w:val="20"/>
                <w:szCs w:val="20"/>
              </w:rPr>
            </w:pPr>
            <w:r w:rsidRPr="00C8027F">
              <w:rPr>
                <w:rFonts w:ascii="Arial" w:hAnsi="Arial" w:cs="Arial"/>
                <w:b w:val="0"/>
                <w:sz w:val="20"/>
                <w:szCs w:val="20"/>
              </w:rPr>
              <w:t>1</w:t>
            </w:r>
          </w:p>
        </w:tc>
        <w:tc>
          <w:tcPr>
            <w:tcW w:w="2992" w:type="pct"/>
            <w:tcBorders>
              <w:top w:val="single" w:sz="8" w:space="0" w:color="auto"/>
              <w:left w:val="single" w:sz="4" w:space="0" w:color="auto"/>
              <w:bottom w:val="single" w:sz="8" w:space="0" w:color="auto"/>
              <w:right w:val="single" w:sz="4" w:space="0" w:color="auto"/>
            </w:tcBorders>
            <w:shd w:val="clear" w:color="auto" w:fill="FFFFFF"/>
          </w:tcPr>
          <w:p w14:paraId="5E791DF7" w14:textId="77777777" w:rsidR="000B1EBB" w:rsidRPr="00C8027F" w:rsidRDefault="000B1EBB" w:rsidP="00277015">
            <w:pPr>
              <w:pStyle w:val="PMFTableHeading"/>
              <w:rPr>
                <w:rFonts w:ascii="Arial" w:hAnsi="Arial" w:cs="Arial"/>
                <w:b w:val="0"/>
                <w:sz w:val="20"/>
                <w:szCs w:val="20"/>
              </w:rPr>
            </w:pPr>
            <w:r w:rsidRPr="00C8027F">
              <w:rPr>
                <w:rFonts w:ascii="Arial" w:hAnsi="Arial" w:cs="Arial"/>
                <w:b w:val="0"/>
                <w:sz w:val="20"/>
                <w:szCs w:val="20"/>
              </w:rPr>
              <w:t>DAA Data Loader (Ensura to MDM Staging)</w:t>
            </w:r>
          </w:p>
        </w:tc>
        <w:tc>
          <w:tcPr>
            <w:tcW w:w="1161" w:type="pct"/>
            <w:tcBorders>
              <w:top w:val="single" w:sz="8" w:space="0" w:color="auto"/>
              <w:left w:val="single" w:sz="4" w:space="0" w:color="auto"/>
              <w:bottom w:val="single" w:sz="8" w:space="0" w:color="auto"/>
              <w:right w:val="single" w:sz="4" w:space="0" w:color="auto"/>
            </w:tcBorders>
            <w:shd w:val="clear" w:color="auto" w:fill="FFFFFF"/>
          </w:tcPr>
          <w:p w14:paraId="200551EF" w14:textId="77777777" w:rsidR="000B1EBB" w:rsidRDefault="00834020" w:rsidP="00E76E7A">
            <w:pPr>
              <w:pStyle w:val="PMFTableHeading"/>
              <w:rPr>
                <w:ins w:id="193" w:author="Rajesh Srinivasulu" w:date="2016-12-15T15:12:00Z"/>
                <w:rFonts w:ascii="Arial" w:hAnsi="Arial" w:cs="Arial"/>
                <w:b w:val="0"/>
                <w:sz w:val="20"/>
                <w:szCs w:val="20"/>
              </w:rPr>
            </w:pPr>
            <w:r w:rsidRPr="00C8027F">
              <w:rPr>
                <w:rFonts w:ascii="Arial" w:hAnsi="Arial" w:cs="Arial"/>
                <w:b w:val="0"/>
                <w:sz w:val="20"/>
                <w:szCs w:val="20"/>
              </w:rPr>
              <w:t xml:space="preserve">        </w:t>
            </w:r>
            <w:bookmarkStart w:id="194" w:name="_MON_1496239920"/>
            <w:bookmarkEnd w:id="194"/>
            <w:r w:rsidR="00D4526C" w:rsidRPr="00C8027F">
              <w:rPr>
                <w:rFonts w:ascii="Arial" w:hAnsi="Arial" w:cs="Arial"/>
                <w:b w:val="0"/>
                <w:sz w:val="20"/>
                <w:szCs w:val="20"/>
              </w:rPr>
              <w:object w:dxaOrig="2040" w:dyaOrig="1339" w14:anchorId="5919A761">
                <v:shape id="_x0000_i1039" type="#_x0000_t75" style="width:93.75pt;height:61.5pt" o:ole="">
                  <v:imagedata r:id="rId54" o:title=""/>
                </v:shape>
                <o:OLEObject Type="Embed" ProgID="Excel.Sheet.12" ShapeID="_x0000_i1039" DrawAspect="Icon" ObjectID="_1549268291" r:id="rId55"/>
              </w:object>
            </w:r>
          </w:p>
          <w:p w14:paraId="677F679E" w14:textId="76B90D39" w:rsidR="003017A4" w:rsidRPr="00C8027F" w:rsidRDefault="003017A4" w:rsidP="00E76E7A">
            <w:pPr>
              <w:pStyle w:val="PMFTableHeading"/>
              <w:rPr>
                <w:rFonts w:ascii="Arial" w:hAnsi="Arial" w:cs="Arial"/>
                <w:b w:val="0"/>
                <w:sz w:val="20"/>
                <w:szCs w:val="20"/>
              </w:rPr>
            </w:pPr>
          </w:p>
        </w:tc>
        <w:tc>
          <w:tcPr>
            <w:tcW w:w="536" w:type="pct"/>
            <w:tcBorders>
              <w:top w:val="single" w:sz="8" w:space="0" w:color="auto"/>
              <w:left w:val="single" w:sz="4" w:space="0" w:color="auto"/>
              <w:bottom w:val="single" w:sz="8" w:space="0" w:color="auto"/>
              <w:right w:val="single" w:sz="4" w:space="0" w:color="auto"/>
            </w:tcBorders>
            <w:shd w:val="clear" w:color="auto" w:fill="FFFFFF"/>
          </w:tcPr>
          <w:p w14:paraId="1DB6FEE7" w14:textId="2B71A2CC" w:rsidR="000B1EBB" w:rsidRPr="002367DF" w:rsidRDefault="003F109B" w:rsidP="00BE1F58">
            <w:pPr>
              <w:pStyle w:val="PMFTableHeading"/>
              <w:jc w:val="right"/>
              <w:rPr>
                <w:rFonts w:ascii="Arial" w:hAnsi="Arial" w:cs="Arial"/>
                <w:b w:val="0"/>
                <w:sz w:val="20"/>
                <w:szCs w:val="20"/>
              </w:rPr>
            </w:pPr>
            <w:r w:rsidRPr="00C8027F">
              <w:rPr>
                <w:rFonts w:ascii="Arial" w:hAnsi="Arial" w:cs="Arial"/>
                <w:b w:val="0"/>
                <w:sz w:val="20"/>
                <w:szCs w:val="20"/>
              </w:rPr>
              <w:t>0.</w:t>
            </w:r>
            <w:r w:rsidR="00C72267" w:rsidRPr="00C8027F">
              <w:rPr>
                <w:rFonts w:ascii="Arial" w:hAnsi="Arial" w:cs="Arial"/>
                <w:b w:val="0"/>
                <w:sz w:val="20"/>
                <w:szCs w:val="20"/>
              </w:rPr>
              <w:t>5</w:t>
            </w:r>
          </w:p>
        </w:tc>
      </w:tr>
      <w:tr w:rsidR="000B1EBB" w:rsidRPr="00BF0294" w14:paraId="5C2C8432" w14:textId="77777777" w:rsidTr="00277015">
        <w:tblPrEx>
          <w:tblBorders>
            <w:insideH w:val="single" w:sz="4" w:space="0" w:color="auto"/>
            <w:insideV w:val="single" w:sz="4" w:space="0" w:color="auto"/>
          </w:tblBorders>
        </w:tblPrEx>
        <w:trPr>
          <w:trHeight w:val="54"/>
        </w:trPr>
        <w:tc>
          <w:tcPr>
            <w:tcW w:w="310" w:type="pct"/>
            <w:tcBorders>
              <w:top w:val="single" w:sz="8" w:space="0" w:color="auto"/>
              <w:left w:val="single" w:sz="4" w:space="0" w:color="auto"/>
              <w:bottom w:val="single" w:sz="8" w:space="0" w:color="auto"/>
              <w:right w:val="single" w:sz="4" w:space="0" w:color="auto"/>
            </w:tcBorders>
            <w:shd w:val="clear" w:color="auto" w:fill="FFFFFF"/>
          </w:tcPr>
          <w:p w14:paraId="744EAF4A" w14:textId="77777777" w:rsidR="000B1EBB" w:rsidRDefault="000B1EBB" w:rsidP="00277015">
            <w:pPr>
              <w:pStyle w:val="PMFTableHeading"/>
              <w:rPr>
                <w:rFonts w:ascii="Arial" w:hAnsi="Arial" w:cs="Arial"/>
                <w:b w:val="0"/>
                <w:sz w:val="20"/>
                <w:szCs w:val="20"/>
              </w:rPr>
            </w:pPr>
            <w:r>
              <w:rPr>
                <w:rFonts w:ascii="Arial" w:hAnsi="Arial" w:cs="Arial"/>
                <w:b w:val="0"/>
                <w:sz w:val="20"/>
                <w:szCs w:val="20"/>
              </w:rPr>
              <w:t>2</w:t>
            </w:r>
          </w:p>
        </w:tc>
        <w:tc>
          <w:tcPr>
            <w:tcW w:w="2992" w:type="pct"/>
            <w:tcBorders>
              <w:top w:val="single" w:sz="8" w:space="0" w:color="auto"/>
              <w:left w:val="single" w:sz="4" w:space="0" w:color="auto"/>
              <w:bottom w:val="single" w:sz="8" w:space="0" w:color="auto"/>
              <w:right w:val="single" w:sz="4" w:space="0" w:color="auto"/>
            </w:tcBorders>
            <w:shd w:val="clear" w:color="auto" w:fill="FFFFFF"/>
          </w:tcPr>
          <w:p w14:paraId="09A79110" w14:textId="77777777" w:rsidR="000B1EBB" w:rsidRPr="002367DF" w:rsidRDefault="000B1EBB" w:rsidP="00277015">
            <w:pPr>
              <w:pStyle w:val="PMFTableHeading"/>
              <w:rPr>
                <w:rFonts w:ascii="Arial" w:hAnsi="Arial" w:cs="Arial"/>
                <w:b w:val="0"/>
                <w:sz w:val="20"/>
                <w:szCs w:val="20"/>
              </w:rPr>
            </w:pPr>
            <w:r>
              <w:rPr>
                <w:rFonts w:ascii="Arial" w:hAnsi="Arial" w:cs="Arial"/>
                <w:b w:val="0"/>
                <w:sz w:val="20"/>
                <w:szCs w:val="20"/>
              </w:rPr>
              <w:t>Telephone Cleansing</w:t>
            </w:r>
          </w:p>
        </w:tc>
        <w:bookmarkStart w:id="195" w:name="_MON_1513435249"/>
        <w:bookmarkEnd w:id="195"/>
        <w:tc>
          <w:tcPr>
            <w:tcW w:w="1161" w:type="pct"/>
            <w:tcBorders>
              <w:top w:val="single" w:sz="8" w:space="0" w:color="auto"/>
              <w:left w:val="single" w:sz="4" w:space="0" w:color="auto"/>
              <w:bottom w:val="single" w:sz="8" w:space="0" w:color="auto"/>
              <w:right w:val="single" w:sz="4" w:space="0" w:color="auto"/>
            </w:tcBorders>
            <w:shd w:val="clear" w:color="auto" w:fill="FFFFFF"/>
          </w:tcPr>
          <w:p w14:paraId="7C74CAEE" w14:textId="77777777" w:rsidR="000B1EBB" w:rsidRPr="002367DF" w:rsidRDefault="00CC2DC0" w:rsidP="00277015">
            <w:pPr>
              <w:pStyle w:val="PMFTableHeading"/>
              <w:tabs>
                <w:tab w:val="left" w:pos="827"/>
                <w:tab w:val="right" w:pos="2668"/>
              </w:tabs>
              <w:rPr>
                <w:rFonts w:ascii="Arial" w:hAnsi="Arial" w:cs="Arial"/>
                <w:b w:val="0"/>
                <w:sz w:val="20"/>
                <w:szCs w:val="20"/>
              </w:rPr>
            </w:pPr>
            <w:r>
              <w:rPr>
                <w:rFonts w:ascii="Arial" w:hAnsi="Arial" w:cs="Arial"/>
                <w:b w:val="0"/>
                <w:sz w:val="20"/>
                <w:szCs w:val="20"/>
              </w:rPr>
              <w:object w:dxaOrig="2069" w:dyaOrig="1339" w14:anchorId="48370935">
                <v:shape id="_x0000_i1040" type="#_x0000_t75" style="width:102.75pt;height:66.75pt" o:ole="">
                  <v:imagedata r:id="rId56" o:title=""/>
                </v:shape>
                <o:OLEObject Type="Embed" ProgID="Excel.Sheet.12" ShapeID="_x0000_i1040" DrawAspect="Icon" ObjectID="_1549268292" r:id="rId57"/>
              </w:object>
            </w:r>
          </w:p>
        </w:tc>
        <w:tc>
          <w:tcPr>
            <w:tcW w:w="536" w:type="pct"/>
            <w:tcBorders>
              <w:top w:val="single" w:sz="8" w:space="0" w:color="auto"/>
              <w:left w:val="single" w:sz="4" w:space="0" w:color="auto"/>
              <w:bottom w:val="single" w:sz="8" w:space="0" w:color="auto"/>
              <w:right w:val="single" w:sz="4" w:space="0" w:color="auto"/>
            </w:tcBorders>
            <w:shd w:val="clear" w:color="auto" w:fill="FFFFFF"/>
          </w:tcPr>
          <w:p w14:paraId="279A0E8A" w14:textId="49D3B6A6" w:rsidR="000B1EBB" w:rsidRPr="002367DF" w:rsidRDefault="00FB4637" w:rsidP="00277015">
            <w:pPr>
              <w:pStyle w:val="PMFTableHeading"/>
              <w:tabs>
                <w:tab w:val="center" w:pos="1280"/>
              </w:tabs>
              <w:jc w:val="right"/>
              <w:rPr>
                <w:rFonts w:ascii="Arial" w:hAnsi="Arial" w:cs="Arial"/>
                <w:b w:val="0"/>
                <w:sz w:val="20"/>
                <w:szCs w:val="20"/>
              </w:rPr>
            </w:pPr>
            <w:r>
              <w:rPr>
                <w:rFonts w:ascii="Arial" w:hAnsi="Arial" w:cs="Arial"/>
                <w:b w:val="0"/>
                <w:sz w:val="20"/>
                <w:szCs w:val="20"/>
              </w:rPr>
              <w:t>0.</w:t>
            </w:r>
            <w:r w:rsidR="00C72267">
              <w:rPr>
                <w:rFonts w:ascii="Arial" w:hAnsi="Arial" w:cs="Arial"/>
                <w:b w:val="0"/>
                <w:sz w:val="20"/>
                <w:szCs w:val="20"/>
              </w:rPr>
              <w:t>3</w:t>
            </w:r>
          </w:p>
        </w:tc>
      </w:tr>
      <w:tr w:rsidR="000B1EBB" w:rsidRPr="00BF0294" w14:paraId="458128C9" w14:textId="77777777" w:rsidTr="00277015">
        <w:tblPrEx>
          <w:tblBorders>
            <w:insideH w:val="single" w:sz="4" w:space="0" w:color="auto"/>
            <w:insideV w:val="single" w:sz="4" w:space="0" w:color="auto"/>
          </w:tblBorders>
        </w:tblPrEx>
        <w:trPr>
          <w:trHeight w:val="54"/>
        </w:trPr>
        <w:tc>
          <w:tcPr>
            <w:tcW w:w="310" w:type="pct"/>
            <w:tcBorders>
              <w:top w:val="single" w:sz="8" w:space="0" w:color="auto"/>
              <w:left w:val="single" w:sz="4" w:space="0" w:color="auto"/>
              <w:bottom w:val="single" w:sz="8" w:space="0" w:color="auto"/>
              <w:right w:val="single" w:sz="4" w:space="0" w:color="auto"/>
            </w:tcBorders>
            <w:shd w:val="clear" w:color="auto" w:fill="FFFFFF"/>
          </w:tcPr>
          <w:p w14:paraId="32D8579E" w14:textId="77777777" w:rsidR="000B1EBB" w:rsidRDefault="000B1EBB" w:rsidP="00277015">
            <w:pPr>
              <w:pStyle w:val="PMFTableHeading"/>
              <w:rPr>
                <w:rFonts w:ascii="Arial" w:hAnsi="Arial" w:cs="Arial"/>
                <w:b w:val="0"/>
                <w:sz w:val="20"/>
                <w:szCs w:val="20"/>
              </w:rPr>
            </w:pPr>
            <w:r>
              <w:rPr>
                <w:rFonts w:ascii="Arial" w:hAnsi="Arial" w:cs="Arial"/>
                <w:b w:val="0"/>
                <w:sz w:val="20"/>
                <w:szCs w:val="20"/>
              </w:rPr>
              <w:t>3</w:t>
            </w:r>
          </w:p>
        </w:tc>
        <w:tc>
          <w:tcPr>
            <w:tcW w:w="2992" w:type="pct"/>
            <w:tcBorders>
              <w:top w:val="single" w:sz="8" w:space="0" w:color="auto"/>
              <w:left w:val="single" w:sz="4" w:space="0" w:color="auto"/>
              <w:bottom w:val="single" w:sz="8" w:space="0" w:color="auto"/>
              <w:right w:val="single" w:sz="4" w:space="0" w:color="auto"/>
            </w:tcBorders>
            <w:shd w:val="clear" w:color="auto" w:fill="FFFFFF"/>
          </w:tcPr>
          <w:p w14:paraId="30A61FFE" w14:textId="77777777" w:rsidR="000B1EBB" w:rsidRDefault="000B1EBB" w:rsidP="00277015">
            <w:pPr>
              <w:pStyle w:val="PMFTableHeading"/>
              <w:rPr>
                <w:rFonts w:ascii="Arial" w:hAnsi="Arial" w:cs="Arial"/>
                <w:b w:val="0"/>
                <w:sz w:val="20"/>
                <w:szCs w:val="20"/>
              </w:rPr>
            </w:pPr>
            <w:r>
              <w:rPr>
                <w:rFonts w:ascii="Arial" w:hAnsi="Arial" w:cs="Arial"/>
                <w:b w:val="0"/>
                <w:sz w:val="20"/>
                <w:szCs w:val="20"/>
              </w:rPr>
              <w:t>Email Cleansing</w:t>
            </w:r>
          </w:p>
        </w:tc>
        <w:bookmarkStart w:id="196" w:name="_MON_1513436011"/>
        <w:bookmarkEnd w:id="196"/>
        <w:tc>
          <w:tcPr>
            <w:tcW w:w="1161" w:type="pct"/>
            <w:tcBorders>
              <w:top w:val="single" w:sz="8" w:space="0" w:color="auto"/>
              <w:left w:val="single" w:sz="4" w:space="0" w:color="auto"/>
              <w:bottom w:val="single" w:sz="8" w:space="0" w:color="auto"/>
              <w:right w:val="single" w:sz="4" w:space="0" w:color="auto"/>
            </w:tcBorders>
            <w:shd w:val="clear" w:color="auto" w:fill="FFFFFF"/>
          </w:tcPr>
          <w:p w14:paraId="702613B6" w14:textId="77777777" w:rsidR="000B1EBB" w:rsidRPr="002367DF" w:rsidRDefault="00A93501" w:rsidP="00E76E7A">
            <w:pPr>
              <w:pStyle w:val="PMFTableHeading"/>
              <w:rPr>
                <w:rFonts w:ascii="Arial" w:hAnsi="Arial" w:cs="Arial"/>
                <w:b w:val="0"/>
                <w:sz w:val="20"/>
                <w:szCs w:val="20"/>
              </w:rPr>
            </w:pPr>
            <w:r>
              <w:rPr>
                <w:rFonts w:ascii="Arial" w:hAnsi="Arial" w:cs="Arial"/>
                <w:b w:val="0"/>
                <w:sz w:val="20"/>
                <w:szCs w:val="20"/>
              </w:rPr>
              <w:object w:dxaOrig="2069" w:dyaOrig="1339" w14:anchorId="02690F59">
                <v:shape id="_x0000_i1041" type="#_x0000_t75" style="width:102.75pt;height:66.75pt" o:ole="">
                  <v:imagedata r:id="rId58" o:title=""/>
                </v:shape>
                <o:OLEObject Type="Embed" ProgID="Excel.Sheet.12" ShapeID="_x0000_i1041" DrawAspect="Icon" ObjectID="_1549268293" r:id="rId59"/>
              </w:object>
            </w:r>
          </w:p>
        </w:tc>
        <w:tc>
          <w:tcPr>
            <w:tcW w:w="536" w:type="pct"/>
            <w:tcBorders>
              <w:top w:val="single" w:sz="8" w:space="0" w:color="auto"/>
              <w:left w:val="single" w:sz="4" w:space="0" w:color="auto"/>
              <w:bottom w:val="single" w:sz="8" w:space="0" w:color="auto"/>
              <w:right w:val="single" w:sz="4" w:space="0" w:color="auto"/>
            </w:tcBorders>
            <w:shd w:val="clear" w:color="auto" w:fill="FFFFFF"/>
          </w:tcPr>
          <w:p w14:paraId="7FCF0F0B" w14:textId="203CF224" w:rsidR="000B1EBB" w:rsidRPr="002367DF" w:rsidRDefault="00FB4637" w:rsidP="00277015">
            <w:pPr>
              <w:pStyle w:val="PMFTableHeading"/>
              <w:tabs>
                <w:tab w:val="center" w:pos="1280"/>
              </w:tabs>
              <w:jc w:val="right"/>
              <w:rPr>
                <w:rFonts w:ascii="Arial" w:hAnsi="Arial" w:cs="Arial"/>
                <w:b w:val="0"/>
                <w:sz w:val="20"/>
                <w:szCs w:val="20"/>
              </w:rPr>
            </w:pPr>
            <w:r>
              <w:rPr>
                <w:rFonts w:ascii="Arial" w:hAnsi="Arial" w:cs="Arial"/>
                <w:b w:val="0"/>
                <w:sz w:val="20"/>
                <w:szCs w:val="20"/>
              </w:rPr>
              <w:t>0.</w:t>
            </w:r>
            <w:r w:rsidR="00C72267">
              <w:rPr>
                <w:rFonts w:ascii="Arial" w:hAnsi="Arial" w:cs="Arial"/>
                <w:b w:val="0"/>
                <w:sz w:val="20"/>
                <w:szCs w:val="20"/>
              </w:rPr>
              <w:t>3</w:t>
            </w:r>
          </w:p>
        </w:tc>
      </w:tr>
      <w:tr w:rsidR="000B1EBB" w:rsidRPr="00BF0294" w14:paraId="71C2F120" w14:textId="77777777" w:rsidTr="00277015">
        <w:tblPrEx>
          <w:tblBorders>
            <w:insideH w:val="single" w:sz="4" w:space="0" w:color="auto"/>
            <w:insideV w:val="single" w:sz="4" w:space="0" w:color="auto"/>
          </w:tblBorders>
        </w:tblPrEx>
        <w:trPr>
          <w:trHeight w:val="54"/>
        </w:trPr>
        <w:tc>
          <w:tcPr>
            <w:tcW w:w="310" w:type="pct"/>
            <w:tcBorders>
              <w:top w:val="single" w:sz="8" w:space="0" w:color="auto"/>
              <w:left w:val="single" w:sz="4" w:space="0" w:color="auto"/>
              <w:bottom w:val="single" w:sz="8" w:space="0" w:color="auto"/>
              <w:right w:val="single" w:sz="4" w:space="0" w:color="auto"/>
            </w:tcBorders>
            <w:shd w:val="clear" w:color="auto" w:fill="FFFFFF"/>
          </w:tcPr>
          <w:p w14:paraId="07067061" w14:textId="77777777" w:rsidR="000B1EBB" w:rsidRDefault="000B1EBB" w:rsidP="00277015">
            <w:pPr>
              <w:pStyle w:val="PMFTableHeading"/>
              <w:rPr>
                <w:rFonts w:ascii="Arial" w:hAnsi="Arial" w:cs="Arial"/>
                <w:b w:val="0"/>
                <w:sz w:val="20"/>
                <w:szCs w:val="20"/>
              </w:rPr>
            </w:pPr>
            <w:r>
              <w:rPr>
                <w:rFonts w:ascii="Arial" w:hAnsi="Arial" w:cs="Arial"/>
                <w:b w:val="0"/>
                <w:sz w:val="20"/>
                <w:szCs w:val="20"/>
              </w:rPr>
              <w:t>4</w:t>
            </w:r>
          </w:p>
        </w:tc>
        <w:tc>
          <w:tcPr>
            <w:tcW w:w="2992" w:type="pct"/>
            <w:tcBorders>
              <w:top w:val="single" w:sz="8" w:space="0" w:color="auto"/>
              <w:left w:val="single" w:sz="4" w:space="0" w:color="auto"/>
              <w:bottom w:val="single" w:sz="8" w:space="0" w:color="auto"/>
              <w:right w:val="single" w:sz="4" w:space="0" w:color="auto"/>
            </w:tcBorders>
            <w:shd w:val="clear" w:color="auto" w:fill="FFFFFF"/>
          </w:tcPr>
          <w:p w14:paraId="1D11E60C" w14:textId="77777777" w:rsidR="000B1EBB" w:rsidRPr="002367DF" w:rsidRDefault="000B1EBB" w:rsidP="00277015">
            <w:pPr>
              <w:pStyle w:val="PMFTableHeading"/>
              <w:rPr>
                <w:rFonts w:ascii="Arial" w:hAnsi="Arial" w:cs="Arial"/>
                <w:b w:val="0"/>
                <w:sz w:val="20"/>
                <w:szCs w:val="20"/>
              </w:rPr>
            </w:pPr>
            <w:r>
              <w:rPr>
                <w:rFonts w:ascii="Arial" w:hAnsi="Arial" w:cs="Arial"/>
                <w:b w:val="0"/>
                <w:sz w:val="20"/>
                <w:szCs w:val="20"/>
              </w:rPr>
              <w:t>Address Cleansing</w:t>
            </w:r>
          </w:p>
        </w:tc>
        <w:tc>
          <w:tcPr>
            <w:tcW w:w="1161" w:type="pct"/>
            <w:tcBorders>
              <w:top w:val="single" w:sz="8" w:space="0" w:color="auto"/>
              <w:left w:val="single" w:sz="4" w:space="0" w:color="auto"/>
              <w:bottom w:val="single" w:sz="8" w:space="0" w:color="auto"/>
              <w:right w:val="single" w:sz="4" w:space="0" w:color="auto"/>
            </w:tcBorders>
            <w:shd w:val="clear" w:color="auto" w:fill="FFFFFF"/>
          </w:tcPr>
          <w:p w14:paraId="52B325A9" w14:textId="77777777" w:rsidR="000B1EBB" w:rsidRPr="002367DF" w:rsidRDefault="00717470" w:rsidP="00E76E7A">
            <w:pPr>
              <w:pStyle w:val="PMFTableHeading"/>
              <w:rPr>
                <w:rFonts w:ascii="Arial" w:hAnsi="Arial" w:cs="Arial"/>
                <w:b w:val="0"/>
                <w:sz w:val="20"/>
                <w:szCs w:val="20"/>
              </w:rPr>
            </w:pPr>
            <w:bookmarkStart w:id="197" w:name="_MON_1496240743"/>
            <w:bookmarkEnd w:id="197"/>
            <w:r>
              <w:rPr>
                <w:rFonts w:ascii="Arial" w:hAnsi="Arial" w:cs="Arial"/>
                <w:b w:val="0"/>
                <w:sz w:val="20"/>
                <w:szCs w:val="20"/>
              </w:rPr>
              <w:pict w14:anchorId="137E7BB0">
                <v:shape id="_x0000_i1042" type="#_x0000_t75" style="width:102.75pt;height:66.75pt">
                  <v:imagedata r:id="rId60" o:title=""/>
                </v:shape>
              </w:pict>
            </w:r>
          </w:p>
        </w:tc>
        <w:tc>
          <w:tcPr>
            <w:tcW w:w="536" w:type="pct"/>
            <w:tcBorders>
              <w:top w:val="single" w:sz="8" w:space="0" w:color="auto"/>
              <w:left w:val="single" w:sz="4" w:space="0" w:color="auto"/>
              <w:bottom w:val="single" w:sz="8" w:space="0" w:color="auto"/>
              <w:right w:val="single" w:sz="4" w:space="0" w:color="auto"/>
            </w:tcBorders>
            <w:shd w:val="clear" w:color="auto" w:fill="FFFFFF"/>
          </w:tcPr>
          <w:p w14:paraId="3DB8B34A" w14:textId="7FC290FC" w:rsidR="000B1EBB" w:rsidRPr="002367DF" w:rsidRDefault="006162F5" w:rsidP="00277015">
            <w:pPr>
              <w:pStyle w:val="PMFTableHeading"/>
              <w:tabs>
                <w:tab w:val="center" w:pos="1280"/>
              </w:tabs>
              <w:jc w:val="right"/>
              <w:rPr>
                <w:rFonts w:ascii="Arial" w:hAnsi="Arial" w:cs="Arial"/>
                <w:b w:val="0"/>
                <w:sz w:val="20"/>
                <w:szCs w:val="20"/>
              </w:rPr>
            </w:pPr>
            <w:r>
              <w:rPr>
                <w:rFonts w:ascii="Arial" w:hAnsi="Arial" w:cs="Arial"/>
                <w:b w:val="0"/>
                <w:sz w:val="20"/>
                <w:szCs w:val="20"/>
              </w:rPr>
              <w:t>0.</w:t>
            </w:r>
            <w:r w:rsidR="00C72267">
              <w:rPr>
                <w:rFonts w:ascii="Arial" w:hAnsi="Arial" w:cs="Arial"/>
                <w:b w:val="0"/>
                <w:sz w:val="20"/>
                <w:szCs w:val="20"/>
              </w:rPr>
              <w:t>3</w:t>
            </w:r>
          </w:p>
        </w:tc>
      </w:tr>
      <w:tr w:rsidR="007E67D1" w:rsidRPr="00BF0294" w14:paraId="75E99678" w14:textId="77777777" w:rsidTr="00277015">
        <w:tblPrEx>
          <w:tblBorders>
            <w:insideH w:val="single" w:sz="4" w:space="0" w:color="auto"/>
            <w:insideV w:val="single" w:sz="4" w:space="0" w:color="auto"/>
          </w:tblBorders>
        </w:tblPrEx>
        <w:trPr>
          <w:trHeight w:val="54"/>
        </w:trPr>
        <w:tc>
          <w:tcPr>
            <w:tcW w:w="310" w:type="pct"/>
            <w:tcBorders>
              <w:top w:val="single" w:sz="8" w:space="0" w:color="auto"/>
              <w:left w:val="single" w:sz="4" w:space="0" w:color="auto"/>
              <w:bottom w:val="single" w:sz="8" w:space="0" w:color="auto"/>
              <w:right w:val="single" w:sz="4" w:space="0" w:color="auto"/>
            </w:tcBorders>
            <w:shd w:val="clear" w:color="auto" w:fill="FFFFFF"/>
          </w:tcPr>
          <w:p w14:paraId="17F36331" w14:textId="1D3E662B" w:rsidR="007E67D1" w:rsidRPr="00A760A5" w:rsidRDefault="007E67D1" w:rsidP="00277015">
            <w:pPr>
              <w:pStyle w:val="PMFTableHeading"/>
              <w:rPr>
                <w:rFonts w:ascii="Arial" w:hAnsi="Arial" w:cs="Arial"/>
                <w:b w:val="0"/>
                <w:sz w:val="20"/>
                <w:szCs w:val="20"/>
              </w:rPr>
            </w:pPr>
            <w:r w:rsidRPr="00A760A5">
              <w:rPr>
                <w:rFonts w:ascii="Arial" w:hAnsi="Arial" w:cs="Arial"/>
                <w:b w:val="0"/>
                <w:sz w:val="20"/>
                <w:szCs w:val="20"/>
              </w:rPr>
              <w:t>5</w:t>
            </w:r>
          </w:p>
        </w:tc>
        <w:tc>
          <w:tcPr>
            <w:tcW w:w="2992" w:type="pct"/>
            <w:tcBorders>
              <w:top w:val="single" w:sz="8" w:space="0" w:color="auto"/>
              <w:left w:val="single" w:sz="4" w:space="0" w:color="auto"/>
              <w:bottom w:val="single" w:sz="8" w:space="0" w:color="auto"/>
              <w:right w:val="single" w:sz="4" w:space="0" w:color="auto"/>
            </w:tcBorders>
            <w:shd w:val="clear" w:color="auto" w:fill="FFFFFF"/>
          </w:tcPr>
          <w:p w14:paraId="6F30FF21" w14:textId="7DE23ABC" w:rsidR="007E67D1" w:rsidRPr="00A760A5" w:rsidRDefault="007E67D1" w:rsidP="00277015">
            <w:pPr>
              <w:pStyle w:val="PMFTableHeading"/>
              <w:rPr>
                <w:rFonts w:ascii="Arial" w:hAnsi="Arial" w:cs="Arial"/>
                <w:b w:val="0"/>
                <w:sz w:val="20"/>
                <w:szCs w:val="20"/>
              </w:rPr>
            </w:pPr>
            <w:r w:rsidRPr="00A760A5">
              <w:rPr>
                <w:rFonts w:ascii="Arial" w:hAnsi="Arial" w:cs="Arial"/>
                <w:b w:val="0"/>
                <w:sz w:val="20"/>
                <w:szCs w:val="20"/>
              </w:rPr>
              <w:t>Address Cleansing NRT</w:t>
            </w:r>
          </w:p>
        </w:tc>
        <w:bookmarkStart w:id="198" w:name="_MON_1513672458"/>
        <w:bookmarkEnd w:id="198"/>
        <w:tc>
          <w:tcPr>
            <w:tcW w:w="1161" w:type="pct"/>
            <w:tcBorders>
              <w:top w:val="single" w:sz="8" w:space="0" w:color="auto"/>
              <w:left w:val="single" w:sz="4" w:space="0" w:color="auto"/>
              <w:bottom w:val="single" w:sz="8" w:space="0" w:color="auto"/>
              <w:right w:val="single" w:sz="4" w:space="0" w:color="auto"/>
            </w:tcBorders>
            <w:shd w:val="clear" w:color="auto" w:fill="FFFFFF"/>
          </w:tcPr>
          <w:p w14:paraId="45B874E5" w14:textId="4A5920E7" w:rsidR="007E67D1" w:rsidRPr="00A760A5" w:rsidRDefault="007E67D1" w:rsidP="00E76E7A">
            <w:pPr>
              <w:pStyle w:val="PMFTableHeading"/>
              <w:rPr>
                <w:rFonts w:ascii="Arial" w:hAnsi="Arial" w:cs="Arial"/>
                <w:b w:val="0"/>
                <w:sz w:val="20"/>
                <w:szCs w:val="20"/>
              </w:rPr>
            </w:pPr>
            <w:r w:rsidRPr="00A760A5">
              <w:rPr>
                <w:rFonts w:ascii="Arial" w:hAnsi="Arial" w:cs="Arial"/>
                <w:b w:val="0"/>
                <w:sz w:val="20"/>
                <w:szCs w:val="20"/>
              </w:rPr>
              <w:object w:dxaOrig="1550" w:dyaOrig="991" w14:anchorId="1D86B7D9">
                <v:shape id="_x0000_i1043" type="#_x0000_t75" style="width:106.5pt;height:54pt" o:ole="">
                  <v:imagedata r:id="rId61" o:title=""/>
                </v:shape>
                <o:OLEObject Type="Embed" ProgID="Excel.Sheet.12" ShapeID="_x0000_i1043" DrawAspect="Icon" ObjectID="_1549268294" r:id="rId62"/>
              </w:object>
            </w:r>
          </w:p>
        </w:tc>
        <w:tc>
          <w:tcPr>
            <w:tcW w:w="536" w:type="pct"/>
            <w:tcBorders>
              <w:top w:val="single" w:sz="8" w:space="0" w:color="auto"/>
              <w:left w:val="single" w:sz="4" w:space="0" w:color="auto"/>
              <w:bottom w:val="single" w:sz="8" w:space="0" w:color="auto"/>
              <w:right w:val="single" w:sz="4" w:space="0" w:color="auto"/>
            </w:tcBorders>
            <w:shd w:val="clear" w:color="auto" w:fill="FFFFFF"/>
          </w:tcPr>
          <w:p w14:paraId="50696236" w14:textId="6AF44A8F" w:rsidR="007E67D1" w:rsidRDefault="007E67D1" w:rsidP="00277015">
            <w:pPr>
              <w:pStyle w:val="PMFTableHeading"/>
              <w:tabs>
                <w:tab w:val="center" w:pos="1280"/>
              </w:tabs>
              <w:jc w:val="right"/>
              <w:rPr>
                <w:rFonts w:ascii="Arial" w:hAnsi="Arial" w:cs="Arial"/>
                <w:b w:val="0"/>
                <w:sz w:val="20"/>
                <w:szCs w:val="20"/>
              </w:rPr>
            </w:pPr>
            <w:r w:rsidRPr="00A760A5">
              <w:rPr>
                <w:rFonts w:ascii="Arial" w:hAnsi="Arial" w:cs="Arial"/>
                <w:b w:val="0"/>
                <w:sz w:val="20"/>
                <w:szCs w:val="20"/>
              </w:rPr>
              <w:t>0.1</w:t>
            </w:r>
          </w:p>
        </w:tc>
      </w:tr>
      <w:tr w:rsidR="00FB4637" w:rsidRPr="00BF0294" w14:paraId="58F6C7E9" w14:textId="77777777" w:rsidTr="00277015">
        <w:tblPrEx>
          <w:tblBorders>
            <w:insideH w:val="single" w:sz="4" w:space="0" w:color="auto"/>
            <w:insideV w:val="single" w:sz="4" w:space="0" w:color="auto"/>
          </w:tblBorders>
        </w:tblPrEx>
        <w:trPr>
          <w:trHeight w:val="54"/>
        </w:trPr>
        <w:tc>
          <w:tcPr>
            <w:tcW w:w="310" w:type="pct"/>
            <w:tcBorders>
              <w:top w:val="single" w:sz="8" w:space="0" w:color="auto"/>
              <w:left w:val="single" w:sz="4" w:space="0" w:color="auto"/>
              <w:bottom w:val="single" w:sz="8" w:space="0" w:color="auto"/>
              <w:right w:val="single" w:sz="4" w:space="0" w:color="auto"/>
            </w:tcBorders>
            <w:shd w:val="clear" w:color="auto" w:fill="FFFFFF"/>
          </w:tcPr>
          <w:p w14:paraId="5EA95142" w14:textId="77777777" w:rsidR="00FB4637" w:rsidRDefault="00FB4637" w:rsidP="00277015">
            <w:pPr>
              <w:pStyle w:val="PMFTableHeading"/>
              <w:rPr>
                <w:rFonts w:ascii="Arial" w:hAnsi="Arial" w:cs="Arial"/>
                <w:b w:val="0"/>
                <w:sz w:val="20"/>
                <w:szCs w:val="20"/>
              </w:rPr>
            </w:pPr>
            <w:r>
              <w:rPr>
                <w:rFonts w:ascii="Arial" w:hAnsi="Arial" w:cs="Arial"/>
                <w:b w:val="0"/>
                <w:sz w:val="20"/>
                <w:szCs w:val="20"/>
              </w:rPr>
              <w:t>5</w:t>
            </w:r>
          </w:p>
        </w:tc>
        <w:tc>
          <w:tcPr>
            <w:tcW w:w="2992" w:type="pct"/>
            <w:tcBorders>
              <w:top w:val="single" w:sz="8" w:space="0" w:color="auto"/>
              <w:left w:val="single" w:sz="4" w:space="0" w:color="auto"/>
              <w:bottom w:val="single" w:sz="8" w:space="0" w:color="auto"/>
              <w:right w:val="single" w:sz="4" w:space="0" w:color="auto"/>
            </w:tcBorders>
            <w:shd w:val="clear" w:color="auto" w:fill="FFFFFF"/>
          </w:tcPr>
          <w:p w14:paraId="209F3BE7" w14:textId="77777777" w:rsidR="00FB4637" w:rsidRDefault="00FB4637" w:rsidP="00EE3464">
            <w:pPr>
              <w:pStyle w:val="PMFTableHeading"/>
              <w:rPr>
                <w:rFonts w:ascii="Arial" w:hAnsi="Arial" w:cs="Arial"/>
                <w:b w:val="0"/>
                <w:sz w:val="20"/>
                <w:szCs w:val="20"/>
              </w:rPr>
            </w:pPr>
            <w:r>
              <w:rPr>
                <w:rFonts w:ascii="Arial" w:hAnsi="Arial" w:cs="Arial"/>
                <w:b w:val="0"/>
                <w:sz w:val="20"/>
                <w:szCs w:val="20"/>
              </w:rPr>
              <w:t>Customer Name Cleansing</w:t>
            </w:r>
          </w:p>
        </w:tc>
        <w:bookmarkStart w:id="199" w:name="_MON_1513436225"/>
        <w:bookmarkEnd w:id="199"/>
        <w:tc>
          <w:tcPr>
            <w:tcW w:w="1161" w:type="pct"/>
            <w:tcBorders>
              <w:top w:val="single" w:sz="8" w:space="0" w:color="auto"/>
              <w:left w:val="single" w:sz="4" w:space="0" w:color="auto"/>
              <w:bottom w:val="single" w:sz="8" w:space="0" w:color="auto"/>
              <w:right w:val="single" w:sz="4" w:space="0" w:color="auto"/>
            </w:tcBorders>
            <w:shd w:val="clear" w:color="auto" w:fill="FFFFFF"/>
          </w:tcPr>
          <w:p w14:paraId="17C9C81D" w14:textId="77777777" w:rsidR="00FB4637" w:rsidRPr="002367DF" w:rsidRDefault="00936A7F" w:rsidP="0015475B">
            <w:pPr>
              <w:pStyle w:val="PMFTableHeading"/>
              <w:rPr>
                <w:rFonts w:ascii="Arial" w:hAnsi="Arial" w:cs="Arial"/>
                <w:b w:val="0"/>
                <w:sz w:val="20"/>
                <w:szCs w:val="20"/>
              </w:rPr>
            </w:pPr>
            <w:r>
              <w:rPr>
                <w:rFonts w:ascii="Arial" w:hAnsi="Arial" w:cs="Arial"/>
                <w:b w:val="0"/>
                <w:sz w:val="20"/>
                <w:szCs w:val="20"/>
              </w:rPr>
              <w:object w:dxaOrig="2069" w:dyaOrig="1339" w14:anchorId="765BC4CF">
                <v:shape id="_x0000_i1044" type="#_x0000_t75" style="width:102.75pt;height:66.75pt" o:ole="">
                  <v:imagedata r:id="rId63" o:title=""/>
                </v:shape>
                <o:OLEObject Type="Embed" ProgID="Excel.Sheet.12" ShapeID="_x0000_i1044" DrawAspect="Icon" ObjectID="_1549268295" r:id="rId64"/>
              </w:object>
            </w:r>
          </w:p>
        </w:tc>
        <w:tc>
          <w:tcPr>
            <w:tcW w:w="536" w:type="pct"/>
            <w:tcBorders>
              <w:top w:val="single" w:sz="8" w:space="0" w:color="auto"/>
              <w:left w:val="single" w:sz="4" w:space="0" w:color="auto"/>
              <w:bottom w:val="single" w:sz="8" w:space="0" w:color="auto"/>
              <w:right w:val="single" w:sz="4" w:space="0" w:color="auto"/>
            </w:tcBorders>
            <w:shd w:val="clear" w:color="auto" w:fill="FFFFFF"/>
          </w:tcPr>
          <w:p w14:paraId="330EC70B" w14:textId="66DF3E41" w:rsidR="00FB4637" w:rsidRPr="002367DF" w:rsidRDefault="0015475B" w:rsidP="00277015">
            <w:pPr>
              <w:pStyle w:val="PMFTableHeading"/>
              <w:tabs>
                <w:tab w:val="center" w:pos="1280"/>
              </w:tabs>
              <w:jc w:val="right"/>
              <w:rPr>
                <w:rFonts w:ascii="Arial" w:hAnsi="Arial" w:cs="Arial"/>
                <w:b w:val="0"/>
                <w:sz w:val="20"/>
                <w:szCs w:val="20"/>
              </w:rPr>
            </w:pPr>
            <w:r>
              <w:rPr>
                <w:rFonts w:ascii="Arial" w:hAnsi="Arial" w:cs="Arial"/>
                <w:b w:val="0"/>
                <w:sz w:val="20"/>
                <w:szCs w:val="20"/>
              </w:rPr>
              <w:t>0.</w:t>
            </w:r>
            <w:r w:rsidR="00C72267">
              <w:rPr>
                <w:rFonts w:ascii="Arial" w:hAnsi="Arial" w:cs="Arial"/>
                <w:b w:val="0"/>
                <w:sz w:val="20"/>
                <w:szCs w:val="20"/>
              </w:rPr>
              <w:t>3</w:t>
            </w:r>
          </w:p>
        </w:tc>
      </w:tr>
      <w:tr w:rsidR="000B1EBB" w:rsidRPr="00BF0294" w14:paraId="22AAB3C6" w14:textId="77777777" w:rsidTr="00277015">
        <w:tblPrEx>
          <w:tblBorders>
            <w:insideH w:val="single" w:sz="4" w:space="0" w:color="auto"/>
            <w:insideV w:val="single" w:sz="4" w:space="0" w:color="auto"/>
          </w:tblBorders>
        </w:tblPrEx>
        <w:trPr>
          <w:trHeight w:val="54"/>
        </w:trPr>
        <w:tc>
          <w:tcPr>
            <w:tcW w:w="310" w:type="pct"/>
            <w:tcBorders>
              <w:top w:val="single" w:sz="8" w:space="0" w:color="auto"/>
              <w:left w:val="single" w:sz="4" w:space="0" w:color="auto"/>
              <w:bottom w:val="single" w:sz="8" w:space="0" w:color="auto"/>
              <w:right w:val="single" w:sz="4" w:space="0" w:color="auto"/>
            </w:tcBorders>
            <w:shd w:val="clear" w:color="auto" w:fill="FFFFFF"/>
          </w:tcPr>
          <w:p w14:paraId="0E602A76" w14:textId="77777777" w:rsidR="000B1EBB" w:rsidRDefault="00FB4637" w:rsidP="00277015">
            <w:pPr>
              <w:pStyle w:val="PMFTableHeading"/>
              <w:rPr>
                <w:rFonts w:ascii="Arial" w:hAnsi="Arial" w:cs="Arial"/>
                <w:b w:val="0"/>
                <w:sz w:val="20"/>
                <w:szCs w:val="20"/>
              </w:rPr>
            </w:pPr>
            <w:r>
              <w:rPr>
                <w:rFonts w:ascii="Arial" w:hAnsi="Arial" w:cs="Arial"/>
                <w:b w:val="0"/>
                <w:sz w:val="20"/>
                <w:szCs w:val="20"/>
              </w:rPr>
              <w:t>6</w:t>
            </w:r>
          </w:p>
        </w:tc>
        <w:tc>
          <w:tcPr>
            <w:tcW w:w="2992" w:type="pct"/>
            <w:tcBorders>
              <w:top w:val="single" w:sz="8" w:space="0" w:color="auto"/>
              <w:left w:val="single" w:sz="4" w:space="0" w:color="auto"/>
              <w:bottom w:val="single" w:sz="8" w:space="0" w:color="auto"/>
              <w:right w:val="single" w:sz="4" w:space="0" w:color="auto"/>
            </w:tcBorders>
            <w:shd w:val="clear" w:color="auto" w:fill="FFFFFF"/>
          </w:tcPr>
          <w:p w14:paraId="1A49AB2A" w14:textId="77777777" w:rsidR="000B1EBB" w:rsidRDefault="000B1EBB" w:rsidP="00EE3464">
            <w:pPr>
              <w:pStyle w:val="PMFTableHeading"/>
              <w:rPr>
                <w:rFonts w:ascii="Arial" w:hAnsi="Arial" w:cs="Arial"/>
                <w:b w:val="0"/>
                <w:sz w:val="20"/>
                <w:szCs w:val="20"/>
              </w:rPr>
            </w:pPr>
            <w:r>
              <w:rPr>
                <w:rFonts w:ascii="Arial" w:hAnsi="Arial" w:cs="Arial"/>
                <w:b w:val="0"/>
                <w:sz w:val="20"/>
                <w:szCs w:val="20"/>
              </w:rPr>
              <w:t xml:space="preserve">CRF </w:t>
            </w:r>
            <w:r w:rsidR="00EE3464">
              <w:rPr>
                <w:rFonts w:ascii="Arial" w:hAnsi="Arial" w:cs="Arial"/>
                <w:b w:val="0"/>
                <w:sz w:val="20"/>
                <w:szCs w:val="20"/>
              </w:rPr>
              <w:t>Mapping</w:t>
            </w:r>
          </w:p>
        </w:tc>
        <w:bookmarkStart w:id="200" w:name="_MON_1513436658"/>
        <w:bookmarkEnd w:id="200"/>
        <w:tc>
          <w:tcPr>
            <w:tcW w:w="1161" w:type="pct"/>
            <w:tcBorders>
              <w:top w:val="single" w:sz="8" w:space="0" w:color="auto"/>
              <w:left w:val="single" w:sz="4" w:space="0" w:color="auto"/>
              <w:bottom w:val="single" w:sz="8" w:space="0" w:color="auto"/>
              <w:right w:val="single" w:sz="4" w:space="0" w:color="auto"/>
            </w:tcBorders>
            <w:shd w:val="clear" w:color="auto" w:fill="FFFFFF"/>
          </w:tcPr>
          <w:p w14:paraId="173829E0" w14:textId="77777777" w:rsidR="000B1EBB" w:rsidRPr="002367DF" w:rsidRDefault="000638E6" w:rsidP="00277015">
            <w:pPr>
              <w:pStyle w:val="PMFTableHeading"/>
              <w:jc w:val="right"/>
              <w:rPr>
                <w:rFonts w:ascii="Arial" w:hAnsi="Arial" w:cs="Arial"/>
                <w:b w:val="0"/>
                <w:sz w:val="20"/>
                <w:szCs w:val="20"/>
              </w:rPr>
            </w:pPr>
            <w:r>
              <w:rPr>
                <w:rFonts w:ascii="Arial" w:hAnsi="Arial" w:cs="Arial"/>
                <w:b w:val="0"/>
                <w:sz w:val="20"/>
                <w:szCs w:val="20"/>
              </w:rPr>
              <w:object w:dxaOrig="1551" w:dyaOrig="1004" w14:anchorId="399A410C">
                <v:shape id="_x0000_i1045" type="#_x0000_t75" style="width:76.5pt;height:50.25pt" o:ole="">
                  <v:imagedata r:id="rId65" o:title=""/>
                </v:shape>
                <o:OLEObject Type="Embed" ProgID="Excel.Sheet.12" ShapeID="_x0000_i1045" DrawAspect="Icon" ObjectID="_1549268296" r:id="rId66"/>
              </w:object>
            </w:r>
          </w:p>
        </w:tc>
        <w:tc>
          <w:tcPr>
            <w:tcW w:w="536" w:type="pct"/>
            <w:tcBorders>
              <w:top w:val="single" w:sz="8" w:space="0" w:color="auto"/>
              <w:left w:val="single" w:sz="4" w:space="0" w:color="auto"/>
              <w:bottom w:val="single" w:sz="8" w:space="0" w:color="auto"/>
              <w:right w:val="single" w:sz="4" w:space="0" w:color="auto"/>
            </w:tcBorders>
            <w:shd w:val="clear" w:color="auto" w:fill="FFFFFF"/>
          </w:tcPr>
          <w:p w14:paraId="60AB3204" w14:textId="28A4B075" w:rsidR="000B1EBB" w:rsidRPr="002367DF" w:rsidRDefault="0015475B" w:rsidP="00277015">
            <w:pPr>
              <w:pStyle w:val="PMFTableHeading"/>
              <w:tabs>
                <w:tab w:val="center" w:pos="1280"/>
              </w:tabs>
              <w:jc w:val="right"/>
              <w:rPr>
                <w:rFonts w:ascii="Arial" w:hAnsi="Arial" w:cs="Arial"/>
                <w:b w:val="0"/>
                <w:sz w:val="20"/>
                <w:szCs w:val="20"/>
              </w:rPr>
            </w:pPr>
            <w:r>
              <w:rPr>
                <w:rFonts w:ascii="Arial" w:hAnsi="Arial" w:cs="Arial"/>
                <w:b w:val="0"/>
                <w:sz w:val="20"/>
                <w:szCs w:val="20"/>
              </w:rPr>
              <w:t>0.</w:t>
            </w:r>
            <w:r w:rsidR="00C72267">
              <w:rPr>
                <w:rFonts w:ascii="Arial" w:hAnsi="Arial" w:cs="Arial"/>
                <w:b w:val="0"/>
                <w:sz w:val="20"/>
                <w:szCs w:val="20"/>
              </w:rPr>
              <w:t>4</w:t>
            </w:r>
          </w:p>
        </w:tc>
      </w:tr>
      <w:tr w:rsidR="000B1EBB" w:rsidRPr="00BF0294" w14:paraId="0CA30F60" w14:textId="77777777" w:rsidTr="00277015">
        <w:tblPrEx>
          <w:tblBorders>
            <w:insideH w:val="single" w:sz="4" w:space="0" w:color="auto"/>
            <w:insideV w:val="single" w:sz="4" w:space="0" w:color="auto"/>
          </w:tblBorders>
        </w:tblPrEx>
        <w:trPr>
          <w:trHeight w:val="54"/>
        </w:trPr>
        <w:tc>
          <w:tcPr>
            <w:tcW w:w="310" w:type="pct"/>
            <w:tcBorders>
              <w:top w:val="single" w:sz="8" w:space="0" w:color="auto"/>
              <w:left w:val="single" w:sz="4" w:space="0" w:color="auto"/>
              <w:bottom w:val="single" w:sz="8" w:space="0" w:color="auto"/>
              <w:right w:val="single" w:sz="4" w:space="0" w:color="auto"/>
            </w:tcBorders>
            <w:shd w:val="clear" w:color="auto" w:fill="FFFFFF"/>
          </w:tcPr>
          <w:p w14:paraId="09BF7120" w14:textId="77777777" w:rsidR="000B1EBB" w:rsidRPr="00F25969" w:rsidRDefault="00FB4637" w:rsidP="00277015">
            <w:pPr>
              <w:pStyle w:val="PMFTableHeading"/>
              <w:rPr>
                <w:rFonts w:ascii="Arial" w:hAnsi="Arial" w:cs="Arial"/>
                <w:b w:val="0"/>
                <w:sz w:val="20"/>
                <w:szCs w:val="20"/>
              </w:rPr>
            </w:pPr>
            <w:r w:rsidRPr="00F25969">
              <w:rPr>
                <w:rFonts w:ascii="Arial" w:hAnsi="Arial" w:cs="Arial"/>
                <w:b w:val="0"/>
                <w:sz w:val="20"/>
                <w:szCs w:val="20"/>
              </w:rPr>
              <w:lastRenderedPageBreak/>
              <w:t>7</w:t>
            </w:r>
          </w:p>
        </w:tc>
        <w:tc>
          <w:tcPr>
            <w:tcW w:w="2992" w:type="pct"/>
            <w:tcBorders>
              <w:top w:val="single" w:sz="8" w:space="0" w:color="auto"/>
              <w:left w:val="single" w:sz="4" w:space="0" w:color="auto"/>
              <w:bottom w:val="single" w:sz="8" w:space="0" w:color="auto"/>
              <w:right w:val="single" w:sz="4" w:space="0" w:color="auto"/>
            </w:tcBorders>
            <w:shd w:val="clear" w:color="auto" w:fill="FFFFFF"/>
          </w:tcPr>
          <w:p w14:paraId="106382F6" w14:textId="77777777" w:rsidR="000B1EBB" w:rsidRPr="00F25969" w:rsidRDefault="000B1EBB" w:rsidP="006C2117">
            <w:pPr>
              <w:pStyle w:val="PMFTableHeading"/>
              <w:rPr>
                <w:rFonts w:ascii="Arial" w:hAnsi="Arial" w:cs="Arial"/>
                <w:b w:val="0"/>
                <w:sz w:val="20"/>
                <w:szCs w:val="20"/>
              </w:rPr>
            </w:pPr>
            <w:r w:rsidRPr="00F25969">
              <w:rPr>
                <w:rFonts w:ascii="Arial" w:hAnsi="Arial" w:cs="Arial"/>
                <w:b w:val="0"/>
                <w:sz w:val="20"/>
                <w:szCs w:val="20"/>
                <w:rPrChange w:id="201" w:author="Rajesh Srinivasulu" w:date="2016-12-15T15:19:00Z">
                  <w:rPr>
                    <w:rFonts w:ascii="Arial" w:hAnsi="Arial" w:cs="Arial"/>
                    <w:b w:val="0"/>
                    <w:sz w:val="20"/>
                    <w:szCs w:val="20"/>
                    <w:highlight w:val="yellow"/>
                  </w:rPr>
                </w:rPrChange>
              </w:rPr>
              <w:t xml:space="preserve">MDM Master and Cross Reference </w:t>
            </w:r>
            <w:r w:rsidR="006C2117" w:rsidRPr="00F25969">
              <w:rPr>
                <w:rFonts w:ascii="Arial" w:hAnsi="Arial" w:cs="Arial"/>
                <w:b w:val="0"/>
                <w:sz w:val="20"/>
                <w:szCs w:val="20"/>
                <w:rPrChange w:id="202" w:author="Rajesh Srinivasulu" w:date="2016-12-15T15:19:00Z">
                  <w:rPr>
                    <w:rFonts w:ascii="Arial" w:hAnsi="Arial" w:cs="Arial"/>
                    <w:b w:val="0"/>
                    <w:sz w:val="20"/>
                    <w:szCs w:val="20"/>
                    <w:highlight w:val="yellow"/>
                  </w:rPr>
                </w:rPrChange>
              </w:rPr>
              <w:t>tables mapping</w:t>
            </w:r>
          </w:p>
        </w:tc>
        <w:tc>
          <w:tcPr>
            <w:tcW w:w="1161" w:type="pct"/>
            <w:tcBorders>
              <w:top w:val="single" w:sz="8" w:space="0" w:color="auto"/>
              <w:left w:val="single" w:sz="4" w:space="0" w:color="auto"/>
              <w:bottom w:val="single" w:sz="8" w:space="0" w:color="auto"/>
              <w:right w:val="single" w:sz="4" w:space="0" w:color="auto"/>
            </w:tcBorders>
            <w:shd w:val="clear" w:color="auto" w:fill="FFFFFF"/>
          </w:tcPr>
          <w:p w14:paraId="7613AB0A" w14:textId="77777777" w:rsidR="000B1EBB" w:rsidRDefault="000E059A" w:rsidP="00834020">
            <w:pPr>
              <w:pStyle w:val="PMFTableHeading"/>
              <w:rPr>
                <w:ins w:id="203" w:author="Rajesh Srinivasulu" w:date="2016-12-15T15:19:00Z"/>
                <w:rFonts w:ascii="Arial" w:hAnsi="Arial" w:cs="Arial"/>
                <w:b w:val="0"/>
                <w:sz w:val="20"/>
                <w:szCs w:val="20"/>
              </w:rPr>
            </w:pPr>
            <w:r>
              <w:rPr>
                <w:rFonts w:ascii="Arial" w:hAnsi="Arial" w:cs="Arial"/>
                <w:b w:val="0"/>
                <w:sz w:val="20"/>
                <w:szCs w:val="20"/>
              </w:rPr>
              <w:t xml:space="preserve">    </w:t>
            </w:r>
            <w:r w:rsidR="00834020">
              <w:rPr>
                <w:rFonts w:ascii="Arial" w:hAnsi="Arial" w:cs="Arial"/>
                <w:b w:val="0"/>
                <w:sz w:val="20"/>
                <w:szCs w:val="20"/>
              </w:rPr>
              <w:t xml:space="preserve">     </w:t>
            </w:r>
            <w:bookmarkStart w:id="204" w:name="_MON_1513437466"/>
            <w:bookmarkEnd w:id="204"/>
            <w:r w:rsidR="00717470">
              <w:rPr>
                <w:rFonts w:ascii="Arial" w:hAnsi="Arial" w:cs="Arial"/>
                <w:b w:val="0"/>
                <w:sz w:val="20"/>
                <w:szCs w:val="20"/>
              </w:rPr>
              <w:object w:dxaOrig="2040" w:dyaOrig="1339" w14:anchorId="6DBE28F9">
                <v:shape id="_x0000_i1051" type="#_x0000_t75" style="width:102pt;height:67.5pt" o:ole="">
                  <v:imagedata r:id="rId67" o:title=""/>
                </v:shape>
                <o:OLEObject Type="Embed" ProgID="Excel.Sheet.12" ShapeID="_x0000_i1051" DrawAspect="Icon" ObjectID="_1549268297" r:id="rId68"/>
              </w:object>
            </w:r>
          </w:p>
          <w:p w14:paraId="54A3E2E5" w14:textId="77777777" w:rsidR="00F25969" w:rsidRPr="002367DF" w:rsidRDefault="00F25969" w:rsidP="00834020">
            <w:pPr>
              <w:pStyle w:val="PMFTableHeading"/>
              <w:rPr>
                <w:rFonts w:ascii="Arial" w:hAnsi="Arial" w:cs="Arial"/>
                <w:b w:val="0"/>
                <w:sz w:val="20"/>
                <w:szCs w:val="20"/>
              </w:rPr>
            </w:pPr>
          </w:p>
        </w:tc>
        <w:tc>
          <w:tcPr>
            <w:tcW w:w="536" w:type="pct"/>
            <w:tcBorders>
              <w:top w:val="single" w:sz="8" w:space="0" w:color="auto"/>
              <w:left w:val="single" w:sz="4" w:space="0" w:color="auto"/>
              <w:bottom w:val="single" w:sz="8" w:space="0" w:color="auto"/>
              <w:right w:val="single" w:sz="4" w:space="0" w:color="auto"/>
            </w:tcBorders>
            <w:shd w:val="clear" w:color="auto" w:fill="FFFFFF"/>
          </w:tcPr>
          <w:p w14:paraId="2E4448A1" w14:textId="41FFE46A" w:rsidR="000B1EBB" w:rsidRPr="002367DF" w:rsidRDefault="006C2117" w:rsidP="000E059A">
            <w:pPr>
              <w:pStyle w:val="PMFTableHeading"/>
              <w:tabs>
                <w:tab w:val="center" w:pos="1280"/>
              </w:tabs>
              <w:jc w:val="right"/>
              <w:rPr>
                <w:rFonts w:ascii="Arial" w:hAnsi="Arial" w:cs="Arial"/>
                <w:b w:val="0"/>
                <w:sz w:val="20"/>
                <w:szCs w:val="20"/>
              </w:rPr>
            </w:pPr>
            <w:r>
              <w:rPr>
                <w:rFonts w:ascii="Arial" w:hAnsi="Arial" w:cs="Arial"/>
                <w:b w:val="0"/>
                <w:sz w:val="20"/>
                <w:szCs w:val="20"/>
              </w:rPr>
              <w:t>0.</w:t>
            </w:r>
            <w:r w:rsidR="00C72267">
              <w:rPr>
                <w:rFonts w:ascii="Arial" w:hAnsi="Arial" w:cs="Arial"/>
                <w:b w:val="0"/>
                <w:sz w:val="20"/>
                <w:szCs w:val="20"/>
              </w:rPr>
              <w:t>4</w:t>
            </w:r>
          </w:p>
        </w:tc>
      </w:tr>
    </w:tbl>
    <w:p w14:paraId="669182E8" w14:textId="77777777" w:rsidR="00CB3AE2" w:rsidRDefault="00CB3AE2">
      <w:pPr>
        <w:jc w:val="left"/>
        <w:rPr>
          <w:b/>
          <w:i/>
        </w:rPr>
      </w:pPr>
      <w:r>
        <w:br w:type="page"/>
      </w:r>
    </w:p>
    <w:p w14:paraId="496F1E8D" w14:textId="77777777" w:rsidR="00A549F3" w:rsidRDefault="00A549F3" w:rsidP="00A549F3">
      <w:pPr>
        <w:pStyle w:val="Heading1"/>
        <w:pageBreakBefore/>
        <w:numPr>
          <w:ilvl w:val="0"/>
          <w:numId w:val="3"/>
        </w:numPr>
        <w:ind w:left="431" w:hanging="431"/>
        <w:jc w:val="left"/>
      </w:pPr>
      <w:bookmarkStart w:id="205" w:name="_Toc243658866"/>
      <w:bookmarkStart w:id="206" w:name="_Toc328072891"/>
      <w:bookmarkStart w:id="207" w:name="_Toc342576269"/>
      <w:bookmarkStart w:id="208" w:name="_Toc397680864"/>
      <w:bookmarkStart w:id="209" w:name="_Toc465253381"/>
      <w:bookmarkStart w:id="210" w:name="_Toc140070020"/>
      <w:bookmarkStart w:id="211" w:name="_Toc140070097"/>
      <w:bookmarkStart w:id="212" w:name="_Toc140070174"/>
      <w:bookmarkStart w:id="213" w:name="_Toc140070251"/>
      <w:bookmarkStart w:id="214" w:name="_Toc140070328"/>
      <w:bookmarkStart w:id="215" w:name="_Toc203116583"/>
      <w:r w:rsidRPr="00513C50">
        <w:lastRenderedPageBreak/>
        <w:t>Non-Functional Design</w:t>
      </w:r>
      <w:bookmarkEnd w:id="205"/>
      <w:bookmarkEnd w:id="206"/>
      <w:bookmarkEnd w:id="207"/>
      <w:bookmarkEnd w:id="208"/>
      <w:bookmarkEnd w:id="209"/>
    </w:p>
    <w:p w14:paraId="46F3F478" w14:textId="77777777" w:rsidR="00A549F3" w:rsidRPr="00D20635" w:rsidRDefault="00A549F3" w:rsidP="00A549F3">
      <w:pPr>
        <w:pStyle w:val="Heading2"/>
        <w:numPr>
          <w:ilvl w:val="1"/>
          <w:numId w:val="3"/>
        </w:numPr>
        <w:jc w:val="left"/>
        <w:rPr>
          <w:rFonts w:cs="Calibri"/>
        </w:rPr>
      </w:pPr>
      <w:bookmarkStart w:id="216" w:name="_E2E_High_Level"/>
      <w:bookmarkStart w:id="217" w:name="_Toc353454153"/>
      <w:bookmarkStart w:id="218" w:name="_Toc397680865"/>
      <w:bookmarkStart w:id="219" w:name="_Toc465253382"/>
      <w:bookmarkEnd w:id="210"/>
      <w:bookmarkEnd w:id="211"/>
      <w:bookmarkEnd w:id="212"/>
      <w:bookmarkEnd w:id="213"/>
      <w:bookmarkEnd w:id="214"/>
      <w:bookmarkEnd w:id="215"/>
      <w:bookmarkEnd w:id="216"/>
      <w:r w:rsidRPr="00D20635">
        <w:rPr>
          <w:rFonts w:cs="Calibri"/>
        </w:rPr>
        <w:t>Security</w:t>
      </w:r>
      <w:bookmarkEnd w:id="217"/>
      <w:bookmarkEnd w:id="218"/>
      <w:r w:rsidR="005D6A81" w:rsidRPr="00D20635">
        <w:rPr>
          <w:rFonts w:cs="Calibri"/>
        </w:rPr>
        <w:t xml:space="preserve"> and Data Access</w:t>
      </w:r>
      <w:bookmarkEnd w:id="219"/>
    </w:p>
    <w:p w14:paraId="17F672FE" w14:textId="77777777" w:rsidR="00034D9B" w:rsidRDefault="00034D9B" w:rsidP="00034D9B">
      <w:pPr>
        <w:contextualSpacing/>
      </w:pPr>
    </w:p>
    <w:p w14:paraId="64A6341E" w14:textId="77777777" w:rsidR="00034D9B" w:rsidRPr="00B238B8" w:rsidRDefault="00034D9B" w:rsidP="008F00A0">
      <w:pPr>
        <w:pStyle w:val="ListParagraph"/>
        <w:numPr>
          <w:ilvl w:val="0"/>
          <w:numId w:val="22"/>
        </w:numPr>
        <w:rPr>
          <w:sz w:val="20"/>
        </w:rPr>
      </w:pPr>
      <w:r w:rsidRPr="00B238B8">
        <w:rPr>
          <w:sz w:val="20"/>
        </w:rPr>
        <w:t xml:space="preserve">Transfer and delivery of </w:t>
      </w:r>
      <w:r w:rsidR="00C45327" w:rsidRPr="00B238B8">
        <w:rPr>
          <w:sz w:val="20"/>
        </w:rPr>
        <w:t xml:space="preserve">Ensura Extract </w:t>
      </w:r>
      <w:r w:rsidRPr="00B238B8">
        <w:rPr>
          <w:sz w:val="20"/>
        </w:rPr>
        <w:t xml:space="preserve">Files (containing customer data) </w:t>
      </w:r>
      <w:r w:rsidR="00C45327" w:rsidRPr="00B238B8">
        <w:rPr>
          <w:sz w:val="20"/>
        </w:rPr>
        <w:t xml:space="preserve">to </w:t>
      </w:r>
      <w:r w:rsidR="006A7B48">
        <w:rPr>
          <w:sz w:val="20"/>
        </w:rPr>
        <w:t>MDM</w:t>
      </w:r>
      <w:r w:rsidR="00C45327" w:rsidRPr="00B238B8">
        <w:rPr>
          <w:sz w:val="20"/>
        </w:rPr>
        <w:t xml:space="preserve"> Inbound directory</w:t>
      </w:r>
      <w:r w:rsidRPr="00B238B8">
        <w:rPr>
          <w:sz w:val="20"/>
        </w:rPr>
        <w:t xml:space="preserve"> should happen in secure mode</w:t>
      </w:r>
      <w:r w:rsidR="003E6533" w:rsidRPr="00B238B8">
        <w:rPr>
          <w:sz w:val="20"/>
        </w:rPr>
        <w:t xml:space="preserve"> via Homeserve Secure File Transfer Capability</w:t>
      </w:r>
      <w:r w:rsidRPr="00B238B8">
        <w:rPr>
          <w:sz w:val="20"/>
        </w:rPr>
        <w:t xml:space="preserve"> </w:t>
      </w:r>
      <w:r w:rsidR="00C45327" w:rsidRPr="00B238B8">
        <w:rPr>
          <w:sz w:val="20"/>
        </w:rPr>
        <w:t>(</w:t>
      </w:r>
      <w:r w:rsidR="00C54404">
        <w:rPr>
          <w:sz w:val="20"/>
        </w:rPr>
        <w:t xml:space="preserve">MOVEIT). </w:t>
      </w:r>
      <w:r w:rsidR="00AF75AB">
        <w:rPr>
          <w:sz w:val="20"/>
        </w:rPr>
        <w:t xml:space="preserve"> Refer section </w:t>
      </w:r>
      <w:r w:rsidR="00452815">
        <w:rPr>
          <w:sz w:val="20"/>
        </w:rPr>
        <w:t>6</w:t>
      </w:r>
      <w:r w:rsidR="00AF75AB">
        <w:rPr>
          <w:sz w:val="20"/>
        </w:rPr>
        <w:t xml:space="preserve">.2 for more details. </w:t>
      </w:r>
    </w:p>
    <w:p w14:paraId="572A456E" w14:textId="77777777" w:rsidR="00034D9B" w:rsidRDefault="00034D9B" w:rsidP="00034D9B">
      <w:pPr>
        <w:pStyle w:val="ListParagraph"/>
        <w:rPr>
          <w:sz w:val="20"/>
        </w:rPr>
      </w:pPr>
    </w:p>
    <w:p w14:paraId="0BB66155" w14:textId="77777777" w:rsidR="006A7B48" w:rsidRDefault="006A7B48" w:rsidP="008F00A0">
      <w:pPr>
        <w:pStyle w:val="ListParagraph"/>
        <w:numPr>
          <w:ilvl w:val="0"/>
          <w:numId w:val="22"/>
        </w:numPr>
        <w:rPr>
          <w:sz w:val="20"/>
        </w:rPr>
      </w:pPr>
      <w:r>
        <w:rPr>
          <w:sz w:val="20"/>
        </w:rPr>
        <w:t xml:space="preserve">The transfer of batch address files between MDM and </w:t>
      </w:r>
      <w:r w:rsidR="00897ECE">
        <w:rPr>
          <w:sz w:val="20"/>
        </w:rPr>
        <w:t>Capscan server and vice-versa should happen in secure mode via Homeserve Secure File Transfer Capability (MOVEIT)</w:t>
      </w:r>
      <w:r w:rsidR="00C54404">
        <w:rPr>
          <w:sz w:val="20"/>
        </w:rPr>
        <w:t xml:space="preserve">. </w:t>
      </w:r>
    </w:p>
    <w:p w14:paraId="6EC0C195" w14:textId="77777777" w:rsidR="006A7B48" w:rsidRDefault="00452815" w:rsidP="006A7B48">
      <w:pPr>
        <w:pStyle w:val="ListParagraph"/>
        <w:rPr>
          <w:sz w:val="20"/>
        </w:rPr>
      </w:pPr>
      <w:r>
        <w:rPr>
          <w:sz w:val="20"/>
        </w:rPr>
        <w:t>Refer section 6</w:t>
      </w:r>
      <w:r w:rsidR="00AF75AB">
        <w:rPr>
          <w:sz w:val="20"/>
        </w:rPr>
        <w:t>.4 for more details.</w:t>
      </w:r>
    </w:p>
    <w:p w14:paraId="73CF6ACF" w14:textId="77777777" w:rsidR="00AF75AB" w:rsidRPr="006A7B48" w:rsidRDefault="00AF75AB" w:rsidP="006A7B48">
      <w:pPr>
        <w:pStyle w:val="ListParagraph"/>
        <w:rPr>
          <w:sz w:val="20"/>
        </w:rPr>
      </w:pPr>
    </w:p>
    <w:p w14:paraId="774186CD" w14:textId="77777777" w:rsidR="007F4D7A" w:rsidRDefault="00034D9B" w:rsidP="008F00A0">
      <w:pPr>
        <w:pStyle w:val="ListParagraph"/>
        <w:numPr>
          <w:ilvl w:val="0"/>
          <w:numId w:val="22"/>
        </w:numPr>
        <w:rPr>
          <w:sz w:val="20"/>
        </w:rPr>
      </w:pPr>
      <w:r w:rsidRPr="00B238B8">
        <w:rPr>
          <w:sz w:val="20"/>
        </w:rPr>
        <w:t>MDM Inbound directories should have required privileges for talend user to read/write files.</w:t>
      </w:r>
      <w:r w:rsidR="006A7B48">
        <w:rPr>
          <w:sz w:val="20"/>
        </w:rPr>
        <w:t xml:space="preserve"> The inbound</w:t>
      </w:r>
      <w:r w:rsidR="00C45327" w:rsidRPr="00B238B8">
        <w:rPr>
          <w:sz w:val="20"/>
        </w:rPr>
        <w:t xml:space="preserve"> folder on Talend ETL</w:t>
      </w:r>
      <w:r w:rsidR="00251FA6">
        <w:rPr>
          <w:sz w:val="20"/>
        </w:rPr>
        <w:t>/MDM</w:t>
      </w:r>
      <w:r w:rsidR="00C45327" w:rsidRPr="00B238B8">
        <w:rPr>
          <w:sz w:val="20"/>
        </w:rPr>
        <w:t xml:space="preserve"> Server will only be accessible for </w:t>
      </w:r>
      <w:r w:rsidR="006A7B48">
        <w:rPr>
          <w:sz w:val="20"/>
        </w:rPr>
        <w:t>MOVEIT</w:t>
      </w:r>
      <w:r w:rsidR="00C45327" w:rsidRPr="00B238B8">
        <w:rPr>
          <w:sz w:val="20"/>
        </w:rPr>
        <w:t xml:space="preserve"> and Talend user</w:t>
      </w:r>
      <w:r w:rsidR="006A7B48">
        <w:rPr>
          <w:sz w:val="20"/>
        </w:rPr>
        <w:t xml:space="preserve"> accounts.</w:t>
      </w:r>
    </w:p>
    <w:p w14:paraId="2A396602" w14:textId="77777777" w:rsidR="00FC74B9" w:rsidRDefault="00FC74B9" w:rsidP="00FC74B9">
      <w:pPr>
        <w:pStyle w:val="ListParagraph"/>
        <w:rPr>
          <w:sz w:val="20"/>
        </w:rPr>
      </w:pPr>
    </w:p>
    <w:p w14:paraId="23D07EC9" w14:textId="1393DAB1" w:rsidR="00FC74B9" w:rsidRPr="00D20635" w:rsidRDefault="00FC74B9" w:rsidP="008F00A0">
      <w:pPr>
        <w:pStyle w:val="ListParagraph"/>
        <w:numPr>
          <w:ilvl w:val="0"/>
          <w:numId w:val="22"/>
        </w:numPr>
        <w:rPr>
          <w:sz w:val="20"/>
        </w:rPr>
      </w:pPr>
      <w:r w:rsidRPr="00D20635">
        <w:rPr>
          <w:sz w:val="20"/>
        </w:rPr>
        <w:t>For NRT data will receives from create and update party service.</w:t>
      </w:r>
    </w:p>
    <w:p w14:paraId="27DD4D33" w14:textId="77777777" w:rsidR="007F4D7A" w:rsidRPr="007F4D7A" w:rsidRDefault="007F4D7A" w:rsidP="007F4D7A">
      <w:pPr>
        <w:pStyle w:val="ListParagraph"/>
        <w:rPr>
          <w:rFonts w:cs="Times New Roman"/>
          <w:bCs w:val="0"/>
          <w:sz w:val="20"/>
        </w:rPr>
      </w:pPr>
    </w:p>
    <w:p w14:paraId="6FE77890" w14:textId="77777777" w:rsidR="00A57121" w:rsidRPr="00D20635" w:rsidRDefault="00A57121" w:rsidP="00A57121">
      <w:pPr>
        <w:pStyle w:val="Heading2"/>
        <w:numPr>
          <w:ilvl w:val="1"/>
          <w:numId w:val="3"/>
        </w:numPr>
        <w:jc w:val="left"/>
        <w:rPr>
          <w:rFonts w:cs="Calibri"/>
        </w:rPr>
      </w:pPr>
      <w:bookmarkStart w:id="220" w:name="_Toc465253383"/>
      <w:r w:rsidRPr="00D20635">
        <w:rPr>
          <w:rFonts w:cs="Calibri"/>
        </w:rPr>
        <w:t>SLA</w:t>
      </w:r>
      <w:bookmarkEnd w:id="220"/>
    </w:p>
    <w:p w14:paraId="1E0920C1" w14:textId="77777777" w:rsidR="00A57121" w:rsidRDefault="00A57121" w:rsidP="00A57121">
      <w:pPr>
        <w:jc w:val="left"/>
        <w:rPr>
          <w:sz w:val="20"/>
        </w:rPr>
      </w:pPr>
    </w:p>
    <w:p w14:paraId="5F3A4A14" w14:textId="7B9A430F" w:rsidR="00017CCE" w:rsidRDefault="006A7B48" w:rsidP="00017CCE">
      <w:pPr>
        <w:rPr>
          <w:sz w:val="20"/>
        </w:rPr>
      </w:pPr>
      <w:r>
        <w:rPr>
          <w:sz w:val="20"/>
        </w:rPr>
        <w:t>Ensura daily i</w:t>
      </w:r>
      <w:r w:rsidR="00EF1D2F">
        <w:rPr>
          <w:sz w:val="20"/>
        </w:rPr>
        <w:t xml:space="preserve">ncremental </w:t>
      </w:r>
      <w:r>
        <w:rPr>
          <w:sz w:val="20"/>
        </w:rPr>
        <w:t>e</w:t>
      </w:r>
      <w:r w:rsidR="00A57121">
        <w:rPr>
          <w:sz w:val="20"/>
        </w:rPr>
        <w:t xml:space="preserve">xtract files should be available on the target secured </w:t>
      </w:r>
      <w:r>
        <w:rPr>
          <w:sz w:val="20"/>
        </w:rPr>
        <w:t xml:space="preserve">ETL </w:t>
      </w:r>
      <w:r w:rsidR="006D0011">
        <w:rPr>
          <w:sz w:val="20"/>
        </w:rPr>
        <w:t>server location before 03</w:t>
      </w:r>
      <w:r w:rsidR="00801D37">
        <w:rPr>
          <w:sz w:val="20"/>
        </w:rPr>
        <w:t>:00 GMT</w:t>
      </w:r>
      <w:r w:rsidR="00A57121">
        <w:rPr>
          <w:sz w:val="20"/>
        </w:rPr>
        <w:t xml:space="preserve"> each</w:t>
      </w:r>
      <w:r w:rsidR="00801D37">
        <w:rPr>
          <w:sz w:val="20"/>
        </w:rPr>
        <w:t xml:space="preserve"> day</w:t>
      </w:r>
      <w:r w:rsidR="00A57121">
        <w:rPr>
          <w:sz w:val="20"/>
        </w:rPr>
        <w:t xml:space="preserve"> morning.</w:t>
      </w:r>
      <w:r w:rsidR="00017CCE">
        <w:rPr>
          <w:sz w:val="20"/>
        </w:rPr>
        <w:t xml:space="preserve"> Talend job will start polling for the extrac</w:t>
      </w:r>
      <w:r w:rsidR="006D0011">
        <w:rPr>
          <w:sz w:val="20"/>
        </w:rPr>
        <w:t>t files from Source Folder at 03</w:t>
      </w:r>
      <w:r w:rsidR="00017CCE">
        <w:rPr>
          <w:sz w:val="20"/>
        </w:rPr>
        <w:t xml:space="preserve">:00 </w:t>
      </w:r>
      <w:r w:rsidR="00801D37">
        <w:rPr>
          <w:sz w:val="20"/>
        </w:rPr>
        <w:t xml:space="preserve">GMT </w:t>
      </w:r>
      <w:r w:rsidR="00017CCE">
        <w:rPr>
          <w:sz w:val="20"/>
        </w:rPr>
        <w:t>daily.</w:t>
      </w:r>
      <w:r w:rsidR="00E5413B">
        <w:rPr>
          <w:sz w:val="20"/>
        </w:rPr>
        <w:t xml:space="preserve"> If file is not available on specified time then email notification should be sent</w:t>
      </w:r>
      <w:r w:rsidR="00E5413B" w:rsidRPr="00D20635">
        <w:rPr>
          <w:sz w:val="20"/>
        </w:rPr>
        <w:t>.</w:t>
      </w:r>
      <w:r w:rsidR="00FC1ECE" w:rsidRPr="00D20635">
        <w:rPr>
          <w:sz w:val="20"/>
        </w:rPr>
        <w:t xml:space="preserve"> NRT jobs </w:t>
      </w:r>
      <w:r w:rsidR="00C076B5" w:rsidRPr="00D20635">
        <w:rPr>
          <w:sz w:val="20"/>
        </w:rPr>
        <w:t>should schedule to run for every 5 mins and If first job is not completed in 5min next jobs will wait for the first job to complete.</w:t>
      </w:r>
    </w:p>
    <w:p w14:paraId="5A38C36C" w14:textId="77777777" w:rsidR="00A549F3" w:rsidRDefault="00A549F3" w:rsidP="00A549F3">
      <w:pPr>
        <w:pStyle w:val="Heading2"/>
        <w:numPr>
          <w:ilvl w:val="1"/>
          <w:numId w:val="3"/>
        </w:numPr>
        <w:jc w:val="left"/>
        <w:rPr>
          <w:rFonts w:cs="Calibri"/>
        </w:rPr>
      </w:pPr>
      <w:bookmarkStart w:id="221" w:name="_Toc353454154"/>
      <w:bookmarkStart w:id="222" w:name="_Toc397680866"/>
      <w:bookmarkStart w:id="223" w:name="_Toc465253384"/>
      <w:r>
        <w:rPr>
          <w:rFonts w:cs="Calibri"/>
        </w:rPr>
        <w:t>Performance</w:t>
      </w:r>
      <w:bookmarkEnd w:id="221"/>
      <w:bookmarkEnd w:id="222"/>
      <w:r w:rsidR="00C97EF4">
        <w:rPr>
          <w:rFonts w:cs="Calibri"/>
        </w:rPr>
        <w:t xml:space="preserve"> Considerations</w:t>
      </w:r>
      <w:bookmarkEnd w:id="223"/>
    </w:p>
    <w:p w14:paraId="4EADDE20" w14:textId="77777777" w:rsidR="00814F4A" w:rsidRDefault="00814F4A" w:rsidP="00386256">
      <w:pPr>
        <w:rPr>
          <w:sz w:val="20"/>
        </w:rPr>
      </w:pPr>
    </w:p>
    <w:p w14:paraId="7F2F4DEF" w14:textId="77777777" w:rsidR="00386256" w:rsidRDefault="001A1D0F" w:rsidP="00386256">
      <w:pPr>
        <w:rPr>
          <w:sz w:val="20"/>
        </w:rPr>
      </w:pPr>
      <w:r>
        <w:rPr>
          <w:sz w:val="20"/>
        </w:rPr>
        <w:t xml:space="preserve">The MDM </w:t>
      </w:r>
      <w:r w:rsidR="00F24371">
        <w:rPr>
          <w:sz w:val="20"/>
        </w:rPr>
        <w:t xml:space="preserve">and </w:t>
      </w:r>
      <w:r w:rsidR="00A547C2">
        <w:rPr>
          <w:sz w:val="20"/>
        </w:rPr>
        <w:t xml:space="preserve">Ensura Integration </w:t>
      </w:r>
      <w:r>
        <w:rPr>
          <w:sz w:val="20"/>
        </w:rPr>
        <w:t>Batch processes (</w:t>
      </w:r>
      <w:r w:rsidR="00A547C2">
        <w:rPr>
          <w:sz w:val="20"/>
        </w:rPr>
        <w:t>Daily incremental data load</w:t>
      </w:r>
      <w:r>
        <w:rPr>
          <w:sz w:val="20"/>
        </w:rPr>
        <w:t xml:space="preserve">) </w:t>
      </w:r>
      <w:r w:rsidR="00F24371">
        <w:rPr>
          <w:sz w:val="20"/>
        </w:rPr>
        <w:t xml:space="preserve">execution time need to be aligned with below performance metrics. </w:t>
      </w:r>
      <w:r w:rsidR="006B7CC0">
        <w:rPr>
          <w:sz w:val="20"/>
        </w:rPr>
        <w:t xml:space="preserve">However this estimates should be validated from Pilot data loads and base lined. </w:t>
      </w:r>
    </w:p>
    <w:p w14:paraId="54CDC1A2" w14:textId="77777777" w:rsidR="00386256" w:rsidRDefault="00386256" w:rsidP="009A6C92">
      <w:pPr>
        <w:rPr>
          <w:sz w:val="20"/>
        </w:rPr>
      </w:pPr>
    </w:p>
    <w:tbl>
      <w:tblPr>
        <w:tblW w:w="4878" w:type="pct"/>
        <w:tblInd w:w="108" w:type="dxa"/>
        <w:tblBorders>
          <w:insideH w:val="single" w:sz="18" w:space="0" w:color="FFFFFF"/>
          <w:insideV w:val="single" w:sz="18" w:space="0" w:color="FFFFFF"/>
        </w:tblBorders>
        <w:tblLook w:val="0000" w:firstRow="0" w:lastRow="0" w:firstColumn="0" w:lastColumn="0" w:noHBand="0" w:noVBand="0"/>
      </w:tblPr>
      <w:tblGrid>
        <w:gridCol w:w="416"/>
        <w:gridCol w:w="2091"/>
        <w:gridCol w:w="2335"/>
        <w:gridCol w:w="3251"/>
      </w:tblGrid>
      <w:tr w:rsidR="00386256" w:rsidRPr="00731E04" w14:paraId="4E7266FC" w14:textId="77777777" w:rsidTr="00384CD5">
        <w:trPr>
          <w:trHeight w:val="50"/>
        </w:trPr>
        <w:tc>
          <w:tcPr>
            <w:tcW w:w="256" w:type="pct"/>
            <w:tcBorders>
              <w:top w:val="single" w:sz="8" w:space="0" w:color="auto"/>
              <w:left w:val="single" w:sz="8" w:space="0" w:color="auto"/>
              <w:bottom w:val="single" w:sz="8" w:space="0" w:color="auto"/>
              <w:right w:val="single" w:sz="6" w:space="0" w:color="auto"/>
            </w:tcBorders>
            <w:shd w:val="clear" w:color="auto" w:fill="C0C0C0"/>
          </w:tcPr>
          <w:p w14:paraId="748A4EC5" w14:textId="77777777" w:rsidR="00386256" w:rsidRPr="00395686" w:rsidRDefault="00386256" w:rsidP="00E554E2">
            <w:pPr>
              <w:pStyle w:val="PMFTableHeading"/>
              <w:rPr>
                <w:rFonts w:ascii="Arial" w:hAnsi="Arial" w:cs="Arial"/>
                <w:sz w:val="20"/>
                <w:szCs w:val="20"/>
              </w:rPr>
            </w:pPr>
            <w:r>
              <w:rPr>
                <w:rFonts w:ascii="Arial" w:hAnsi="Arial" w:cs="Arial"/>
                <w:sz w:val="20"/>
                <w:szCs w:val="20"/>
              </w:rPr>
              <w:t>ID</w:t>
            </w:r>
          </w:p>
        </w:tc>
        <w:tc>
          <w:tcPr>
            <w:tcW w:w="1776" w:type="pct"/>
            <w:tcBorders>
              <w:top w:val="single" w:sz="8" w:space="0" w:color="auto"/>
              <w:left w:val="single" w:sz="6" w:space="0" w:color="auto"/>
              <w:bottom w:val="single" w:sz="8" w:space="0" w:color="auto"/>
              <w:right w:val="single" w:sz="6" w:space="0" w:color="auto"/>
            </w:tcBorders>
            <w:shd w:val="clear" w:color="auto" w:fill="C0C0C0"/>
          </w:tcPr>
          <w:p w14:paraId="78FCE37C" w14:textId="478D86EB" w:rsidR="00386256" w:rsidRPr="00395686" w:rsidRDefault="007256AD" w:rsidP="00E554E2">
            <w:pPr>
              <w:pStyle w:val="PMFTableHeading"/>
              <w:rPr>
                <w:rFonts w:ascii="Arial" w:hAnsi="Arial" w:cs="Arial"/>
                <w:sz w:val="20"/>
                <w:szCs w:val="20"/>
              </w:rPr>
            </w:pPr>
            <w:r>
              <w:rPr>
                <w:rFonts w:ascii="Arial" w:hAnsi="Arial" w:cs="Arial"/>
                <w:sz w:val="20"/>
                <w:szCs w:val="20"/>
              </w:rPr>
              <w:t>MDM Batch</w:t>
            </w:r>
            <w:r w:rsidR="00392479">
              <w:rPr>
                <w:rFonts w:ascii="Arial" w:hAnsi="Arial" w:cs="Arial"/>
                <w:sz w:val="20"/>
                <w:szCs w:val="20"/>
              </w:rPr>
              <w:t>/NRT</w:t>
            </w:r>
            <w:r>
              <w:rPr>
                <w:rFonts w:ascii="Arial" w:hAnsi="Arial" w:cs="Arial"/>
                <w:sz w:val="20"/>
                <w:szCs w:val="20"/>
              </w:rPr>
              <w:t xml:space="preserve"> Processes</w:t>
            </w:r>
            <w:r w:rsidR="006D221A">
              <w:rPr>
                <w:rFonts w:ascii="Arial" w:hAnsi="Arial" w:cs="Arial"/>
                <w:sz w:val="20"/>
                <w:szCs w:val="20"/>
              </w:rPr>
              <w:t xml:space="preserve"> (Ensura Integration)</w:t>
            </w:r>
          </w:p>
        </w:tc>
        <w:tc>
          <w:tcPr>
            <w:tcW w:w="1927" w:type="pct"/>
            <w:tcBorders>
              <w:top w:val="single" w:sz="8" w:space="0" w:color="auto"/>
              <w:left w:val="single" w:sz="6" w:space="0" w:color="auto"/>
              <w:bottom w:val="single" w:sz="8" w:space="0" w:color="auto"/>
              <w:right w:val="single" w:sz="6" w:space="0" w:color="auto"/>
            </w:tcBorders>
            <w:shd w:val="clear" w:color="auto" w:fill="C0C0C0"/>
          </w:tcPr>
          <w:p w14:paraId="18AFF912" w14:textId="77777777" w:rsidR="00386256" w:rsidRPr="00395686" w:rsidRDefault="007256AD" w:rsidP="00217B12">
            <w:pPr>
              <w:pStyle w:val="PMFTableHeading"/>
              <w:rPr>
                <w:rFonts w:ascii="Arial" w:hAnsi="Arial" w:cs="Arial"/>
                <w:sz w:val="20"/>
                <w:szCs w:val="20"/>
              </w:rPr>
            </w:pPr>
            <w:r>
              <w:rPr>
                <w:rFonts w:ascii="Arial" w:hAnsi="Arial" w:cs="Arial"/>
                <w:sz w:val="20"/>
                <w:szCs w:val="20"/>
              </w:rPr>
              <w:t>Expected Volume</w:t>
            </w:r>
            <w:r w:rsidR="00D511A6">
              <w:rPr>
                <w:rFonts w:ascii="Arial" w:hAnsi="Arial" w:cs="Arial"/>
                <w:sz w:val="20"/>
                <w:szCs w:val="20"/>
              </w:rPr>
              <w:t xml:space="preserve"> (Ballpark)</w:t>
            </w:r>
          </w:p>
        </w:tc>
        <w:tc>
          <w:tcPr>
            <w:tcW w:w="1041" w:type="pct"/>
            <w:tcBorders>
              <w:top w:val="single" w:sz="8" w:space="0" w:color="auto"/>
              <w:left w:val="single" w:sz="6" w:space="0" w:color="auto"/>
              <w:bottom w:val="single" w:sz="8" w:space="0" w:color="auto"/>
              <w:right w:val="single" w:sz="6" w:space="0" w:color="auto"/>
            </w:tcBorders>
            <w:shd w:val="clear" w:color="auto" w:fill="C0C0C0"/>
          </w:tcPr>
          <w:p w14:paraId="31F2E61B" w14:textId="77777777" w:rsidR="00386256" w:rsidRDefault="007256AD" w:rsidP="00217B12">
            <w:pPr>
              <w:pStyle w:val="PMFTableHeading"/>
              <w:rPr>
                <w:rFonts w:ascii="Arial" w:hAnsi="Arial" w:cs="Arial"/>
                <w:sz w:val="20"/>
                <w:szCs w:val="20"/>
              </w:rPr>
            </w:pPr>
            <w:r>
              <w:rPr>
                <w:rFonts w:ascii="Arial" w:hAnsi="Arial" w:cs="Arial"/>
                <w:sz w:val="20"/>
                <w:szCs w:val="20"/>
              </w:rPr>
              <w:t>Execution Time</w:t>
            </w:r>
            <w:r w:rsidR="006D221A">
              <w:rPr>
                <w:rFonts w:ascii="Arial" w:hAnsi="Arial" w:cs="Arial"/>
                <w:sz w:val="20"/>
                <w:szCs w:val="20"/>
              </w:rPr>
              <w:t xml:space="preserve"> (Ballpark)</w:t>
            </w:r>
          </w:p>
        </w:tc>
      </w:tr>
      <w:tr w:rsidR="00386256" w:rsidRPr="00BF0294" w14:paraId="0EFBDC11" w14:textId="77777777" w:rsidTr="00384CD5">
        <w:tblPrEx>
          <w:tblBorders>
            <w:insideH w:val="single" w:sz="4" w:space="0" w:color="auto"/>
            <w:insideV w:val="single" w:sz="4" w:space="0" w:color="auto"/>
          </w:tblBorders>
        </w:tblPrEx>
        <w:trPr>
          <w:trHeight w:val="54"/>
        </w:trPr>
        <w:tc>
          <w:tcPr>
            <w:tcW w:w="256" w:type="pct"/>
            <w:tcBorders>
              <w:top w:val="single" w:sz="8" w:space="0" w:color="auto"/>
              <w:left w:val="single" w:sz="4" w:space="0" w:color="auto"/>
              <w:bottom w:val="single" w:sz="8" w:space="0" w:color="auto"/>
              <w:right w:val="single" w:sz="4" w:space="0" w:color="auto"/>
            </w:tcBorders>
            <w:shd w:val="clear" w:color="auto" w:fill="FFFFFF"/>
          </w:tcPr>
          <w:p w14:paraId="15E5AED6" w14:textId="77777777" w:rsidR="00386256" w:rsidRDefault="00384CD5" w:rsidP="00E554E2">
            <w:pPr>
              <w:pStyle w:val="PMFTableHeading"/>
              <w:rPr>
                <w:rFonts w:ascii="Arial" w:hAnsi="Arial" w:cs="Arial"/>
                <w:b w:val="0"/>
                <w:sz w:val="20"/>
                <w:szCs w:val="20"/>
              </w:rPr>
            </w:pPr>
            <w:r>
              <w:rPr>
                <w:rFonts w:ascii="Arial" w:hAnsi="Arial" w:cs="Arial"/>
                <w:b w:val="0"/>
                <w:sz w:val="20"/>
                <w:szCs w:val="20"/>
              </w:rPr>
              <w:t>1</w:t>
            </w:r>
          </w:p>
        </w:tc>
        <w:tc>
          <w:tcPr>
            <w:tcW w:w="1776" w:type="pct"/>
            <w:tcBorders>
              <w:top w:val="single" w:sz="8" w:space="0" w:color="auto"/>
              <w:left w:val="single" w:sz="4" w:space="0" w:color="auto"/>
              <w:bottom w:val="single" w:sz="8" w:space="0" w:color="auto"/>
              <w:right w:val="single" w:sz="4" w:space="0" w:color="auto"/>
            </w:tcBorders>
            <w:shd w:val="clear" w:color="auto" w:fill="FFFFFF"/>
          </w:tcPr>
          <w:p w14:paraId="277100B1" w14:textId="5FDDC511" w:rsidR="00386256" w:rsidRPr="002367DF" w:rsidRDefault="00D511A6" w:rsidP="00386256">
            <w:pPr>
              <w:pStyle w:val="PMFTableHeading"/>
              <w:rPr>
                <w:rFonts w:ascii="Arial" w:hAnsi="Arial" w:cs="Arial"/>
                <w:b w:val="0"/>
                <w:sz w:val="20"/>
                <w:szCs w:val="20"/>
              </w:rPr>
            </w:pPr>
            <w:r>
              <w:rPr>
                <w:rFonts w:ascii="Arial" w:hAnsi="Arial" w:cs="Arial"/>
                <w:b w:val="0"/>
                <w:sz w:val="20"/>
                <w:szCs w:val="20"/>
              </w:rPr>
              <w:t xml:space="preserve">Daily </w:t>
            </w:r>
            <w:r w:rsidR="00217B12">
              <w:rPr>
                <w:rFonts w:ascii="Arial" w:hAnsi="Arial" w:cs="Arial"/>
                <w:b w:val="0"/>
                <w:sz w:val="20"/>
                <w:szCs w:val="20"/>
              </w:rPr>
              <w:t xml:space="preserve">Incremental </w:t>
            </w:r>
            <w:r w:rsidR="006D221A">
              <w:rPr>
                <w:rFonts w:ascii="Arial" w:hAnsi="Arial" w:cs="Arial"/>
                <w:b w:val="0"/>
                <w:sz w:val="20"/>
                <w:szCs w:val="20"/>
              </w:rPr>
              <w:t>MDM Batch process</w:t>
            </w:r>
            <w:r w:rsidR="00392479">
              <w:rPr>
                <w:rFonts w:ascii="Arial" w:hAnsi="Arial" w:cs="Arial"/>
                <w:b w:val="0"/>
                <w:sz w:val="20"/>
                <w:szCs w:val="20"/>
              </w:rPr>
              <w:t>(Ensura batch)</w:t>
            </w:r>
          </w:p>
        </w:tc>
        <w:tc>
          <w:tcPr>
            <w:tcW w:w="1927" w:type="pct"/>
            <w:tcBorders>
              <w:top w:val="single" w:sz="8" w:space="0" w:color="auto"/>
              <w:left w:val="single" w:sz="4" w:space="0" w:color="auto"/>
              <w:bottom w:val="single" w:sz="8" w:space="0" w:color="auto"/>
              <w:right w:val="single" w:sz="4" w:space="0" w:color="auto"/>
            </w:tcBorders>
            <w:shd w:val="clear" w:color="auto" w:fill="FFFFFF"/>
          </w:tcPr>
          <w:p w14:paraId="35343B93" w14:textId="77777777" w:rsidR="00C37427" w:rsidRDefault="00C37427" w:rsidP="003043CE">
            <w:pPr>
              <w:pStyle w:val="PMFTableHeading"/>
              <w:rPr>
                <w:rFonts w:ascii="Arial" w:hAnsi="Arial" w:cs="Arial"/>
                <w:b w:val="0"/>
                <w:sz w:val="20"/>
                <w:szCs w:val="20"/>
              </w:rPr>
            </w:pPr>
            <w:r>
              <w:rPr>
                <w:rFonts w:ascii="Arial" w:hAnsi="Arial" w:cs="Arial"/>
                <w:b w:val="0"/>
                <w:sz w:val="20"/>
                <w:szCs w:val="20"/>
              </w:rPr>
              <w:t>Delta records on daily basis,</w:t>
            </w:r>
          </w:p>
          <w:p w14:paraId="2FDE55DD" w14:textId="77777777" w:rsidR="00386256" w:rsidRDefault="00C37427" w:rsidP="003043CE">
            <w:pPr>
              <w:pStyle w:val="PMFTableHeading"/>
              <w:rPr>
                <w:rFonts w:ascii="Arial" w:hAnsi="Arial" w:cs="Arial"/>
                <w:b w:val="0"/>
                <w:sz w:val="20"/>
                <w:szCs w:val="20"/>
              </w:rPr>
            </w:pPr>
            <w:r>
              <w:rPr>
                <w:rFonts w:ascii="Arial" w:hAnsi="Arial" w:cs="Arial"/>
                <w:b w:val="0"/>
                <w:sz w:val="20"/>
                <w:szCs w:val="20"/>
              </w:rPr>
              <w:t>Policy –</w:t>
            </w:r>
            <w:r w:rsidR="00B73CF1">
              <w:rPr>
                <w:rFonts w:ascii="Arial" w:hAnsi="Arial" w:cs="Arial"/>
                <w:b w:val="0"/>
                <w:sz w:val="20"/>
                <w:szCs w:val="20"/>
              </w:rPr>
              <w:t xml:space="preserve"> 2</w:t>
            </w:r>
            <w:r>
              <w:rPr>
                <w:rFonts w:ascii="Arial" w:hAnsi="Arial" w:cs="Arial"/>
                <w:b w:val="0"/>
                <w:sz w:val="20"/>
                <w:szCs w:val="20"/>
              </w:rPr>
              <w:t xml:space="preserve">0K </w:t>
            </w:r>
          </w:p>
          <w:p w14:paraId="7F90C27E" w14:textId="77777777" w:rsidR="00C37427" w:rsidRDefault="00C37427" w:rsidP="003043CE">
            <w:pPr>
              <w:pStyle w:val="PMFTableHeading"/>
              <w:rPr>
                <w:rFonts w:ascii="Arial" w:hAnsi="Arial" w:cs="Arial"/>
                <w:b w:val="0"/>
                <w:sz w:val="20"/>
                <w:szCs w:val="20"/>
              </w:rPr>
            </w:pPr>
            <w:r>
              <w:rPr>
                <w:rFonts w:ascii="Arial" w:hAnsi="Arial" w:cs="Arial"/>
                <w:b w:val="0"/>
                <w:sz w:val="20"/>
                <w:szCs w:val="20"/>
              </w:rPr>
              <w:t>Customer –</w:t>
            </w:r>
            <w:r w:rsidR="00B73CF1">
              <w:rPr>
                <w:rFonts w:ascii="Arial" w:hAnsi="Arial" w:cs="Arial"/>
                <w:b w:val="0"/>
                <w:sz w:val="20"/>
                <w:szCs w:val="20"/>
              </w:rPr>
              <w:t xml:space="preserve"> 10</w:t>
            </w:r>
            <w:r>
              <w:rPr>
                <w:rFonts w:ascii="Arial" w:hAnsi="Arial" w:cs="Arial"/>
                <w:b w:val="0"/>
                <w:sz w:val="20"/>
                <w:szCs w:val="20"/>
              </w:rPr>
              <w:t>K and</w:t>
            </w:r>
          </w:p>
          <w:p w14:paraId="6F82595A" w14:textId="77777777" w:rsidR="00C37427" w:rsidRPr="002367DF" w:rsidRDefault="00C37427" w:rsidP="00B73CF1">
            <w:pPr>
              <w:pStyle w:val="PMFTableHeading"/>
              <w:rPr>
                <w:rFonts w:ascii="Arial" w:hAnsi="Arial" w:cs="Arial"/>
                <w:b w:val="0"/>
                <w:sz w:val="20"/>
                <w:szCs w:val="20"/>
              </w:rPr>
            </w:pPr>
            <w:r>
              <w:rPr>
                <w:rFonts w:ascii="Arial" w:hAnsi="Arial" w:cs="Arial"/>
                <w:b w:val="0"/>
                <w:sz w:val="20"/>
                <w:szCs w:val="20"/>
              </w:rPr>
              <w:t xml:space="preserve">Address – </w:t>
            </w:r>
            <w:r w:rsidR="00B73CF1">
              <w:rPr>
                <w:rFonts w:ascii="Arial" w:hAnsi="Arial" w:cs="Arial"/>
                <w:b w:val="0"/>
                <w:sz w:val="20"/>
                <w:szCs w:val="20"/>
              </w:rPr>
              <w:t>10</w:t>
            </w:r>
            <w:r>
              <w:rPr>
                <w:rFonts w:ascii="Arial" w:hAnsi="Arial" w:cs="Arial"/>
                <w:b w:val="0"/>
                <w:sz w:val="20"/>
                <w:szCs w:val="20"/>
              </w:rPr>
              <w:t>K</w:t>
            </w:r>
          </w:p>
        </w:tc>
        <w:tc>
          <w:tcPr>
            <w:tcW w:w="1041" w:type="pct"/>
            <w:tcBorders>
              <w:top w:val="single" w:sz="8" w:space="0" w:color="auto"/>
              <w:left w:val="single" w:sz="4" w:space="0" w:color="auto"/>
              <w:bottom w:val="single" w:sz="8" w:space="0" w:color="auto"/>
              <w:right w:val="single" w:sz="4" w:space="0" w:color="auto"/>
            </w:tcBorders>
            <w:shd w:val="clear" w:color="auto" w:fill="FFFFFF"/>
          </w:tcPr>
          <w:p w14:paraId="76AABC04" w14:textId="3BF9DB98" w:rsidR="00386256" w:rsidRPr="002367DF" w:rsidRDefault="006D0011" w:rsidP="00E554E2">
            <w:pPr>
              <w:pStyle w:val="PMFTableHeading"/>
              <w:tabs>
                <w:tab w:val="center" w:pos="1280"/>
              </w:tabs>
              <w:jc w:val="right"/>
              <w:rPr>
                <w:rFonts w:ascii="Arial" w:hAnsi="Arial" w:cs="Arial"/>
                <w:b w:val="0"/>
                <w:sz w:val="20"/>
                <w:szCs w:val="20"/>
              </w:rPr>
            </w:pPr>
            <w:r>
              <w:rPr>
                <w:rFonts w:ascii="Arial" w:hAnsi="Arial" w:cs="Arial"/>
                <w:b w:val="0"/>
                <w:sz w:val="20"/>
                <w:szCs w:val="20"/>
              </w:rPr>
              <w:t>3 - 5</w:t>
            </w:r>
            <w:r w:rsidR="003043CE">
              <w:rPr>
                <w:rFonts w:ascii="Arial" w:hAnsi="Arial" w:cs="Arial"/>
                <w:b w:val="0"/>
                <w:sz w:val="20"/>
                <w:szCs w:val="20"/>
              </w:rPr>
              <w:t xml:space="preserve"> Hours</w:t>
            </w:r>
            <w:r>
              <w:rPr>
                <w:rFonts w:ascii="Arial" w:hAnsi="Arial" w:cs="Arial"/>
                <w:b w:val="0"/>
                <w:sz w:val="20"/>
                <w:szCs w:val="20"/>
              </w:rPr>
              <w:t xml:space="preserve"> (Between 3:00 to 8</w:t>
            </w:r>
            <w:r w:rsidR="001409BC">
              <w:rPr>
                <w:rFonts w:ascii="Arial" w:hAnsi="Arial" w:cs="Arial"/>
                <w:b w:val="0"/>
                <w:sz w:val="20"/>
                <w:szCs w:val="20"/>
              </w:rPr>
              <w:t>:00 GMT)</w:t>
            </w:r>
          </w:p>
        </w:tc>
      </w:tr>
      <w:tr w:rsidR="00392479" w:rsidRPr="00BF0294" w14:paraId="008A975F" w14:textId="77777777" w:rsidTr="00384CD5">
        <w:tblPrEx>
          <w:tblBorders>
            <w:insideH w:val="single" w:sz="4" w:space="0" w:color="auto"/>
            <w:insideV w:val="single" w:sz="4" w:space="0" w:color="auto"/>
          </w:tblBorders>
        </w:tblPrEx>
        <w:trPr>
          <w:trHeight w:val="54"/>
        </w:trPr>
        <w:tc>
          <w:tcPr>
            <w:tcW w:w="256" w:type="pct"/>
            <w:tcBorders>
              <w:top w:val="single" w:sz="8" w:space="0" w:color="auto"/>
              <w:left w:val="single" w:sz="4" w:space="0" w:color="auto"/>
              <w:bottom w:val="single" w:sz="8" w:space="0" w:color="auto"/>
              <w:right w:val="single" w:sz="4" w:space="0" w:color="auto"/>
            </w:tcBorders>
            <w:shd w:val="clear" w:color="auto" w:fill="FFFFFF"/>
          </w:tcPr>
          <w:p w14:paraId="7803BB12" w14:textId="35DE149F" w:rsidR="00392479" w:rsidRPr="00D20635" w:rsidRDefault="00392479" w:rsidP="00E554E2">
            <w:pPr>
              <w:pStyle w:val="PMFTableHeading"/>
              <w:rPr>
                <w:rFonts w:ascii="Arial" w:hAnsi="Arial" w:cs="Arial"/>
                <w:b w:val="0"/>
                <w:sz w:val="20"/>
                <w:szCs w:val="20"/>
              </w:rPr>
            </w:pPr>
            <w:r w:rsidRPr="00D20635">
              <w:rPr>
                <w:rFonts w:ascii="Arial" w:hAnsi="Arial" w:cs="Arial"/>
                <w:b w:val="0"/>
                <w:sz w:val="20"/>
                <w:szCs w:val="20"/>
              </w:rPr>
              <w:t>2</w:t>
            </w:r>
          </w:p>
        </w:tc>
        <w:tc>
          <w:tcPr>
            <w:tcW w:w="1776" w:type="pct"/>
            <w:tcBorders>
              <w:top w:val="single" w:sz="8" w:space="0" w:color="auto"/>
              <w:left w:val="single" w:sz="4" w:space="0" w:color="auto"/>
              <w:bottom w:val="single" w:sz="8" w:space="0" w:color="auto"/>
              <w:right w:val="single" w:sz="4" w:space="0" w:color="auto"/>
            </w:tcBorders>
            <w:shd w:val="clear" w:color="auto" w:fill="FFFFFF"/>
          </w:tcPr>
          <w:p w14:paraId="422C8C59" w14:textId="4993D635" w:rsidR="00392479" w:rsidRPr="00D20635" w:rsidRDefault="00392479" w:rsidP="00392479">
            <w:pPr>
              <w:pStyle w:val="PMFTableHeading"/>
              <w:rPr>
                <w:rFonts w:ascii="Arial" w:hAnsi="Arial" w:cs="Arial"/>
                <w:b w:val="0"/>
                <w:sz w:val="20"/>
                <w:szCs w:val="20"/>
              </w:rPr>
            </w:pPr>
            <w:r w:rsidRPr="00D20635">
              <w:rPr>
                <w:rFonts w:ascii="Arial" w:hAnsi="Arial" w:cs="Arial"/>
                <w:b w:val="0"/>
                <w:sz w:val="20"/>
                <w:szCs w:val="20"/>
              </w:rPr>
              <w:t>Incremental MDM NRT process(Ensura batch)</w:t>
            </w:r>
          </w:p>
        </w:tc>
        <w:tc>
          <w:tcPr>
            <w:tcW w:w="1927" w:type="pct"/>
            <w:tcBorders>
              <w:top w:val="single" w:sz="8" w:space="0" w:color="auto"/>
              <w:left w:val="single" w:sz="4" w:space="0" w:color="auto"/>
              <w:bottom w:val="single" w:sz="8" w:space="0" w:color="auto"/>
              <w:right w:val="single" w:sz="4" w:space="0" w:color="auto"/>
            </w:tcBorders>
            <w:shd w:val="clear" w:color="auto" w:fill="FFFFFF"/>
          </w:tcPr>
          <w:p w14:paraId="1027271D" w14:textId="27ADA936" w:rsidR="00392479" w:rsidRPr="00D20635" w:rsidRDefault="00392479" w:rsidP="00392479">
            <w:pPr>
              <w:pStyle w:val="PMFTableHeading"/>
              <w:rPr>
                <w:rFonts w:ascii="Arial" w:hAnsi="Arial" w:cs="Arial"/>
                <w:b w:val="0"/>
                <w:sz w:val="20"/>
                <w:szCs w:val="20"/>
              </w:rPr>
            </w:pPr>
            <w:r w:rsidRPr="00D20635">
              <w:rPr>
                <w:rFonts w:ascii="Arial" w:hAnsi="Arial" w:cs="Arial"/>
                <w:b w:val="0"/>
                <w:sz w:val="20"/>
                <w:szCs w:val="20"/>
              </w:rPr>
              <w:t xml:space="preserve">Delta records on </w:t>
            </w:r>
            <w:r w:rsidR="00380133" w:rsidRPr="00D20635">
              <w:rPr>
                <w:rFonts w:ascii="Arial" w:hAnsi="Arial" w:cs="Arial"/>
                <w:b w:val="0"/>
                <w:sz w:val="20"/>
                <w:szCs w:val="20"/>
              </w:rPr>
              <w:t>NRT</w:t>
            </w:r>
            <w:r w:rsidRPr="00D20635">
              <w:rPr>
                <w:rFonts w:ascii="Arial" w:hAnsi="Arial" w:cs="Arial"/>
                <w:b w:val="0"/>
                <w:sz w:val="20"/>
                <w:szCs w:val="20"/>
              </w:rPr>
              <w:t xml:space="preserve"> basis,</w:t>
            </w:r>
          </w:p>
          <w:p w14:paraId="49143D9B" w14:textId="7B83DB19" w:rsidR="00392479" w:rsidRPr="00D20635" w:rsidRDefault="001C3007" w:rsidP="00392479">
            <w:pPr>
              <w:pStyle w:val="PMFTableHeading"/>
              <w:rPr>
                <w:rFonts w:ascii="Arial" w:hAnsi="Arial" w:cs="Arial"/>
                <w:b w:val="0"/>
                <w:sz w:val="20"/>
                <w:szCs w:val="20"/>
              </w:rPr>
            </w:pPr>
            <w:r w:rsidRPr="00D20635">
              <w:rPr>
                <w:rFonts w:ascii="Arial" w:hAnsi="Arial" w:cs="Arial"/>
                <w:b w:val="0"/>
                <w:sz w:val="20"/>
                <w:szCs w:val="20"/>
              </w:rPr>
              <w:t>Policy –100</w:t>
            </w:r>
          </w:p>
          <w:p w14:paraId="288C3462" w14:textId="487A2862" w:rsidR="00392479" w:rsidRPr="00D20635" w:rsidRDefault="00392479" w:rsidP="00392479">
            <w:pPr>
              <w:pStyle w:val="PMFTableHeading"/>
              <w:rPr>
                <w:rFonts w:ascii="Arial" w:hAnsi="Arial" w:cs="Arial"/>
                <w:b w:val="0"/>
                <w:sz w:val="20"/>
                <w:szCs w:val="20"/>
              </w:rPr>
            </w:pPr>
            <w:r w:rsidRPr="00D20635">
              <w:rPr>
                <w:rFonts w:ascii="Arial" w:hAnsi="Arial" w:cs="Arial"/>
                <w:b w:val="0"/>
                <w:sz w:val="20"/>
                <w:szCs w:val="20"/>
              </w:rPr>
              <w:t>Customer –</w:t>
            </w:r>
            <w:r w:rsidR="001C3007" w:rsidRPr="00D20635">
              <w:rPr>
                <w:rFonts w:ascii="Arial" w:hAnsi="Arial" w:cs="Arial"/>
                <w:b w:val="0"/>
                <w:sz w:val="20"/>
                <w:szCs w:val="20"/>
              </w:rPr>
              <w:t>100</w:t>
            </w:r>
            <w:r w:rsidR="00380133" w:rsidRPr="00D20635">
              <w:rPr>
                <w:rFonts w:ascii="Arial" w:hAnsi="Arial" w:cs="Arial"/>
                <w:b w:val="0"/>
                <w:sz w:val="20"/>
                <w:szCs w:val="20"/>
              </w:rPr>
              <w:t xml:space="preserve">    </w:t>
            </w:r>
            <w:r w:rsidRPr="00D20635">
              <w:rPr>
                <w:rFonts w:ascii="Arial" w:hAnsi="Arial" w:cs="Arial"/>
                <w:b w:val="0"/>
                <w:sz w:val="20"/>
                <w:szCs w:val="20"/>
              </w:rPr>
              <w:t>and</w:t>
            </w:r>
          </w:p>
          <w:p w14:paraId="42111CA8" w14:textId="21F9F815" w:rsidR="00392479" w:rsidRPr="00D20635" w:rsidRDefault="00392479" w:rsidP="00380133">
            <w:pPr>
              <w:pStyle w:val="PMFTableHeading"/>
              <w:rPr>
                <w:rFonts w:ascii="Arial" w:hAnsi="Arial" w:cs="Arial"/>
                <w:b w:val="0"/>
                <w:sz w:val="20"/>
                <w:szCs w:val="20"/>
              </w:rPr>
            </w:pPr>
            <w:r w:rsidRPr="00D20635">
              <w:rPr>
                <w:rFonts w:ascii="Arial" w:hAnsi="Arial" w:cs="Arial"/>
                <w:b w:val="0"/>
                <w:sz w:val="20"/>
                <w:szCs w:val="20"/>
              </w:rPr>
              <w:t>Address –</w:t>
            </w:r>
            <w:r w:rsidR="001C3007" w:rsidRPr="00D20635">
              <w:rPr>
                <w:rFonts w:ascii="Arial" w:hAnsi="Arial" w:cs="Arial"/>
                <w:b w:val="0"/>
                <w:sz w:val="20"/>
                <w:szCs w:val="20"/>
              </w:rPr>
              <w:t>100</w:t>
            </w:r>
          </w:p>
        </w:tc>
        <w:tc>
          <w:tcPr>
            <w:tcW w:w="1041" w:type="pct"/>
            <w:tcBorders>
              <w:top w:val="single" w:sz="8" w:space="0" w:color="auto"/>
              <w:left w:val="single" w:sz="4" w:space="0" w:color="auto"/>
              <w:bottom w:val="single" w:sz="8" w:space="0" w:color="auto"/>
              <w:right w:val="single" w:sz="4" w:space="0" w:color="auto"/>
            </w:tcBorders>
            <w:shd w:val="clear" w:color="auto" w:fill="FFFFFF"/>
          </w:tcPr>
          <w:tbl>
            <w:tblPr>
              <w:tblW w:w="3015" w:type="dxa"/>
              <w:tblCellMar>
                <w:left w:w="0" w:type="dxa"/>
                <w:right w:w="0" w:type="dxa"/>
              </w:tblCellMar>
              <w:tblLook w:val="04A0" w:firstRow="1" w:lastRow="0" w:firstColumn="1" w:lastColumn="0" w:noHBand="0" w:noVBand="1"/>
            </w:tblPr>
            <w:tblGrid>
              <w:gridCol w:w="1377"/>
              <w:gridCol w:w="1638"/>
            </w:tblGrid>
            <w:tr w:rsidR="00CB0FE5" w:rsidRPr="00D20635" w14:paraId="181EB98F" w14:textId="77777777" w:rsidTr="008645C0">
              <w:trPr>
                <w:trHeight w:val="300"/>
              </w:trPr>
              <w:tc>
                <w:tcPr>
                  <w:tcW w:w="1377" w:type="dxa"/>
                  <w:tcBorders>
                    <w:top w:val="single" w:sz="8" w:space="0" w:color="auto"/>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66A3375F" w14:textId="77777777" w:rsidR="00CB0FE5" w:rsidRPr="00D20635" w:rsidRDefault="00CB0FE5" w:rsidP="00CB0FE5">
                  <w:pPr>
                    <w:rPr>
                      <w:rFonts w:ascii="Calibri" w:hAnsi="Calibri" w:cs="Times New Roman"/>
                      <w:b/>
                      <w:bCs w:val="0"/>
                      <w:color w:val="000000"/>
                      <w:sz w:val="18"/>
                      <w:szCs w:val="18"/>
                    </w:rPr>
                  </w:pPr>
                  <w:r w:rsidRPr="00D20635">
                    <w:rPr>
                      <w:b/>
                      <w:bCs w:val="0"/>
                      <w:color w:val="000000"/>
                      <w:sz w:val="18"/>
                      <w:szCs w:val="18"/>
                    </w:rPr>
                    <w:t>NoOfRecords</w:t>
                  </w:r>
                </w:p>
              </w:tc>
              <w:tc>
                <w:tcPr>
                  <w:tcW w:w="1638" w:type="dxa"/>
                  <w:tcBorders>
                    <w:top w:val="single" w:sz="8" w:space="0" w:color="auto"/>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1E901267" w14:textId="1B9575E6" w:rsidR="00CB0FE5" w:rsidRPr="00D20635" w:rsidRDefault="008645C0" w:rsidP="00CB0FE5">
                  <w:pPr>
                    <w:rPr>
                      <w:b/>
                      <w:bCs w:val="0"/>
                      <w:color w:val="000000"/>
                      <w:sz w:val="18"/>
                      <w:szCs w:val="18"/>
                    </w:rPr>
                  </w:pPr>
                  <w:r w:rsidRPr="00D20635">
                    <w:rPr>
                      <w:b/>
                      <w:bCs w:val="0"/>
                      <w:color w:val="000000"/>
                      <w:sz w:val="18"/>
                      <w:szCs w:val="18"/>
                    </w:rPr>
                    <w:t>Execution Time</w:t>
                  </w:r>
                </w:p>
              </w:tc>
            </w:tr>
            <w:tr w:rsidR="00CB0FE5" w:rsidRPr="00D20635" w14:paraId="2FF9767E" w14:textId="77777777" w:rsidTr="008645C0">
              <w:trPr>
                <w:trHeight w:val="300"/>
              </w:trPr>
              <w:tc>
                <w:tcPr>
                  <w:tcW w:w="1377"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DC16901" w14:textId="77777777" w:rsidR="00CB0FE5" w:rsidRPr="00D20635" w:rsidRDefault="00CB0FE5" w:rsidP="00CB0FE5">
                  <w:pPr>
                    <w:rPr>
                      <w:bCs w:val="0"/>
                      <w:color w:val="000000"/>
                      <w:sz w:val="18"/>
                      <w:szCs w:val="18"/>
                    </w:rPr>
                  </w:pPr>
                  <w:r w:rsidRPr="00D20635">
                    <w:rPr>
                      <w:color w:val="000000"/>
                      <w:sz w:val="18"/>
                      <w:szCs w:val="18"/>
                    </w:rPr>
                    <w:t> 100</w:t>
                  </w:r>
                </w:p>
              </w:tc>
              <w:tc>
                <w:tcPr>
                  <w:tcW w:w="163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FE64533" w14:textId="2DCB48A2" w:rsidR="00CB0FE5" w:rsidRPr="00D20635" w:rsidRDefault="00CB0FE5" w:rsidP="00A760A5">
                  <w:pPr>
                    <w:rPr>
                      <w:color w:val="000000"/>
                      <w:sz w:val="18"/>
                      <w:szCs w:val="18"/>
                    </w:rPr>
                  </w:pPr>
                  <w:r w:rsidRPr="00D20635">
                    <w:rPr>
                      <w:color w:val="000000"/>
                      <w:sz w:val="18"/>
                      <w:szCs w:val="18"/>
                    </w:rPr>
                    <w:t> </w:t>
                  </w:r>
                  <w:r w:rsidR="009D1F26" w:rsidRPr="00D20635">
                    <w:rPr>
                      <w:color w:val="000000"/>
                      <w:sz w:val="18"/>
                      <w:szCs w:val="18"/>
                    </w:rPr>
                    <w:t>3</w:t>
                  </w:r>
                  <w:r w:rsidR="00CD3F90" w:rsidRPr="00D20635">
                    <w:rPr>
                      <w:color w:val="000000"/>
                      <w:sz w:val="18"/>
                      <w:szCs w:val="18"/>
                    </w:rPr>
                    <w:t>.4</w:t>
                  </w:r>
                  <w:r w:rsidR="00A760A5" w:rsidRPr="00D20635">
                    <w:rPr>
                      <w:color w:val="000000"/>
                      <w:sz w:val="18"/>
                      <w:szCs w:val="18"/>
                    </w:rPr>
                    <w:t>0</w:t>
                  </w:r>
                  <w:r w:rsidR="00CD3F90" w:rsidRPr="00D20635">
                    <w:rPr>
                      <w:color w:val="000000"/>
                      <w:sz w:val="18"/>
                      <w:szCs w:val="18"/>
                    </w:rPr>
                    <w:t xml:space="preserve"> sec</w:t>
                  </w:r>
                </w:p>
              </w:tc>
            </w:tr>
            <w:tr w:rsidR="00CB0FE5" w:rsidRPr="00D20635" w14:paraId="0990751F" w14:textId="77777777" w:rsidTr="008645C0">
              <w:trPr>
                <w:trHeight w:val="300"/>
              </w:trPr>
              <w:tc>
                <w:tcPr>
                  <w:tcW w:w="1377"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04385C2" w14:textId="77777777" w:rsidR="00CB0FE5" w:rsidRPr="00D20635" w:rsidRDefault="00CB0FE5" w:rsidP="00CB0FE5">
                  <w:pPr>
                    <w:rPr>
                      <w:color w:val="000000"/>
                      <w:sz w:val="18"/>
                      <w:szCs w:val="18"/>
                    </w:rPr>
                  </w:pPr>
                  <w:r w:rsidRPr="00D20635">
                    <w:rPr>
                      <w:color w:val="000000"/>
                      <w:sz w:val="18"/>
                      <w:szCs w:val="18"/>
                    </w:rPr>
                    <w:t> 200</w:t>
                  </w:r>
                </w:p>
              </w:tc>
              <w:tc>
                <w:tcPr>
                  <w:tcW w:w="163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96F2FFB" w14:textId="7A06DBF1" w:rsidR="00CB0FE5" w:rsidRPr="00D20635" w:rsidRDefault="00CB0FE5" w:rsidP="00CB0FE5">
                  <w:pPr>
                    <w:rPr>
                      <w:color w:val="000000"/>
                      <w:sz w:val="18"/>
                      <w:szCs w:val="18"/>
                    </w:rPr>
                  </w:pPr>
                  <w:r w:rsidRPr="00D20635">
                    <w:rPr>
                      <w:color w:val="000000"/>
                      <w:sz w:val="18"/>
                      <w:szCs w:val="18"/>
                    </w:rPr>
                    <w:t> </w:t>
                  </w:r>
                  <w:r w:rsidR="00A760A5" w:rsidRPr="00D20635">
                    <w:rPr>
                      <w:color w:val="000000"/>
                      <w:sz w:val="18"/>
                      <w:szCs w:val="18"/>
                    </w:rPr>
                    <w:t>3</w:t>
                  </w:r>
                  <w:r w:rsidR="00334AB6" w:rsidRPr="00D20635">
                    <w:rPr>
                      <w:color w:val="000000"/>
                      <w:sz w:val="18"/>
                      <w:szCs w:val="18"/>
                    </w:rPr>
                    <w:t>.45 sec</w:t>
                  </w:r>
                </w:p>
              </w:tc>
            </w:tr>
            <w:tr w:rsidR="00CB0FE5" w:rsidRPr="00D20635" w14:paraId="649B3525" w14:textId="77777777" w:rsidTr="008645C0">
              <w:trPr>
                <w:trHeight w:val="300"/>
              </w:trPr>
              <w:tc>
                <w:tcPr>
                  <w:tcW w:w="1377"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5E9DDF0" w14:textId="77777777" w:rsidR="00CB0FE5" w:rsidRPr="00D20635" w:rsidRDefault="00CB0FE5" w:rsidP="00CB0FE5">
                  <w:pPr>
                    <w:rPr>
                      <w:color w:val="000000"/>
                      <w:sz w:val="18"/>
                      <w:szCs w:val="18"/>
                    </w:rPr>
                  </w:pPr>
                  <w:r w:rsidRPr="00D20635">
                    <w:rPr>
                      <w:color w:val="000000"/>
                      <w:sz w:val="18"/>
                      <w:szCs w:val="18"/>
                    </w:rPr>
                    <w:t> 300</w:t>
                  </w:r>
                </w:p>
              </w:tc>
              <w:tc>
                <w:tcPr>
                  <w:tcW w:w="163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7F3F216" w14:textId="085AD124" w:rsidR="00CB0FE5" w:rsidRPr="00D20635" w:rsidRDefault="00CB0FE5" w:rsidP="00CB0FE5">
                  <w:pPr>
                    <w:rPr>
                      <w:color w:val="000000"/>
                      <w:sz w:val="18"/>
                      <w:szCs w:val="18"/>
                    </w:rPr>
                  </w:pPr>
                  <w:r w:rsidRPr="00D20635">
                    <w:rPr>
                      <w:color w:val="000000"/>
                      <w:sz w:val="18"/>
                      <w:szCs w:val="18"/>
                    </w:rPr>
                    <w:t> </w:t>
                  </w:r>
                  <w:r w:rsidR="00A760A5" w:rsidRPr="00D20635">
                    <w:rPr>
                      <w:color w:val="000000"/>
                      <w:sz w:val="18"/>
                      <w:szCs w:val="18"/>
                    </w:rPr>
                    <w:t>3.5</w:t>
                  </w:r>
                  <w:r w:rsidR="00334AB6" w:rsidRPr="00D20635">
                    <w:rPr>
                      <w:color w:val="000000"/>
                      <w:sz w:val="18"/>
                      <w:szCs w:val="18"/>
                    </w:rPr>
                    <w:t>5 sec</w:t>
                  </w:r>
                </w:p>
              </w:tc>
            </w:tr>
          </w:tbl>
          <w:p w14:paraId="25852935" w14:textId="77777777" w:rsidR="00392479" w:rsidRPr="00D20635" w:rsidRDefault="00392479" w:rsidP="00E554E2">
            <w:pPr>
              <w:pStyle w:val="PMFTableHeading"/>
              <w:tabs>
                <w:tab w:val="center" w:pos="1280"/>
              </w:tabs>
              <w:jc w:val="right"/>
              <w:rPr>
                <w:rFonts w:ascii="Arial" w:hAnsi="Arial" w:cs="Arial"/>
                <w:b w:val="0"/>
                <w:sz w:val="20"/>
                <w:szCs w:val="20"/>
              </w:rPr>
            </w:pPr>
          </w:p>
        </w:tc>
      </w:tr>
    </w:tbl>
    <w:p w14:paraId="6F364054" w14:textId="77777777" w:rsidR="00386256" w:rsidRDefault="00386256" w:rsidP="009A6C92">
      <w:pPr>
        <w:rPr>
          <w:sz w:val="20"/>
        </w:rPr>
      </w:pPr>
    </w:p>
    <w:p w14:paraId="2BAC21D7" w14:textId="77777777" w:rsidR="00C70E8C" w:rsidRDefault="0001197E" w:rsidP="00C70E8C">
      <w:pPr>
        <w:pStyle w:val="Heading2"/>
        <w:numPr>
          <w:ilvl w:val="1"/>
          <w:numId w:val="3"/>
        </w:numPr>
        <w:jc w:val="left"/>
        <w:rPr>
          <w:rFonts w:cs="Calibri"/>
        </w:rPr>
      </w:pPr>
      <w:bookmarkStart w:id="224" w:name="_Toc353454155"/>
      <w:bookmarkStart w:id="225" w:name="_Toc397680867"/>
      <w:bookmarkStart w:id="226" w:name="_Toc398124048"/>
      <w:bookmarkStart w:id="227" w:name="_Toc465253385"/>
      <w:r>
        <w:rPr>
          <w:rFonts w:cs="Calibri"/>
        </w:rPr>
        <w:lastRenderedPageBreak/>
        <w:t xml:space="preserve">Deployment, </w:t>
      </w:r>
      <w:r w:rsidR="00C70E8C">
        <w:rPr>
          <w:rFonts w:cs="Calibri"/>
        </w:rPr>
        <w:t>Scheduling</w:t>
      </w:r>
      <w:bookmarkEnd w:id="224"/>
      <w:r w:rsidR="00C70E8C">
        <w:rPr>
          <w:rFonts w:cs="Calibri"/>
        </w:rPr>
        <w:t xml:space="preserve"> &amp; Notification</w:t>
      </w:r>
      <w:bookmarkEnd w:id="225"/>
      <w:bookmarkEnd w:id="226"/>
      <w:bookmarkEnd w:id="227"/>
    </w:p>
    <w:p w14:paraId="059AF4CC" w14:textId="77777777" w:rsidR="00F01FCA" w:rsidRDefault="00F01FCA" w:rsidP="009A6C92">
      <w:pPr>
        <w:rPr>
          <w:sz w:val="20"/>
        </w:rPr>
      </w:pPr>
    </w:p>
    <w:p w14:paraId="24ADF8B9" w14:textId="77777777" w:rsidR="00820751" w:rsidRPr="00EA2DCF" w:rsidRDefault="00820751" w:rsidP="00820751">
      <w:pPr>
        <w:rPr>
          <w:sz w:val="20"/>
        </w:rPr>
      </w:pPr>
      <w:r w:rsidRPr="00270F34">
        <w:rPr>
          <w:sz w:val="20"/>
        </w:rPr>
        <w:t>Refer to Deployment</w:t>
      </w:r>
      <w:r>
        <w:rPr>
          <w:sz w:val="20"/>
        </w:rPr>
        <w:t xml:space="preserve"> guide for deployment strategy, approach and best practices.</w:t>
      </w:r>
    </w:p>
    <w:p w14:paraId="412B970A" w14:textId="77777777" w:rsidR="00820751" w:rsidRDefault="00820751" w:rsidP="009A6C92">
      <w:pPr>
        <w:rPr>
          <w:sz w:val="20"/>
        </w:rPr>
      </w:pPr>
    </w:p>
    <w:p w14:paraId="404E3F90" w14:textId="2D6B3967" w:rsidR="00393DF1" w:rsidRDefault="00820751" w:rsidP="009A6C92">
      <w:pPr>
        <w:rPr>
          <w:sz w:val="20"/>
        </w:rPr>
      </w:pPr>
      <w:r>
        <w:rPr>
          <w:sz w:val="20"/>
        </w:rPr>
        <w:t xml:space="preserve">In summary the MDM </w:t>
      </w:r>
      <w:r w:rsidR="00E5792D">
        <w:rPr>
          <w:sz w:val="20"/>
        </w:rPr>
        <w:t xml:space="preserve">Ensura </w:t>
      </w:r>
      <w:r>
        <w:rPr>
          <w:sz w:val="20"/>
        </w:rPr>
        <w:t>Batch</w:t>
      </w:r>
      <w:r w:rsidR="00E5792D">
        <w:rPr>
          <w:sz w:val="20"/>
        </w:rPr>
        <w:t>/NRT</w:t>
      </w:r>
      <w:r>
        <w:rPr>
          <w:sz w:val="20"/>
        </w:rPr>
        <w:t xml:space="preserve"> Jobs and Realtime Services will be deployed in Talend Job Server and ESB/MDM Runtime Server via Talend Administrator Centre (TAC). Email n</w:t>
      </w:r>
      <w:r w:rsidR="00836C0C" w:rsidRPr="009A6C92">
        <w:rPr>
          <w:sz w:val="20"/>
        </w:rPr>
        <w:t xml:space="preserve">otification will be configured within TAC to send an alert to service delivery team whenever </w:t>
      </w:r>
      <w:r w:rsidR="00F01FCA">
        <w:rPr>
          <w:sz w:val="20"/>
        </w:rPr>
        <w:t>an error condition happens.</w:t>
      </w:r>
    </w:p>
    <w:p w14:paraId="14E9447E" w14:textId="77777777" w:rsidR="005C6BBD" w:rsidRDefault="005C6BBD" w:rsidP="009A6C92">
      <w:pPr>
        <w:rPr>
          <w:sz w:val="20"/>
        </w:rPr>
      </w:pPr>
    </w:p>
    <w:p w14:paraId="53F54CB2" w14:textId="77777777" w:rsidR="00755DFD" w:rsidRDefault="00C70E8C" w:rsidP="00755DFD">
      <w:pPr>
        <w:pStyle w:val="Heading2"/>
        <w:numPr>
          <w:ilvl w:val="1"/>
          <w:numId w:val="3"/>
        </w:numPr>
        <w:jc w:val="left"/>
        <w:rPr>
          <w:rFonts w:cs="Calibri"/>
        </w:rPr>
      </w:pPr>
      <w:bookmarkStart w:id="228" w:name="_Toc353454156"/>
      <w:bookmarkStart w:id="229" w:name="_Toc397680868"/>
      <w:bookmarkStart w:id="230" w:name="_Toc398124049"/>
      <w:bookmarkStart w:id="231" w:name="_Toc465253386"/>
      <w:r>
        <w:rPr>
          <w:rFonts w:cs="Calibri"/>
        </w:rPr>
        <w:t xml:space="preserve">Error </w:t>
      </w:r>
      <w:bookmarkEnd w:id="228"/>
      <w:bookmarkEnd w:id="229"/>
      <w:bookmarkEnd w:id="230"/>
      <w:r w:rsidR="00CB73CF" w:rsidRPr="00CB73CF">
        <w:rPr>
          <w:rFonts w:cs="Calibri"/>
        </w:rPr>
        <w:t>Handling and Fault Management</w:t>
      </w:r>
      <w:bookmarkStart w:id="232" w:name="_Toc400033622"/>
      <w:bookmarkEnd w:id="231"/>
    </w:p>
    <w:bookmarkEnd w:id="232"/>
    <w:p w14:paraId="048C27FA" w14:textId="77777777" w:rsidR="00685F32" w:rsidRDefault="00685F32" w:rsidP="00CB73CF">
      <w:pPr>
        <w:rPr>
          <w:sz w:val="20"/>
        </w:rPr>
      </w:pPr>
    </w:p>
    <w:p w14:paraId="0FE65719" w14:textId="77777777" w:rsidR="000C52E4" w:rsidRDefault="000C52E4" w:rsidP="00CB73CF">
      <w:pPr>
        <w:rPr>
          <w:sz w:val="20"/>
        </w:rPr>
      </w:pPr>
      <w:r>
        <w:rPr>
          <w:sz w:val="20"/>
        </w:rPr>
        <w:t>Service Delivery team will use Talend Administrator Center (TAC) to monitor the MDM application. However critical exceptions or errors should be notified via email. Some of the common exceptions are,</w:t>
      </w:r>
    </w:p>
    <w:p w14:paraId="12A8132E" w14:textId="77777777" w:rsidR="00537D7B" w:rsidRDefault="000C52E4" w:rsidP="00CB73CF">
      <w:pPr>
        <w:rPr>
          <w:sz w:val="20"/>
        </w:rPr>
      </w:pPr>
      <w:r>
        <w:rPr>
          <w:sz w:val="20"/>
        </w:rPr>
        <w:t xml:space="preserve"> </w:t>
      </w:r>
    </w:p>
    <w:p w14:paraId="54F48EEC" w14:textId="77777777" w:rsidR="001D74F8" w:rsidRDefault="001D74F8" w:rsidP="008F00A0">
      <w:pPr>
        <w:pStyle w:val="ListParagraph"/>
        <w:numPr>
          <w:ilvl w:val="0"/>
          <w:numId w:val="25"/>
        </w:numPr>
        <w:rPr>
          <w:sz w:val="20"/>
        </w:rPr>
      </w:pPr>
      <w:r>
        <w:rPr>
          <w:sz w:val="20"/>
        </w:rPr>
        <w:t>Source files not received from MOVEIT as per the scheduled time</w:t>
      </w:r>
    </w:p>
    <w:p w14:paraId="451BCAF3" w14:textId="77777777" w:rsidR="001D74F8" w:rsidRDefault="001D74F8" w:rsidP="008F00A0">
      <w:pPr>
        <w:pStyle w:val="ListParagraph"/>
        <w:numPr>
          <w:ilvl w:val="0"/>
          <w:numId w:val="25"/>
        </w:numPr>
        <w:rPr>
          <w:sz w:val="20"/>
        </w:rPr>
      </w:pPr>
      <w:r>
        <w:rPr>
          <w:sz w:val="20"/>
        </w:rPr>
        <w:t>Source file corruption and format errors</w:t>
      </w:r>
    </w:p>
    <w:p w14:paraId="5645B699" w14:textId="77777777" w:rsidR="00685F32" w:rsidRDefault="001D74F8" w:rsidP="008F00A0">
      <w:pPr>
        <w:pStyle w:val="ListParagraph"/>
        <w:numPr>
          <w:ilvl w:val="0"/>
          <w:numId w:val="25"/>
        </w:numPr>
        <w:rPr>
          <w:sz w:val="20"/>
        </w:rPr>
      </w:pPr>
      <w:r>
        <w:rPr>
          <w:sz w:val="20"/>
        </w:rPr>
        <w:t>MDM Batch ETL Job failures</w:t>
      </w:r>
    </w:p>
    <w:p w14:paraId="4B7B021E" w14:textId="77777777" w:rsidR="001D74F8" w:rsidRDefault="001D74F8" w:rsidP="008F00A0">
      <w:pPr>
        <w:pStyle w:val="ListParagraph"/>
        <w:numPr>
          <w:ilvl w:val="0"/>
          <w:numId w:val="25"/>
        </w:numPr>
        <w:rPr>
          <w:sz w:val="20"/>
        </w:rPr>
      </w:pPr>
      <w:r>
        <w:rPr>
          <w:sz w:val="20"/>
        </w:rPr>
        <w:t>MDM ESB Services down (not accessible)</w:t>
      </w:r>
    </w:p>
    <w:p w14:paraId="490D2060" w14:textId="77777777" w:rsidR="001D74F8" w:rsidRPr="001D74F8" w:rsidRDefault="001D74F8" w:rsidP="008F00A0">
      <w:pPr>
        <w:pStyle w:val="ListParagraph"/>
        <w:numPr>
          <w:ilvl w:val="0"/>
          <w:numId w:val="25"/>
        </w:numPr>
        <w:rPr>
          <w:sz w:val="20"/>
        </w:rPr>
      </w:pPr>
      <w:r>
        <w:rPr>
          <w:sz w:val="20"/>
        </w:rPr>
        <w:t>Infrastructure failures – Network connectivity issues, Database not reachable etc.</w:t>
      </w:r>
    </w:p>
    <w:p w14:paraId="179FD6CC" w14:textId="77777777" w:rsidR="001D74F8" w:rsidRDefault="001D74F8" w:rsidP="00CB73CF">
      <w:pPr>
        <w:rPr>
          <w:sz w:val="20"/>
        </w:rPr>
      </w:pPr>
    </w:p>
    <w:p w14:paraId="6A00145E" w14:textId="77777777" w:rsidR="00685F32" w:rsidRDefault="00685F32" w:rsidP="00CB73CF">
      <w:pPr>
        <w:rPr>
          <w:sz w:val="20"/>
        </w:rPr>
      </w:pPr>
    </w:p>
    <w:p w14:paraId="201A4633" w14:textId="77777777" w:rsidR="00685F32" w:rsidRPr="00685F32" w:rsidRDefault="007D144F" w:rsidP="00685F32">
      <w:pPr>
        <w:rPr>
          <w:sz w:val="20"/>
        </w:rPr>
      </w:pPr>
      <w:r>
        <w:object w:dxaOrig="10162" w:dyaOrig="5411" w14:anchorId="3336BA77">
          <v:shape id="_x0000_i1046" type="#_x0000_t75" style="width:6in;height:132.75pt" o:ole="">
            <v:imagedata r:id="rId69" o:title=""/>
          </v:shape>
          <o:OLEObject Type="Embed" ProgID="Visio.Drawing.11" ShapeID="_x0000_i1046" DrawAspect="Content" ObjectID="_1549268298" r:id="rId70"/>
        </w:object>
      </w:r>
    </w:p>
    <w:p w14:paraId="2B03C328" w14:textId="77777777" w:rsidR="00685F32" w:rsidRDefault="00685F32" w:rsidP="00CB73CF">
      <w:pPr>
        <w:rPr>
          <w:sz w:val="20"/>
        </w:rPr>
      </w:pPr>
    </w:p>
    <w:p w14:paraId="4A62AAF3" w14:textId="77777777" w:rsidR="00CB73CF" w:rsidRDefault="00942FC2" w:rsidP="00CB73CF">
      <w:pPr>
        <w:rPr>
          <w:sz w:val="20"/>
        </w:rPr>
      </w:pPr>
      <w:r>
        <w:rPr>
          <w:sz w:val="20"/>
        </w:rPr>
        <w:t>Please refer MDM Err</w:t>
      </w:r>
      <w:r w:rsidR="00495F02">
        <w:rPr>
          <w:sz w:val="20"/>
        </w:rPr>
        <w:t xml:space="preserve">or Catalog present in Appendix </w:t>
      </w:r>
      <w:r w:rsidR="00452815">
        <w:rPr>
          <w:sz w:val="20"/>
        </w:rPr>
        <w:t>6</w:t>
      </w:r>
      <w:r w:rsidR="00675560">
        <w:rPr>
          <w:sz w:val="20"/>
        </w:rPr>
        <w:t>.5</w:t>
      </w:r>
      <w:r>
        <w:rPr>
          <w:sz w:val="20"/>
        </w:rPr>
        <w:t xml:space="preserve"> which provides</w:t>
      </w:r>
      <w:r w:rsidR="00CB73CF">
        <w:rPr>
          <w:sz w:val="20"/>
        </w:rPr>
        <w:t xml:space="preserve"> the error code and corresponding error description.</w:t>
      </w:r>
    </w:p>
    <w:p w14:paraId="464508D0" w14:textId="77777777" w:rsidR="001B2C22" w:rsidRDefault="001B2C22" w:rsidP="00CB73CF">
      <w:pPr>
        <w:rPr>
          <w:sz w:val="20"/>
        </w:rPr>
      </w:pPr>
    </w:p>
    <w:p w14:paraId="616FF9EA" w14:textId="5DC30D44" w:rsidR="00CB73CF" w:rsidRDefault="00125E80" w:rsidP="00CB73CF">
      <w:pPr>
        <w:pStyle w:val="Heading2"/>
        <w:numPr>
          <w:ilvl w:val="1"/>
          <w:numId w:val="3"/>
        </w:numPr>
        <w:jc w:val="left"/>
        <w:rPr>
          <w:rFonts w:cs="Calibri"/>
        </w:rPr>
      </w:pPr>
      <w:bookmarkStart w:id="233" w:name="_Toc400033625"/>
      <w:bookmarkStart w:id="234" w:name="_Toc465253387"/>
      <w:r>
        <w:rPr>
          <w:rFonts w:cs="Calibri"/>
        </w:rPr>
        <w:t>MDM Batch ETL Jobs</w:t>
      </w:r>
      <w:r w:rsidR="00AF170C">
        <w:rPr>
          <w:rFonts w:cs="Calibri"/>
        </w:rPr>
        <w:t xml:space="preserve"> and NRT Jobs</w:t>
      </w:r>
      <w:r>
        <w:rPr>
          <w:rFonts w:cs="Calibri"/>
        </w:rPr>
        <w:t xml:space="preserve"> </w:t>
      </w:r>
      <w:r w:rsidR="001B2C22">
        <w:rPr>
          <w:rFonts w:cs="Calibri"/>
        </w:rPr>
        <w:t>–</w:t>
      </w:r>
      <w:r>
        <w:rPr>
          <w:rFonts w:cs="Calibri"/>
        </w:rPr>
        <w:t xml:space="preserve"> </w:t>
      </w:r>
      <w:r w:rsidR="00CB73CF" w:rsidRPr="00C45C1B">
        <w:rPr>
          <w:rFonts w:cs="Calibri"/>
        </w:rPr>
        <w:t>Restartability</w:t>
      </w:r>
      <w:bookmarkEnd w:id="233"/>
      <w:bookmarkEnd w:id="234"/>
    </w:p>
    <w:p w14:paraId="1FD3647F" w14:textId="77777777" w:rsidR="00584F0A" w:rsidRDefault="00584F0A" w:rsidP="001B2C22">
      <w:pPr>
        <w:rPr>
          <w:sz w:val="20"/>
        </w:rPr>
      </w:pPr>
      <w:r>
        <w:rPr>
          <w:sz w:val="20"/>
        </w:rPr>
        <w:t xml:space="preserve">For MDM Daily Incremental Data Loads, Separate </w:t>
      </w:r>
      <w:r w:rsidR="00600155">
        <w:rPr>
          <w:sz w:val="20"/>
        </w:rPr>
        <w:t>Master</w:t>
      </w:r>
      <w:r w:rsidRPr="00584F0A">
        <w:rPr>
          <w:sz w:val="20"/>
        </w:rPr>
        <w:t xml:space="preserve"> MDM </w:t>
      </w:r>
      <w:r w:rsidR="00EF3213">
        <w:rPr>
          <w:sz w:val="20"/>
        </w:rPr>
        <w:t xml:space="preserve">ETL </w:t>
      </w:r>
      <w:r w:rsidRPr="00584F0A">
        <w:rPr>
          <w:sz w:val="20"/>
        </w:rPr>
        <w:t>Job</w:t>
      </w:r>
      <w:r w:rsidR="00EF3213">
        <w:rPr>
          <w:sz w:val="20"/>
        </w:rPr>
        <w:t xml:space="preserve"> (Wrapper)</w:t>
      </w:r>
      <w:r w:rsidRPr="00584F0A">
        <w:rPr>
          <w:sz w:val="20"/>
        </w:rPr>
        <w:t xml:space="preserve"> should be created and it should invoke the </w:t>
      </w:r>
      <w:r w:rsidR="00600155">
        <w:rPr>
          <w:sz w:val="20"/>
        </w:rPr>
        <w:t>child</w:t>
      </w:r>
      <w:r w:rsidRPr="00584F0A">
        <w:rPr>
          <w:sz w:val="20"/>
        </w:rPr>
        <w:t xml:space="preserve"> jobs based on job control configuration defined.</w:t>
      </w:r>
      <w:r w:rsidR="00EF3213">
        <w:rPr>
          <w:sz w:val="20"/>
        </w:rPr>
        <w:t xml:space="preserve"> Sample Job control configuration</w:t>
      </w:r>
      <w:r w:rsidRPr="00584F0A">
        <w:rPr>
          <w:sz w:val="20"/>
        </w:rPr>
        <w:t xml:space="preserve">, it can be fine-tuned based on </w:t>
      </w:r>
      <w:r>
        <w:rPr>
          <w:sz w:val="20"/>
        </w:rPr>
        <w:t xml:space="preserve">the </w:t>
      </w:r>
      <w:r w:rsidRPr="00584F0A">
        <w:rPr>
          <w:sz w:val="20"/>
        </w:rPr>
        <w:t>needs.</w:t>
      </w:r>
    </w:p>
    <w:p w14:paraId="0BC3117D" w14:textId="77777777" w:rsidR="00A30570" w:rsidRDefault="00A30570" w:rsidP="001B2C22">
      <w:pPr>
        <w:rPr>
          <w:sz w:val="20"/>
        </w:rPr>
      </w:pPr>
    </w:p>
    <w:tbl>
      <w:tblPr>
        <w:tblStyle w:val="TableGrid"/>
        <w:tblW w:w="4371" w:type="pct"/>
        <w:tblInd w:w="108" w:type="dxa"/>
        <w:tblLook w:val="04A0" w:firstRow="1" w:lastRow="0" w:firstColumn="1" w:lastColumn="0" w:noHBand="0" w:noVBand="1"/>
      </w:tblPr>
      <w:tblGrid>
        <w:gridCol w:w="573"/>
        <w:gridCol w:w="2612"/>
        <w:gridCol w:w="1172"/>
        <w:gridCol w:w="1280"/>
        <w:gridCol w:w="1621"/>
      </w:tblGrid>
      <w:tr w:rsidR="007627A8" w:rsidRPr="00CB71FF" w14:paraId="0C1B3E05" w14:textId="1938ECD2" w:rsidTr="00CB2717">
        <w:tc>
          <w:tcPr>
            <w:tcW w:w="394" w:type="pct"/>
          </w:tcPr>
          <w:p w14:paraId="5582A879" w14:textId="77777777" w:rsidR="007627A8" w:rsidRPr="00CB71FF" w:rsidRDefault="007627A8" w:rsidP="001B2C22">
            <w:pPr>
              <w:rPr>
                <w:b/>
                <w:sz w:val="20"/>
              </w:rPr>
            </w:pPr>
            <w:r w:rsidRPr="00CB71FF">
              <w:rPr>
                <w:b/>
                <w:sz w:val="20"/>
              </w:rPr>
              <w:t>Job ID</w:t>
            </w:r>
          </w:p>
        </w:tc>
        <w:tc>
          <w:tcPr>
            <w:tcW w:w="1799" w:type="pct"/>
          </w:tcPr>
          <w:p w14:paraId="10860F6A" w14:textId="03747C54" w:rsidR="007627A8" w:rsidRPr="00CB71FF" w:rsidRDefault="007627A8" w:rsidP="0008166F">
            <w:pPr>
              <w:rPr>
                <w:b/>
                <w:sz w:val="20"/>
              </w:rPr>
            </w:pPr>
            <w:r>
              <w:rPr>
                <w:b/>
                <w:sz w:val="20"/>
              </w:rPr>
              <w:t>Incremental MDM Child</w:t>
            </w:r>
            <w:r w:rsidRPr="00CB71FF">
              <w:rPr>
                <w:b/>
                <w:sz w:val="20"/>
              </w:rPr>
              <w:t xml:space="preserve"> Jobs</w:t>
            </w:r>
          </w:p>
        </w:tc>
        <w:tc>
          <w:tcPr>
            <w:tcW w:w="807" w:type="pct"/>
          </w:tcPr>
          <w:p w14:paraId="020A06BD" w14:textId="77777777" w:rsidR="007627A8" w:rsidRPr="00CB71FF" w:rsidRDefault="007627A8" w:rsidP="001B2C22">
            <w:pPr>
              <w:rPr>
                <w:b/>
                <w:sz w:val="20"/>
              </w:rPr>
            </w:pPr>
            <w:r>
              <w:rPr>
                <w:b/>
                <w:sz w:val="20"/>
              </w:rPr>
              <w:t>Execution Step</w:t>
            </w:r>
          </w:p>
        </w:tc>
        <w:tc>
          <w:tcPr>
            <w:tcW w:w="882" w:type="pct"/>
          </w:tcPr>
          <w:p w14:paraId="55B14119" w14:textId="2CC2BBEA" w:rsidR="007627A8" w:rsidRPr="00CB71FF" w:rsidRDefault="007627A8" w:rsidP="001B2C22">
            <w:pPr>
              <w:rPr>
                <w:b/>
                <w:sz w:val="20"/>
              </w:rPr>
            </w:pPr>
            <w:r>
              <w:rPr>
                <w:b/>
                <w:sz w:val="20"/>
              </w:rPr>
              <w:t>Parallel Execution for ensura batch</w:t>
            </w:r>
          </w:p>
        </w:tc>
        <w:tc>
          <w:tcPr>
            <w:tcW w:w="1117" w:type="pct"/>
          </w:tcPr>
          <w:p w14:paraId="30345345" w14:textId="0D768F25" w:rsidR="007627A8" w:rsidRPr="00D20635" w:rsidRDefault="007627A8" w:rsidP="007627A8">
            <w:pPr>
              <w:rPr>
                <w:b/>
                <w:sz w:val="20"/>
              </w:rPr>
            </w:pPr>
            <w:r w:rsidRPr="00D20635">
              <w:rPr>
                <w:b/>
                <w:sz w:val="20"/>
              </w:rPr>
              <w:t>Parallel Execution for NRT</w:t>
            </w:r>
          </w:p>
        </w:tc>
      </w:tr>
      <w:tr w:rsidR="007627A8" w:rsidRPr="009E425B" w14:paraId="1E94B0D2" w14:textId="6F6E486B" w:rsidTr="00CB2717">
        <w:tc>
          <w:tcPr>
            <w:tcW w:w="394" w:type="pct"/>
          </w:tcPr>
          <w:p w14:paraId="0C26F972" w14:textId="77777777" w:rsidR="007627A8" w:rsidRPr="009E425B" w:rsidRDefault="007627A8" w:rsidP="001B2C22">
            <w:pPr>
              <w:rPr>
                <w:sz w:val="20"/>
              </w:rPr>
            </w:pPr>
            <w:r>
              <w:rPr>
                <w:sz w:val="20"/>
              </w:rPr>
              <w:t>1</w:t>
            </w:r>
          </w:p>
        </w:tc>
        <w:tc>
          <w:tcPr>
            <w:tcW w:w="1799" w:type="pct"/>
          </w:tcPr>
          <w:p w14:paraId="4E3C43A9" w14:textId="77777777" w:rsidR="007627A8" w:rsidRPr="009E425B" w:rsidRDefault="007627A8" w:rsidP="00CB71FF">
            <w:pPr>
              <w:jc w:val="left"/>
              <w:rPr>
                <w:sz w:val="20"/>
              </w:rPr>
            </w:pPr>
            <w:r w:rsidRPr="009E425B">
              <w:rPr>
                <w:sz w:val="20"/>
              </w:rPr>
              <w:t>Ensura Incremental File Validation</w:t>
            </w:r>
          </w:p>
        </w:tc>
        <w:tc>
          <w:tcPr>
            <w:tcW w:w="807" w:type="pct"/>
          </w:tcPr>
          <w:p w14:paraId="78FC7B8A" w14:textId="77777777" w:rsidR="007627A8" w:rsidRPr="009E425B" w:rsidRDefault="007627A8" w:rsidP="001B2C22">
            <w:pPr>
              <w:rPr>
                <w:sz w:val="20"/>
              </w:rPr>
            </w:pPr>
            <w:r>
              <w:rPr>
                <w:sz w:val="20"/>
              </w:rPr>
              <w:t>1</w:t>
            </w:r>
          </w:p>
        </w:tc>
        <w:tc>
          <w:tcPr>
            <w:tcW w:w="882" w:type="pct"/>
          </w:tcPr>
          <w:p w14:paraId="091C5279" w14:textId="77777777" w:rsidR="007627A8" w:rsidRPr="009E425B" w:rsidRDefault="007627A8" w:rsidP="001B2C22">
            <w:pPr>
              <w:rPr>
                <w:sz w:val="20"/>
              </w:rPr>
            </w:pPr>
            <w:r>
              <w:rPr>
                <w:sz w:val="20"/>
              </w:rPr>
              <w:t>N</w:t>
            </w:r>
          </w:p>
        </w:tc>
        <w:tc>
          <w:tcPr>
            <w:tcW w:w="1117" w:type="pct"/>
          </w:tcPr>
          <w:p w14:paraId="4A0CDCFB" w14:textId="185E3DC2" w:rsidR="007627A8" w:rsidRPr="00D20635" w:rsidRDefault="007627A8" w:rsidP="001B2C22">
            <w:pPr>
              <w:rPr>
                <w:sz w:val="20"/>
              </w:rPr>
            </w:pPr>
            <w:r w:rsidRPr="00D20635">
              <w:rPr>
                <w:sz w:val="20"/>
              </w:rPr>
              <w:t>N/A</w:t>
            </w:r>
          </w:p>
        </w:tc>
      </w:tr>
      <w:tr w:rsidR="007627A8" w:rsidRPr="009E425B" w14:paraId="7B27B50F" w14:textId="61497EC2" w:rsidTr="00CB2717">
        <w:tc>
          <w:tcPr>
            <w:tcW w:w="394" w:type="pct"/>
          </w:tcPr>
          <w:p w14:paraId="495018FE" w14:textId="77777777" w:rsidR="007627A8" w:rsidRPr="009E425B" w:rsidRDefault="007627A8" w:rsidP="001B2C22">
            <w:pPr>
              <w:rPr>
                <w:sz w:val="20"/>
              </w:rPr>
            </w:pPr>
            <w:r>
              <w:rPr>
                <w:sz w:val="20"/>
              </w:rPr>
              <w:t>2</w:t>
            </w:r>
          </w:p>
        </w:tc>
        <w:tc>
          <w:tcPr>
            <w:tcW w:w="1799" w:type="pct"/>
          </w:tcPr>
          <w:p w14:paraId="20DBA4AA" w14:textId="336A8F1E" w:rsidR="007627A8" w:rsidRPr="009E425B" w:rsidRDefault="007627A8" w:rsidP="00CB71FF">
            <w:pPr>
              <w:jc w:val="left"/>
              <w:rPr>
                <w:sz w:val="20"/>
              </w:rPr>
            </w:pPr>
            <w:r w:rsidRPr="009E425B">
              <w:rPr>
                <w:sz w:val="20"/>
              </w:rPr>
              <w:t xml:space="preserve">Delta DAA </w:t>
            </w:r>
            <w:r w:rsidRPr="00D20635">
              <w:rPr>
                <w:sz w:val="20"/>
              </w:rPr>
              <w:t>Loader</w:t>
            </w:r>
            <w:r w:rsidR="00FC74B9" w:rsidRPr="00D20635">
              <w:rPr>
                <w:sz w:val="20"/>
              </w:rPr>
              <w:t>/Stage load</w:t>
            </w:r>
          </w:p>
        </w:tc>
        <w:tc>
          <w:tcPr>
            <w:tcW w:w="807" w:type="pct"/>
          </w:tcPr>
          <w:p w14:paraId="2548BFD0" w14:textId="77777777" w:rsidR="007627A8" w:rsidRPr="009E425B" w:rsidRDefault="007627A8" w:rsidP="001B2C22">
            <w:pPr>
              <w:rPr>
                <w:sz w:val="20"/>
              </w:rPr>
            </w:pPr>
            <w:r>
              <w:rPr>
                <w:sz w:val="20"/>
              </w:rPr>
              <w:t>2</w:t>
            </w:r>
          </w:p>
        </w:tc>
        <w:tc>
          <w:tcPr>
            <w:tcW w:w="882" w:type="pct"/>
          </w:tcPr>
          <w:p w14:paraId="72F34EEC" w14:textId="77777777" w:rsidR="007627A8" w:rsidRPr="009E425B" w:rsidRDefault="007627A8" w:rsidP="001B2C22">
            <w:pPr>
              <w:rPr>
                <w:sz w:val="20"/>
              </w:rPr>
            </w:pPr>
            <w:r>
              <w:rPr>
                <w:sz w:val="20"/>
              </w:rPr>
              <w:t>N</w:t>
            </w:r>
          </w:p>
        </w:tc>
        <w:tc>
          <w:tcPr>
            <w:tcW w:w="1117" w:type="pct"/>
          </w:tcPr>
          <w:p w14:paraId="40721046" w14:textId="3EF16143" w:rsidR="007627A8" w:rsidRPr="00D20635" w:rsidRDefault="00FC74B9" w:rsidP="001B2C22">
            <w:pPr>
              <w:rPr>
                <w:sz w:val="20"/>
              </w:rPr>
            </w:pPr>
            <w:r w:rsidRPr="00D20635">
              <w:rPr>
                <w:sz w:val="20"/>
              </w:rPr>
              <w:t>N</w:t>
            </w:r>
          </w:p>
        </w:tc>
      </w:tr>
      <w:tr w:rsidR="007627A8" w:rsidRPr="004F7389" w14:paraId="14EDB4BC" w14:textId="5C2EFB67" w:rsidTr="00CB2717">
        <w:tc>
          <w:tcPr>
            <w:tcW w:w="394" w:type="pct"/>
          </w:tcPr>
          <w:p w14:paraId="3D59EE12" w14:textId="77777777" w:rsidR="007627A8" w:rsidRPr="004F7389" w:rsidRDefault="007627A8" w:rsidP="001B2C22">
            <w:pPr>
              <w:rPr>
                <w:sz w:val="20"/>
              </w:rPr>
            </w:pPr>
            <w:r w:rsidRPr="004F7389">
              <w:rPr>
                <w:sz w:val="20"/>
              </w:rPr>
              <w:lastRenderedPageBreak/>
              <w:t>3</w:t>
            </w:r>
          </w:p>
        </w:tc>
        <w:tc>
          <w:tcPr>
            <w:tcW w:w="1799" w:type="pct"/>
          </w:tcPr>
          <w:p w14:paraId="3E0EF87D" w14:textId="77777777" w:rsidR="007627A8" w:rsidRPr="004F7389" w:rsidRDefault="007627A8" w:rsidP="00CB71FF">
            <w:pPr>
              <w:jc w:val="left"/>
              <w:rPr>
                <w:sz w:val="20"/>
              </w:rPr>
            </w:pPr>
            <w:r w:rsidRPr="004F7389">
              <w:rPr>
                <w:sz w:val="20"/>
              </w:rPr>
              <w:t>Email Cleansing and Validation</w:t>
            </w:r>
          </w:p>
        </w:tc>
        <w:tc>
          <w:tcPr>
            <w:tcW w:w="807" w:type="pct"/>
          </w:tcPr>
          <w:p w14:paraId="5F5FA5FB" w14:textId="77777777" w:rsidR="007627A8" w:rsidRPr="004F7389" w:rsidRDefault="007627A8" w:rsidP="001B2C22">
            <w:pPr>
              <w:rPr>
                <w:sz w:val="20"/>
              </w:rPr>
            </w:pPr>
            <w:r w:rsidRPr="004F7389">
              <w:rPr>
                <w:sz w:val="20"/>
              </w:rPr>
              <w:t>3</w:t>
            </w:r>
          </w:p>
        </w:tc>
        <w:tc>
          <w:tcPr>
            <w:tcW w:w="882" w:type="pct"/>
          </w:tcPr>
          <w:p w14:paraId="736F6E77" w14:textId="77777777" w:rsidR="007627A8" w:rsidRPr="004F7389" w:rsidRDefault="007627A8" w:rsidP="001B2C22">
            <w:pPr>
              <w:rPr>
                <w:sz w:val="20"/>
              </w:rPr>
            </w:pPr>
            <w:r w:rsidRPr="004F7389">
              <w:rPr>
                <w:sz w:val="20"/>
              </w:rPr>
              <w:t>Y</w:t>
            </w:r>
          </w:p>
        </w:tc>
        <w:tc>
          <w:tcPr>
            <w:tcW w:w="1117" w:type="pct"/>
          </w:tcPr>
          <w:p w14:paraId="29D4687D" w14:textId="59080E52" w:rsidR="007627A8" w:rsidRPr="004F7389" w:rsidRDefault="009F3B17" w:rsidP="001B2C22">
            <w:pPr>
              <w:rPr>
                <w:sz w:val="20"/>
              </w:rPr>
            </w:pPr>
            <w:r w:rsidRPr="004F7389">
              <w:rPr>
                <w:sz w:val="20"/>
              </w:rPr>
              <w:t>Y</w:t>
            </w:r>
          </w:p>
        </w:tc>
      </w:tr>
      <w:tr w:rsidR="007627A8" w:rsidRPr="004F7389" w14:paraId="7EDC720B" w14:textId="7E597724" w:rsidTr="00CB2717">
        <w:tc>
          <w:tcPr>
            <w:tcW w:w="394" w:type="pct"/>
          </w:tcPr>
          <w:p w14:paraId="7E3B3A2E" w14:textId="77777777" w:rsidR="007627A8" w:rsidRPr="004F7389" w:rsidRDefault="007627A8" w:rsidP="001B2C22">
            <w:pPr>
              <w:rPr>
                <w:sz w:val="20"/>
              </w:rPr>
            </w:pPr>
            <w:r w:rsidRPr="004F7389">
              <w:rPr>
                <w:sz w:val="20"/>
              </w:rPr>
              <w:t>4</w:t>
            </w:r>
          </w:p>
        </w:tc>
        <w:tc>
          <w:tcPr>
            <w:tcW w:w="1799" w:type="pct"/>
          </w:tcPr>
          <w:p w14:paraId="4133E528" w14:textId="77777777" w:rsidR="007627A8" w:rsidRPr="004F7389" w:rsidRDefault="007627A8" w:rsidP="00CB71FF">
            <w:pPr>
              <w:jc w:val="left"/>
              <w:rPr>
                <w:sz w:val="20"/>
              </w:rPr>
            </w:pPr>
            <w:r w:rsidRPr="004F7389">
              <w:rPr>
                <w:sz w:val="20"/>
              </w:rPr>
              <w:t>Telephone Cleansing and Validation</w:t>
            </w:r>
          </w:p>
        </w:tc>
        <w:tc>
          <w:tcPr>
            <w:tcW w:w="807" w:type="pct"/>
          </w:tcPr>
          <w:p w14:paraId="7EEAFF7A" w14:textId="77777777" w:rsidR="007627A8" w:rsidRPr="004F7389" w:rsidRDefault="007627A8" w:rsidP="001B2C22">
            <w:pPr>
              <w:rPr>
                <w:sz w:val="20"/>
              </w:rPr>
            </w:pPr>
            <w:r w:rsidRPr="004F7389">
              <w:rPr>
                <w:sz w:val="20"/>
              </w:rPr>
              <w:t>3</w:t>
            </w:r>
          </w:p>
        </w:tc>
        <w:tc>
          <w:tcPr>
            <w:tcW w:w="882" w:type="pct"/>
          </w:tcPr>
          <w:p w14:paraId="1857E442" w14:textId="77777777" w:rsidR="007627A8" w:rsidRPr="004F7389" w:rsidRDefault="007627A8" w:rsidP="001B2C22">
            <w:pPr>
              <w:rPr>
                <w:sz w:val="20"/>
              </w:rPr>
            </w:pPr>
            <w:r w:rsidRPr="004F7389">
              <w:rPr>
                <w:sz w:val="20"/>
              </w:rPr>
              <w:t>Y</w:t>
            </w:r>
          </w:p>
        </w:tc>
        <w:tc>
          <w:tcPr>
            <w:tcW w:w="1117" w:type="pct"/>
          </w:tcPr>
          <w:p w14:paraId="64300975" w14:textId="7DD91C5A" w:rsidR="007627A8" w:rsidRPr="004F7389" w:rsidRDefault="009F3B17" w:rsidP="001B2C22">
            <w:pPr>
              <w:rPr>
                <w:sz w:val="20"/>
              </w:rPr>
            </w:pPr>
            <w:r w:rsidRPr="004F7389">
              <w:rPr>
                <w:sz w:val="20"/>
              </w:rPr>
              <w:t>Y</w:t>
            </w:r>
          </w:p>
        </w:tc>
      </w:tr>
      <w:tr w:rsidR="007627A8" w:rsidRPr="004F7389" w14:paraId="14EC3F92" w14:textId="3792A83F" w:rsidTr="00CB2717">
        <w:tc>
          <w:tcPr>
            <w:tcW w:w="394" w:type="pct"/>
          </w:tcPr>
          <w:p w14:paraId="6A10076E" w14:textId="77777777" w:rsidR="007627A8" w:rsidRPr="004F7389" w:rsidRDefault="007627A8" w:rsidP="001B2C22">
            <w:pPr>
              <w:rPr>
                <w:sz w:val="20"/>
              </w:rPr>
            </w:pPr>
            <w:r w:rsidRPr="004F7389">
              <w:rPr>
                <w:sz w:val="20"/>
              </w:rPr>
              <w:t>5</w:t>
            </w:r>
          </w:p>
        </w:tc>
        <w:tc>
          <w:tcPr>
            <w:tcW w:w="1799" w:type="pct"/>
          </w:tcPr>
          <w:p w14:paraId="03F9F57C" w14:textId="77777777" w:rsidR="007627A8" w:rsidRPr="004F7389" w:rsidRDefault="007627A8" w:rsidP="00CB71FF">
            <w:pPr>
              <w:jc w:val="left"/>
              <w:rPr>
                <w:sz w:val="20"/>
              </w:rPr>
            </w:pPr>
            <w:r w:rsidRPr="004F7389">
              <w:rPr>
                <w:sz w:val="20"/>
              </w:rPr>
              <w:t>Address Cleansing and Validation</w:t>
            </w:r>
          </w:p>
        </w:tc>
        <w:tc>
          <w:tcPr>
            <w:tcW w:w="807" w:type="pct"/>
          </w:tcPr>
          <w:p w14:paraId="274B4674" w14:textId="77777777" w:rsidR="007627A8" w:rsidRPr="004F7389" w:rsidRDefault="007627A8" w:rsidP="001B2C22">
            <w:pPr>
              <w:rPr>
                <w:sz w:val="20"/>
              </w:rPr>
            </w:pPr>
            <w:r w:rsidRPr="004F7389">
              <w:rPr>
                <w:sz w:val="20"/>
              </w:rPr>
              <w:t>3</w:t>
            </w:r>
          </w:p>
        </w:tc>
        <w:tc>
          <w:tcPr>
            <w:tcW w:w="882" w:type="pct"/>
          </w:tcPr>
          <w:p w14:paraId="0DDA90A8" w14:textId="77777777" w:rsidR="007627A8" w:rsidRPr="004F7389" w:rsidRDefault="007627A8" w:rsidP="001B2C22">
            <w:pPr>
              <w:rPr>
                <w:sz w:val="20"/>
              </w:rPr>
            </w:pPr>
            <w:r w:rsidRPr="004F7389">
              <w:rPr>
                <w:sz w:val="20"/>
              </w:rPr>
              <w:t>Y</w:t>
            </w:r>
          </w:p>
        </w:tc>
        <w:tc>
          <w:tcPr>
            <w:tcW w:w="1117" w:type="pct"/>
          </w:tcPr>
          <w:p w14:paraId="522508F2" w14:textId="5C14D6DC" w:rsidR="007627A8" w:rsidRPr="004F7389" w:rsidRDefault="009F3B17" w:rsidP="001B2C22">
            <w:pPr>
              <w:rPr>
                <w:sz w:val="20"/>
              </w:rPr>
            </w:pPr>
            <w:r w:rsidRPr="004F7389">
              <w:rPr>
                <w:sz w:val="20"/>
              </w:rPr>
              <w:t>Y</w:t>
            </w:r>
          </w:p>
        </w:tc>
      </w:tr>
      <w:tr w:rsidR="007627A8" w:rsidRPr="004F7389" w14:paraId="024DBD80" w14:textId="0082A5B9" w:rsidTr="00CB2717">
        <w:tc>
          <w:tcPr>
            <w:tcW w:w="394" w:type="pct"/>
          </w:tcPr>
          <w:p w14:paraId="464F82E7" w14:textId="77777777" w:rsidR="007627A8" w:rsidRPr="004F7389" w:rsidRDefault="007627A8" w:rsidP="001B2C22">
            <w:pPr>
              <w:rPr>
                <w:sz w:val="20"/>
              </w:rPr>
            </w:pPr>
            <w:r w:rsidRPr="004F7389">
              <w:rPr>
                <w:sz w:val="20"/>
              </w:rPr>
              <w:t>6</w:t>
            </w:r>
          </w:p>
        </w:tc>
        <w:tc>
          <w:tcPr>
            <w:tcW w:w="1799" w:type="pct"/>
          </w:tcPr>
          <w:p w14:paraId="735DC0F7" w14:textId="77777777" w:rsidR="007627A8" w:rsidRPr="004F7389" w:rsidRDefault="007627A8" w:rsidP="00CB71FF">
            <w:pPr>
              <w:jc w:val="left"/>
              <w:rPr>
                <w:sz w:val="20"/>
              </w:rPr>
            </w:pPr>
            <w:r w:rsidRPr="004F7389">
              <w:rPr>
                <w:sz w:val="20"/>
              </w:rPr>
              <w:t>Customer Name Cleansing and Validation</w:t>
            </w:r>
          </w:p>
        </w:tc>
        <w:tc>
          <w:tcPr>
            <w:tcW w:w="807" w:type="pct"/>
          </w:tcPr>
          <w:p w14:paraId="6EC0B6E5" w14:textId="77777777" w:rsidR="007627A8" w:rsidRPr="004F7389" w:rsidRDefault="007627A8" w:rsidP="001B2C22">
            <w:pPr>
              <w:rPr>
                <w:sz w:val="20"/>
              </w:rPr>
            </w:pPr>
            <w:r w:rsidRPr="004F7389">
              <w:rPr>
                <w:sz w:val="20"/>
              </w:rPr>
              <w:t>3</w:t>
            </w:r>
          </w:p>
        </w:tc>
        <w:tc>
          <w:tcPr>
            <w:tcW w:w="882" w:type="pct"/>
          </w:tcPr>
          <w:p w14:paraId="72355012" w14:textId="77777777" w:rsidR="007627A8" w:rsidRPr="004F7389" w:rsidRDefault="007627A8" w:rsidP="001B2C22">
            <w:pPr>
              <w:rPr>
                <w:sz w:val="20"/>
              </w:rPr>
            </w:pPr>
            <w:r w:rsidRPr="004F7389">
              <w:rPr>
                <w:sz w:val="20"/>
              </w:rPr>
              <w:t>Y</w:t>
            </w:r>
          </w:p>
        </w:tc>
        <w:tc>
          <w:tcPr>
            <w:tcW w:w="1117" w:type="pct"/>
          </w:tcPr>
          <w:p w14:paraId="163EB849" w14:textId="219C0D17" w:rsidR="007627A8" w:rsidRPr="004F7389" w:rsidRDefault="009F3B17" w:rsidP="001B2C22">
            <w:pPr>
              <w:rPr>
                <w:sz w:val="20"/>
              </w:rPr>
            </w:pPr>
            <w:r w:rsidRPr="004F7389">
              <w:rPr>
                <w:sz w:val="20"/>
              </w:rPr>
              <w:t>Y</w:t>
            </w:r>
          </w:p>
        </w:tc>
      </w:tr>
      <w:tr w:rsidR="007627A8" w:rsidRPr="004F7389" w14:paraId="1CE2B926" w14:textId="6C79C8CF" w:rsidTr="00CB2717">
        <w:tc>
          <w:tcPr>
            <w:tcW w:w="394" w:type="pct"/>
          </w:tcPr>
          <w:p w14:paraId="7B6B8DD2" w14:textId="77777777" w:rsidR="007627A8" w:rsidRPr="004F7389" w:rsidRDefault="007627A8" w:rsidP="001B2C22">
            <w:pPr>
              <w:rPr>
                <w:sz w:val="20"/>
              </w:rPr>
            </w:pPr>
            <w:r w:rsidRPr="004F7389">
              <w:rPr>
                <w:sz w:val="20"/>
              </w:rPr>
              <w:t>7</w:t>
            </w:r>
          </w:p>
        </w:tc>
        <w:tc>
          <w:tcPr>
            <w:tcW w:w="1799" w:type="pct"/>
          </w:tcPr>
          <w:p w14:paraId="682CA594" w14:textId="77777777" w:rsidR="007627A8" w:rsidRPr="004F7389" w:rsidRDefault="007627A8" w:rsidP="001B2C22">
            <w:pPr>
              <w:rPr>
                <w:sz w:val="20"/>
              </w:rPr>
            </w:pPr>
            <w:r w:rsidRPr="004F7389">
              <w:rPr>
                <w:sz w:val="20"/>
              </w:rPr>
              <w:t>Transactional CRF Generation</w:t>
            </w:r>
          </w:p>
        </w:tc>
        <w:tc>
          <w:tcPr>
            <w:tcW w:w="807" w:type="pct"/>
          </w:tcPr>
          <w:p w14:paraId="13D90C17" w14:textId="77777777" w:rsidR="007627A8" w:rsidRPr="004F7389" w:rsidRDefault="007627A8" w:rsidP="001B2C22">
            <w:pPr>
              <w:rPr>
                <w:sz w:val="20"/>
              </w:rPr>
            </w:pPr>
            <w:r w:rsidRPr="004F7389">
              <w:rPr>
                <w:sz w:val="20"/>
              </w:rPr>
              <w:t>4</w:t>
            </w:r>
          </w:p>
        </w:tc>
        <w:tc>
          <w:tcPr>
            <w:tcW w:w="882" w:type="pct"/>
          </w:tcPr>
          <w:p w14:paraId="08B1825C" w14:textId="777F141F" w:rsidR="007627A8" w:rsidRPr="004F7389" w:rsidRDefault="007627A8" w:rsidP="001B2C22">
            <w:pPr>
              <w:rPr>
                <w:sz w:val="20"/>
              </w:rPr>
            </w:pPr>
            <w:r w:rsidRPr="004F7389">
              <w:rPr>
                <w:sz w:val="20"/>
              </w:rPr>
              <w:t>Y</w:t>
            </w:r>
          </w:p>
        </w:tc>
        <w:tc>
          <w:tcPr>
            <w:tcW w:w="1117" w:type="pct"/>
          </w:tcPr>
          <w:p w14:paraId="03C6A3A8" w14:textId="23A42C2A" w:rsidR="007627A8" w:rsidRPr="004F7389" w:rsidRDefault="009F3B17" w:rsidP="001B2C22">
            <w:pPr>
              <w:rPr>
                <w:sz w:val="20"/>
              </w:rPr>
            </w:pPr>
            <w:r w:rsidRPr="004F7389">
              <w:rPr>
                <w:sz w:val="20"/>
              </w:rPr>
              <w:t>Y</w:t>
            </w:r>
          </w:p>
        </w:tc>
      </w:tr>
      <w:tr w:rsidR="007627A8" w:rsidRPr="004F7389" w14:paraId="4BE00734" w14:textId="4B7C33F7" w:rsidTr="00CB2717">
        <w:tc>
          <w:tcPr>
            <w:tcW w:w="394" w:type="pct"/>
          </w:tcPr>
          <w:p w14:paraId="40E5A359" w14:textId="77777777" w:rsidR="007627A8" w:rsidRPr="004F7389" w:rsidRDefault="007627A8" w:rsidP="001B2C22">
            <w:pPr>
              <w:rPr>
                <w:sz w:val="20"/>
              </w:rPr>
            </w:pPr>
            <w:r w:rsidRPr="004F7389">
              <w:rPr>
                <w:sz w:val="20"/>
              </w:rPr>
              <w:t>8</w:t>
            </w:r>
          </w:p>
        </w:tc>
        <w:tc>
          <w:tcPr>
            <w:tcW w:w="1799" w:type="pct"/>
          </w:tcPr>
          <w:p w14:paraId="44B85E2E" w14:textId="77777777" w:rsidR="007627A8" w:rsidRPr="004F7389" w:rsidRDefault="007627A8" w:rsidP="001B2C22">
            <w:pPr>
              <w:rPr>
                <w:sz w:val="20"/>
              </w:rPr>
            </w:pPr>
            <w:r w:rsidRPr="004F7389">
              <w:rPr>
                <w:sz w:val="20"/>
              </w:rPr>
              <w:t>Master CRF Generation and Refresh</w:t>
            </w:r>
          </w:p>
        </w:tc>
        <w:tc>
          <w:tcPr>
            <w:tcW w:w="807" w:type="pct"/>
          </w:tcPr>
          <w:p w14:paraId="7001E42C" w14:textId="77777777" w:rsidR="007627A8" w:rsidRPr="004F7389" w:rsidRDefault="007627A8" w:rsidP="001B2C22">
            <w:pPr>
              <w:rPr>
                <w:sz w:val="20"/>
              </w:rPr>
            </w:pPr>
            <w:r w:rsidRPr="004F7389">
              <w:rPr>
                <w:sz w:val="20"/>
              </w:rPr>
              <w:t>4</w:t>
            </w:r>
          </w:p>
        </w:tc>
        <w:tc>
          <w:tcPr>
            <w:tcW w:w="882" w:type="pct"/>
          </w:tcPr>
          <w:p w14:paraId="139B678B" w14:textId="205F42AB" w:rsidR="007627A8" w:rsidRPr="004F7389" w:rsidRDefault="007627A8" w:rsidP="001B2C22">
            <w:pPr>
              <w:rPr>
                <w:sz w:val="20"/>
              </w:rPr>
            </w:pPr>
            <w:r w:rsidRPr="004F7389">
              <w:rPr>
                <w:sz w:val="20"/>
              </w:rPr>
              <w:t>Y</w:t>
            </w:r>
          </w:p>
        </w:tc>
        <w:tc>
          <w:tcPr>
            <w:tcW w:w="1117" w:type="pct"/>
          </w:tcPr>
          <w:p w14:paraId="4F813E24" w14:textId="47035185" w:rsidR="007627A8" w:rsidRPr="004F7389" w:rsidRDefault="009F3B17" w:rsidP="001B2C22">
            <w:pPr>
              <w:rPr>
                <w:sz w:val="20"/>
              </w:rPr>
            </w:pPr>
            <w:r w:rsidRPr="004F7389">
              <w:rPr>
                <w:sz w:val="20"/>
              </w:rPr>
              <w:t>Y</w:t>
            </w:r>
          </w:p>
        </w:tc>
      </w:tr>
      <w:tr w:rsidR="007627A8" w:rsidRPr="004F7389" w14:paraId="3A7DBC28" w14:textId="653EF1F6" w:rsidTr="00CB2717">
        <w:tc>
          <w:tcPr>
            <w:tcW w:w="394" w:type="pct"/>
          </w:tcPr>
          <w:p w14:paraId="6C812935" w14:textId="77777777" w:rsidR="007627A8" w:rsidRPr="004F7389" w:rsidRDefault="007627A8" w:rsidP="001B2C22">
            <w:pPr>
              <w:rPr>
                <w:sz w:val="20"/>
              </w:rPr>
            </w:pPr>
            <w:r w:rsidRPr="004F7389">
              <w:rPr>
                <w:sz w:val="20"/>
              </w:rPr>
              <w:t>9</w:t>
            </w:r>
          </w:p>
        </w:tc>
        <w:tc>
          <w:tcPr>
            <w:tcW w:w="1799" w:type="pct"/>
          </w:tcPr>
          <w:p w14:paraId="3216D5DC" w14:textId="77777777" w:rsidR="007627A8" w:rsidRPr="004F7389" w:rsidRDefault="007627A8" w:rsidP="001B2C22">
            <w:pPr>
              <w:rPr>
                <w:sz w:val="20"/>
              </w:rPr>
            </w:pPr>
            <w:r w:rsidRPr="004F7389">
              <w:rPr>
                <w:sz w:val="20"/>
              </w:rPr>
              <w:t>Customer Matching</w:t>
            </w:r>
          </w:p>
        </w:tc>
        <w:tc>
          <w:tcPr>
            <w:tcW w:w="807" w:type="pct"/>
          </w:tcPr>
          <w:p w14:paraId="31171949" w14:textId="77777777" w:rsidR="007627A8" w:rsidRPr="004F7389" w:rsidRDefault="007627A8" w:rsidP="001B2C22">
            <w:pPr>
              <w:rPr>
                <w:sz w:val="20"/>
              </w:rPr>
            </w:pPr>
            <w:r w:rsidRPr="004F7389">
              <w:rPr>
                <w:sz w:val="20"/>
              </w:rPr>
              <w:t>5</w:t>
            </w:r>
          </w:p>
        </w:tc>
        <w:tc>
          <w:tcPr>
            <w:tcW w:w="882" w:type="pct"/>
          </w:tcPr>
          <w:p w14:paraId="5E31E07B" w14:textId="77777777" w:rsidR="007627A8" w:rsidRPr="004F7389" w:rsidRDefault="007627A8" w:rsidP="001B2C22">
            <w:pPr>
              <w:rPr>
                <w:sz w:val="20"/>
              </w:rPr>
            </w:pPr>
            <w:r w:rsidRPr="004F7389">
              <w:rPr>
                <w:sz w:val="20"/>
              </w:rPr>
              <w:t>N</w:t>
            </w:r>
          </w:p>
        </w:tc>
        <w:tc>
          <w:tcPr>
            <w:tcW w:w="1117" w:type="pct"/>
          </w:tcPr>
          <w:p w14:paraId="41F61E01" w14:textId="06D62FB2" w:rsidR="007627A8" w:rsidRPr="004F7389" w:rsidRDefault="007627A8" w:rsidP="001B2C22">
            <w:pPr>
              <w:rPr>
                <w:sz w:val="20"/>
              </w:rPr>
            </w:pPr>
            <w:r w:rsidRPr="004F7389">
              <w:rPr>
                <w:sz w:val="20"/>
              </w:rPr>
              <w:t>N</w:t>
            </w:r>
          </w:p>
        </w:tc>
      </w:tr>
      <w:tr w:rsidR="007627A8" w:rsidRPr="004F7389" w14:paraId="752FDA8B" w14:textId="2494E0AF" w:rsidTr="00CB2717">
        <w:tc>
          <w:tcPr>
            <w:tcW w:w="394" w:type="pct"/>
          </w:tcPr>
          <w:p w14:paraId="04A80C79" w14:textId="77777777" w:rsidR="007627A8" w:rsidRPr="004F7389" w:rsidRDefault="007627A8" w:rsidP="001B2C22">
            <w:pPr>
              <w:rPr>
                <w:sz w:val="20"/>
              </w:rPr>
            </w:pPr>
            <w:r w:rsidRPr="004F7389">
              <w:rPr>
                <w:sz w:val="20"/>
              </w:rPr>
              <w:t>10</w:t>
            </w:r>
          </w:p>
        </w:tc>
        <w:tc>
          <w:tcPr>
            <w:tcW w:w="1799" w:type="pct"/>
          </w:tcPr>
          <w:p w14:paraId="3DF32B70" w14:textId="77777777" w:rsidR="007627A8" w:rsidRPr="004F7389" w:rsidRDefault="007627A8" w:rsidP="001B2C22">
            <w:pPr>
              <w:rPr>
                <w:sz w:val="20"/>
              </w:rPr>
            </w:pPr>
            <w:r w:rsidRPr="004F7389">
              <w:rPr>
                <w:sz w:val="20"/>
              </w:rPr>
              <w:t>Survivorship</w:t>
            </w:r>
          </w:p>
        </w:tc>
        <w:tc>
          <w:tcPr>
            <w:tcW w:w="807" w:type="pct"/>
          </w:tcPr>
          <w:p w14:paraId="34D64B58" w14:textId="77777777" w:rsidR="007627A8" w:rsidRPr="004F7389" w:rsidRDefault="007627A8" w:rsidP="001B2C22">
            <w:pPr>
              <w:rPr>
                <w:sz w:val="20"/>
              </w:rPr>
            </w:pPr>
            <w:r w:rsidRPr="004F7389">
              <w:rPr>
                <w:sz w:val="20"/>
              </w:rPr>
              <w:t>6</w:t>
            </w:r>
          </w:p>
        </w:tc>
        <w:tc>
          <w:tcPr>
            <w:tcW w:w="882" w:type="pct"/>
          </w:tcPr>
          <w:p w14:paraId="1C1538C7" w14:textId="77777777" w:rsidR="007627A8" w:rsidRPr="004F7389" w:rsidRDefault="007627A8" w:rsidP="001B2C22">
            <w:pPr>
              <w:rPr>
                <w:sz w:val="20"/>
              </w:rPr>
            </w:pPr>
            <w:r w:rsidRPr="004F7389">
              <w:rPr>
                <w:sz w:val="20"/>
              </w:rPr>
              <w:t>N</w:t>
            </w:r>
          </w:p>
        </w:tc>
        <w:tc>
          <w:tcPr>
            <w:tcW w:w="1117" w:type="pct"/>
          </w:tcPr>
          <w:p w14:paraId="3E61DCDB" w14:textId="61F0711D" w:rsidR="007627A8" w:rsidRPr="004F7389" w:rsidRDefault="007627A8" w:rsidP="001B2C22">
            <w:pPr>
              <w:rPr>
                <w:sz w:val="20"/>
              </w:rPr>
            </w:pPr>
            <w:r w:rsidRPr="004F7389">
              <w:rPr>
                <w:sz w:val="20"/>
              </w:rPr>
              <w:t>N</w:t>
            </w:r>
          </w:p>
        </w:tc>
      </w:tr>
      <w:tr w:rsidR="007627A8" w:rsidRPr="004F7389" w14:paraId="1C93C36E" w14:textId="0495DB84" w:rsidTr="00CB2717">
        <w:tc>
          <w:tcPr>
            <w:tcW w:w="394" w:type="pct"/>
          </w:tcPr>
          <w:p w14:paraId="47E005CD" w14:textId="77777777" w:rsidR="007627A8" w:rsidRPr="004F7389" w:rsidRDefault="007627A8" w:rsidP="001B2C22">
            <w:pPr>
              <w:rPr>
                <w:sz w:val="20"/>
              </w:rPr>
            </w:pPr>
            <w:r w:rsidRPr="004F7389">
              <w:rPr>
                <w:sz w:val="20"/>
              </w:rPr>
              <w:t>11</w:t>
            </w:r>
          </w:p>
        </w:tc>
        <w:tc>
          <w:tcPr>
            <w:tcW w:w="1799" w:type="pct"/>
          </w:tcPr>
          <w:p w14:paraId="784B5453" w14:textId="77777777" w:rsidR="007627A8" w:rsidRPr="004F7389" w:rsidRDefault="007627A8" w:rsidP="001B2C22">
            <w:pPr>
              <w:rPr>
                <w:sz w:val="20"/>
              </w:rPr>
            </w:pPr>
            <w:r w:rsidRPr="004F7389">
              <w:rPr>
                <w:sz w:val="20"/>
              </w:rPr>
              <w:t>MDM Delta Loader</w:t>
            </w:r>
          </w:p>
        </w:tc>
        <w:tc>
          <w:tcPr>
            <w:tcW w:w="807" w:type="pct"/>
          </w:tcPr>
          <w:p w14:paraId="7CEEDF99" w14:textId="77777777" w:rsidR="007627A8" w:rsidRPr="004F7389" w:rsidRDefault="007627A8" w:rsidP="001B2C22">
            <w:pPr>
              <w:rPr>
                <w:sz w:val="20"/>
              </w:rPr>
            </w:pPr>
            <w:r w:rsidRPr="004F7389">
              <w:rPr>
                <w:sz w:val="20"/>
              </w:rPr>
              <w:t>7</w:t>
            </w:r>
          </w:p>
        </w:tc>
        <w:tc>
          <w:tcPr>
            <w:tcW w:w="882" w:type="pct"/>
          </w:tcPr>
          <w:p w14:paraId="7304DCB3" w14:textId="77777777" w:rsidR="007627A8" w:rsidRPr="004F7389" w:rsidRDefault="007627A8" w:rsidP="001B2C22">
            <w:pPr>
              <w:rPr>
                <w:sz w:val="20"/>
              </w:rPr>
            </w:pPr>
            <w:r w:rsidRPr="004F7389">
              <w:rPr>
                <w:sz w:val="20"/>
              </w:rPr>
              <w:t>N</w:t>
            </w:r>
          </w:p>
        </w:tc>
        <w:tc>
          <w:tcPr>
            <w:tcW w:w="1117" w:type="pct"/>
          </w:tcPr>
          <w:p w14:paraId="1E0C901D" w14:textId="6030613D" w:rsidR="007627A8" w:rsidRPr="004F7389" w:rsidRDefault="007627A8" w:rsidP="001B2C22">
            <w:pPr>
              <w:rPr>
                <w:sz w:val="20"/>
              </w:rPr>
            </w:pPr>
            <w:r w:rsidRPr="004F7389">
              <w:rPr>
                <w:sz w:val="20"/>
              </w:rPr>
              <w:t>N</w:t>
            </w:r>
          </w:p>
        </w:tc>
      </w:tr>
      <w:tr w:rsidR="007627A8" w:rsidRPr="004F7389" w14:paraId="0139A08A" w14:textId="689DF9FA" w:rsidTr="00CB2717">
        <w:tc>
          <w:tcPr>
            <w:tcW w:w="394" w:type="pct"/>
          </w:tcPr>
          <w:p w14:paraId="6BBD04F0" w14:textId="77777777" w:rsidR="007627A8" w:rsidRPr="004F7389" w:rsidRDefault="007627A8" w:rsidP="001B2C22">
            <w:pPr>
              <w:rPr>
                <w:sz w:val="20"/>
              </w:rPr>
            </w:pPr>
            <w:r w:rsidRPr="004F7389">
              <w:rPr>
                <w:sz w:val="20"/>
              </w:rPr>
              <w:t>12</w:t>
            </w:r>
          </w:p>
        </w:tc>
        <w:tc>
          <w:tcPr>
            <w:tcW w:w="1799" w:type="pct"/>
          </w:tcPr>
          <w:p w14:paraId="4D734AF2" w14:textId="77777777" w:rsidR="007627A8" w:rsidRPr="004F7389" w:rsidRDefault="007627A8" w:rsidP="001B2C22">
            <w:pPr>
              <w:rPr>
                <w:sz w:val="20"/>
              </w:rPr>
            </w:pPr>
            <w:r w:rsidRPr="004F7389">
              <w:rPr>
                <w:sz w:val="20"/>
              </w:rPr>
              <w:t>Report Generation</w:t>
            </w:r>
          </w:p>
        </w:tc>
        <w:tc>
          <w:tcPr>
            <w:tcW w:w="807" w:type="pct"/>
          </w:tcPr>
          <w:p w14:paraId="5B0F0526" w14:textId="77777777" w:rsidR="007627A8" w:rsidRPr="004F7389" w:rsidRDefault="007627A8" w:rsidP="001B2C22">
            <w:pPr>
              <w:rPr>
                <w:sz w:val="20"/>
              </w:rPr>
            </w:pPr>
            <w:r w:rsidRPr="004F7389">
              <w:rPr>
                <w:sz w:val="20"/>
              </w:rPr>
              <w:t>8</w:t>
            </w:r>
          </w:p>
        </w:tc>
        <w:tc>
          <w:tcPr>
            <w:tcW w:w="882" w:type="pct"/>
          </w:tcPr>
          <w:p w14:paraId="6A455779" w14:textId="77777777" w:rsidR="007627A8" w:rsidRPr="004F7389" w:rsidRDefault="007627A8" w:rsidP="001B2C22">
            <w:pPr>
              <w:rPr>
                <w:sz w:val="20"/>
              </w:rPr>
            </w:pPr>
            <w:r w:rsidRPr="004F7389">
              <w:rPr>
                <w:sz w:val="20"/>
              </w:rPr>
              <w:t>N</w:t>
            </w:r>
          </w:p>
        </w:tc>
        <w:tc>
          <w:tcPr>
            <w:tcW w:w="1117" w:type="pct"/>
          </w:tcPr>
          <w:p w14:paraId="778104E4" w14:textId="77777777" w:rsidR="00CB2717" w:rsidRPr="004F7389" w:rsidRDefault="007627A8" w:rsidP="001B2C22">
            <w:pPr>
              <w:rPr>
                <w:sz w:val="20"/>
              </w:rPr>
            </w:pPr>
            <w:r w:rsidRPr="004F7389">
              <w:rPr>
                <w:sz w:val="20"/>
              </w:rPr>
              <w:t>N</w:t>
            </w:r>
            <w:r w:rsidR="00FC74B9" w:rsidRPr="004F7389">
              <w:rPr>
                <w:sz w:val="20"/>
              </w:rPr>
              <w:t>/A</w:t>
            </w:r>
            <w:r w:rsidR="00CB2717" w:rsidRPr="004F7389">
              <w:rPr>
                <w:sz w:val="20"/>
              </w:rPr>
              <w:t xml:space="preserve"> </w:t>
            </w:r>
          </w:p>
          <w:p w14:paraId="45A3F73A" w14:textId="2BA597EA" w:rsidR="007627A8" w:rsidRPr="004F7389" w:rsidRDefault="00CB2717" w:rsidP="001B2C22">
            <w:pPr>
              <w:rPr>
                <w:sz w:val="20"/>
              </w:rPr>
            </w:pPr>
            <w:r w:rsidRPr="004F7389">
              <w:rPr>
                <w:sz w:val="12"/>
                <w:szCs w:val="12"/>
              </w:rPr>
              <w:t>(Point 6 in section 4.10)</w:t>
            </w:r>
          </w:p>
        </w:tc>
      </w:tr>
    </w:tbl>
    <w:p w14:paraId="1AD090F9" w14:textId="77777777" w:rsidR="001B2C22" w:rsidRPr="004F7389" w:rsidRDefault="001B2C22" w:rsidP="001B2C22"/>
    <w:p w14:paraId="4E5654D5" w14:textId="175B1B99" w:rsidR="00584F0A" w:rsidRDefault="00956002" w:rsidP="001B2C22">
      <w:pPr>
        <w:rPr>
          <w:sz w:val="20"/>
        </w:rPr>
      </w:pPr>
      <w:r w:rsidRPr="004F7389">
        <w:rPr>
          <w:sz w:val="20"/>
        </w:rPr>
        <w:t>Sample ETL Job audit table defined below</w:t>
      </w:r>
      <w:r w:rsidR="00584F0A" w:rsidRPr="004F7389">
        <w:rPr>
          <w:sz w:val="20"/>
        </w:rPr>
        <w:t xml:space="preserve">. This table can be used to monitor the MDM Batch </w:t>
      </w:r>
      <w:r w:rsidR="00392479" w:rsidRPr="004F7389">
        <w:rPr>
          <w:sz w:val="20"/>
        </w:rPr>
        <w:t xml:space="preserve">and NRT </w:t>
      </w:r>
      <w:r w:rsidR="00584F0A" w:rsidRPr="004F7389">
        <w:rPr>
          <w:sz w:val="20"/>
        </w:rPr>
        <w:t>jobs execution. “Restart Flag”</w:t>
      </w:r>
      <w:r w:rsidR="0065175A" w:rsidRPr="004F7389">
        <w:rPr>
          <w:sz w:val="20"/>
        </w:rPr>
        <w:t xml:space="preserve"> can be enabled for parti</w:t>
      </w:r>
      <w:r w:rsidR="0065175A">
        <w:rPr>
          <w:sz w:val="20"/>
        </w:rPr>
        <w:t>cular run id and job id, the Wrapper job will read configuration and will automatically restart</w:t>
      </w:r>
      <w:r w:rsidR="00600155">
        <w:rPr>
          <w:sz w:val="20"/>
        </w:rPr>
        <w:t>s from respective child</w:t>
      </w:r>
      <w:r w:rsidR="006B290F">
        <w:rPr>
          <w:sz w:val="20"/>
        </w:rPr>
        <w:t xml:space="preserve"> job.</w:t>
      </w:r>
    </w:p>
    <w:p w14:paraId="61015372" w14:textId="77777777" w:rsidR="0065175A" w:rsidRPr="00584F0A" w:rsidRDefault="0065175A" w:rsidP="001B2C22">
      <w:pPr>
        <w:rPr>
          <w:sz w:val="20"/>
        </w:rPr>
      </w:pPr>
    </w:p>
    <w:tbl>
      <w:tblPr>
        <w:tblStyle w:val="TableGrid"/>
        <w:tblW w:w="4940" w:type="pct"/>
        <w:tblInd w:w="108" w:type="dxa"/>
        <w:tblLook w:val="04A0" w:firstRow="1" w:lastRow="0" w:firstColumn="1" w:lastColumn="0" w:noHBand="0" w:noVBand="1"/>
      </w:tblPr>
      <w:tblGrid>
        <w:gridCol w:w="605"/>
        <w:gridCol w:w="572"/>
        <w:gridCol w:w="1417"/>
        <w:gridCol w:w="1172"/>
        <w:gridCol w:w="895"/>
        <w:gridCol w:w="830"/>
        <w:gridCol w:w="1305"/>
        <w:gridCol w:w="683"/>
        <w:gridCol w:w="724"/>
      </w:tblGrid>
      <w:tr w:rsidR="0075286E" w:rsidRPr="00101DE0" w14:paraId="64799D4A" w14:textId="77777777" w:rsidTr="0075286E">
        <w:tc>
          <w:tcPr>
            <w:tcW w:w="355" w:type="pct"/>
          </w:tcPr>
          <w:p w14:paraId="0AEB1954" w14:textId="77777777" w:rsidR="0075286E" w:rsidRPr="00101DE0" w:rsidRDefault="0075286E" w:rsidP="004C7B43">
            <w:pPr>
              <w:rPr>
                <w:b/>
                <w:sz w:val="20"/>
              </w:rPr>
            </w:pPr>
            <w:r w:rsidRPr="00101DE0">
              <w:rPr>
                <w:b/>
                <w:sz w:val="20"/>
              </w:rPr>
              <w:t>Run ID</w:t>
            </w:r>
          </w:p>
        </w:tc>
        <w:tc>
          <w:tcPr>
            <w:tcW w:w="335" w:type="pct"/>
          </w:tcPr>
          <w:p w14:paraId="783767FB" w14:textId="77777777" w:rsidR="0075286E" w:rsidRPr="00101DE0" w:rsidRDefault="0075286E" w:rsidP="004C7B43">
            <w:pPr>
              <w:rPr>
                <w:b/>
                <w:sz w:val="20"/>
              </w:rPr>
            </w:pPr>
            <w:r w:rsidRPr="00101DE0">
              <w:rPr>
                <w:b/>
                <w:sz w:val="20"/>
              </w:rPr>
              <w:t>Job ID</w:t>
            </w:r>
          </w:p>
        </w:tc>
        <w:tc>
          <w:tcPr>
            <w:tcW w:w="831" w:type="pct"/>
          </w:tcPr>
          <w:p w14:paraId="60B8CC68" w14:textId="77777777" w:rsidR="0075286E" w:rsidRPr="00101DE0" w:rsidRDefault="0075286E" w:rsidP="00600155">
            <w:pPr>
              <w:rPr>
                <w:b/>
                <w:sz w:val="20"/>
              </w:rPr>
            </w:pPr>
            <w:r w:rsidRPr="00101DE0">
              <w:rPr>
                <w:b/>
                <w:sz w:val="20"/>
              </w:rPr>
              <w:t xml:space="preserve">Incremental </w:t>
            </w:r>
          </w:p>
          <w:p w14:paraId="4305A925" w14:textId="77777777" w:rsidR="0075286E" w:rsidRPr="00101DE0" w:rsidRDefault="0075286E" w:rsidP="00600155">
            <w:pPr>
              <w:rPr>
                <w:b/>
                <w:sz w:val="20"/>
              </w:rPr>
            </w:pPr>
            <w:r w:rsidRPr="00101DE0">
              <w:rPr>
                <w:b/>
                <w:sz w:val="20"/>
              </w:rPr>
              <w:t xml:space="preserve">MDM  </w:t>
            </w:r>
          </w:p>
          <w:p w14:paraId="009CF86E" w14:textId="4B36D6A5" w:rsidR="0075286E" w:rsidRPr="00101DE0" w:rsidRDefault="0075286E" w:rsidP="00600155">
            <w:pPr>
              <w:rPr>
                <w:b/>
                <w:sz w:val="20"/>
              </w:rPr>
            </w:pPr>
            <w:r w:rsidRPr="00101DE0">
              <w:rPr>
                <w:b/>
                <w:sz w:val="20"/>
              </w:rPr>
              <w:t>Child Jobs</w:t>
            </w:r>
          </w:p>
        </w:tc>
        <w:tc>
          <w:tcPr>
            <w:tcW w:w="687" w:type="pct"/>
          </w:tcPr>
          <w:p w14:paraId="3C2C7AEB" w14:textId="77777777" w:rsidR="0075286E" w:rsidRPr="00101DE0" w:rsidRDefault="0075286E" w:rsidP="004C7B43">
            <w:pPr>
              <w:rPr>
                <w:b/>
                <w:sz w:val="20"/>
              </w:rPr>
            </w:pPr>
            <w:r w:rsidRPr="00101DE0">
              <w:rPr>
                <w:b/>
                <w:sz w:val="20"/>
              </w:rPr>
              <w:t>Execution</w:t>
            </w:r>
          </w:p>
          <w:p w14:paraId="20F34B56" w14:textId="1174634A" w:rsidR="0075286E" w:rsidRPr="00101DE0" w:rsidRDefault="0075286E" w:rsidP="004C7B43">
            <w:pPr>
              <w:rPr>
                <w:b/>
                <w:sz w:val="20"/>
              </w:rPr>
            </w:pPr>
            <w:r w:rsidRPr="00101DE0">
              <w:rPr>
                <w:b/>
                <w:sz w:val="20"/>
              </w:rPr>
              <w:t xml:space="preserve"> Step</w:t>
            </w:r>
          </w:p>
        </w:tc>
        <w:tc>
          <w:tcPr>
            <w:tcW w:w="525" w:type="pct"/>
          </w:tcPr>
          <w:p w14:paraId="23E9E571" w14:textId="77777777" w:rsidR="0075286E" w:rsidRPr="004F7389" w:rsidRDefault="0075286E" w:rsidP="00646D40">
            <w:pPr>
              <w:jc w:val="left"/>
              <w:rPr>
                <w:b/>
                <w:sz w:val="20"/>
              </w:rPr>
            </w:pPr>
            <w:r w:rsidRPr="004F7389">
              <w:rPr>
                <w:b/>
                <w:sz w:val="20"/>
              </w:rPr>
              <w:t xml:space="preserve">For </w:t>
            </w:r>
          </w:p>
          <w:p w14:paraId="36BDDE68" w14:textId="6550DEE4" w:rsidR="0075286E" w:rsidRPr="004F7389" w:rsidRDefault="0075286E" w:rsidP="00646D40">
            <w:pPr>
              <w:jc w:val="left"/>
              <w:rPr>
                <w:b/>
                <w:sz w:val="20"/>
              </w:rPr>
            </w:pPr>
            <w:r w:rsidRPr="004F7389">
              <w:rPr>
                <w:b/>
                <w:sz w:val="20"/>
              </w:rPr>
              <w:t>Ensura</w:t>
            </w:r>
          </w:p>
          <w:p w14:paraId="6C95FDE4" w14:textId="72CD55E5" w:rsidR="0075286E" w:rsidRPr="004F7389" w:rsidRDefault="0075286E" w:rsidP="00646D40">
            <w:pPr>
              <w:jc w:val="left"/>
              <w:rPr>
                <w:b/>
                <w:sz w:val="20"/>
              </w:rPr>
            </w:pPr>
            <w:r w:rsidRPr="004F7389">
              <w:rPr>
                <w:b/>
                <w:sz w:val="20"/>
              </w:rPr>
              <w:t>batch</w:t>
            </w:r>
          </w:p>
        </w:tc>
        <w:tc>
          <w:tcPr>
            <w:tcW w:w="552" w:type="pct"/>
          </w:tcPr>
          <w:p w14:paraId="1A97A653" w14:textId="77777777" w:rsidR="0075286E" w:rsidRPr="004F7389" w:rsidRDefault="0075286E" w:rsidP="00646D40">
            <w:pPr>
              <w:jc w:val="left"/>
              <w:rPr>
                <w:b/>
                <w:sz w:val="20"/>
              </w:rPr>
            </w:pPr>
            <w:r w:rsidRPr="004F7389">
              <w:rPr>
                <w:b/>
                <w:sz w:val="20"/>
              </w:rPr>
              <w:t xml:space="preserve">For </w:t>
            </w:r>
          </w:p>
          <w:p w14:paraId="42237E76" w14:textId="1DA8E8C8" w:rsidR="0075286E" w:rsidRPr="004F7389" w:rsidRDefault="0075286E" w:rsidP="00646D40">
            <w:pPr>
              <w:jc w:val="left"/>
              <w:rPr>
                <w:b/>
                <w:sz w:val="20"/>
              </w:rPr>
            </w:pPr>
            <w:r w:rsidRPr="004F7389">
              <w:rPr>
                <w:b/>
                <w:sz w:val="20"/>
              </w:rPr>
              <w:t>NRT</w:t>
            </w:r>
          </w:p>
        </w:tc>
        <w:tc>
          <w:tcPr>
            <w:tcW w:w="765" w:type="pct"/>
          </w:tcPr>
          <w:p w14:paraId="309DDEA3" w14:textId="070ABDE4" w:rsidR="0075286E" w:rsidRPr="00101DE0" w:rsidRDefault="0075286E" w:rsidP="00646D40">
            <w:pPr>
              <w:jc w:val="left"/>
              <w:rPr>
                <w:b/>
                <w:sz w:val="20"/>
              </w:rPr>
            </w:pPr>
            <w:r w:rsidRPr="00101DE0">
              <w:rPr>
                <w:b/>
                <w:sz w:val="20"/>
              </w:rPr>
              <w:t>Execution Status</w:t>
            </w:r>
          </w:p>
          <w:p w14:paraId="1C191B28" w14:textId="77777777" w:rsidR="0075286E" w:rsidRPr="00101DE0" w:rsidRDefault="0075286E" w:rsidP="00425F9F">
            <w:pPr>
              <w:jc w:val="left"/>
              <w:rPr>
                <w:b/>
                <w:sz w:val="20"/>
              </w:rPr>
            </w:pPr>
            <w:r w:rsidRPr="00101DE0">
              <w:rPr>
                <w:b/>
                <w:sz w:val="20"/>
              </w:rPr>
              <w:t>(Started,</w:t>
            </w:r>
          </w:p>
          <w:p w14:paraId="765EAA95" w14:textId="77777777" w:rsidR="0075286E" w:rsidRPr="00101DE0" w:rsidRDefault="0075286E" w:rsidP="00425F9F">
            <w:pPr>
              <w:jc w:val="left"/>
              <w:rPr>
                <w:b/>
                <w:sz w:val="20"/>
              </w:rPr>
            </w:pPr>
            <w:r w:rsidRPr="00101DE0">
              <w:rPr>
                <w:b/>
                <w:sz w:val="20"/>
              </w:rPr>
              <w:t xml:space="preserve">Completed, </w:t>
            </w:r>
          </w:p>
          <w:p w14:paraId="3372E1A1" w14:textId="28C3173B" w:rsidR="0075286E" w:rsidRPr="00101DE0" w:rsidRDefault="0075286E" w:rsidP="00425F9F">
            <w:pPr>
              <w:jc w:val="left"/>
              <w:rPr>
                <w:b/>
                <w:sz w:val="20"/>
              </w:rPr>
            </w:pPr>
            <w:r w:rsidRPr="00101DE0">
              <w:rPr>
                <w:b/>
                <w:sz w:val="20"/>
              </w:rPr>
              <w:t>Failed)</w:t>
            </w:r>
          </w:p>
        </w:tc>
        <w:tc>
          <w:tcPr>
            <w:tcW w:w="422" w:type="pct"/>
          </w:tcPr>
          <w:p w14:paraId="5946A77B" w14:textId="77777777" w:rsidR="0075286E" w:rsidRPr="00101DE0" w:rsidRDefault="0075286E" w:rsidP="004C7B43">
            <w:pPr>
              <w:rPr>
                <w:b/>
                <w:sz w:val="20"/>
              </w:rPr>
            </w:pPr>
            <w:r w:rsidRPr="00101DE0">
              <w:rPr>
                <w:b/>
                <w:sz w:val="20"/>
              </w:rPr>
              <w:t>Start Time</w:t>
            </w:r>
          </w:p>
        </w:tc>
        <w:tc>
          <w:tcPr>
            <w:tcW w:w="527" w:type="pct"/>
          </w:tcPr>
          <w:p w14:paraId="0693EE8B" w14:textId="77777777" w:rsidR="0075286E" w:rsidRPr="00101DE0" w:rsidRDefault="0075286E" w:rsidP="004C7B43">
            <w:pPr>
              <w:rPr>
                <w:b/>
                <w:sz w:val="20"/>
              </w:rPr>
            </w:pPr>
            <w:r w:rsidRPr="00101DE0">
              <w:rPr>
                <w:b/>
                <w:sz w:val="20"/>
              </w:rPr>
              <w:t>End Time</w:t>
            </w:r>
          </w:p>
        </w:tc>
      </w:tr>
      <w:tr w:rsidR="0075286E" w:rsidRPr="00101DE0" w14:paraId="1A6133B2" w14:textId="77777777" w:rsidTr="0075286E">
        <w:tc>
          <w:tcPr>
            <w:tcW w:w="355" w:type="pct"/>
          </w:tcPr>
          <w:p w14:paraId="28940CC1" w14:textId="2D09FA20" w:rsidR="0075286E" w:rsidRPr="00101DE0" w:rsidRDefault="0075286E" w:rsidP="00392479">
            <w:pPr>
              <w:rPr>
                <w:sz w:val="20"/>
              </w:rPr>
            </w:pPr>
            <w:r w:rsidRPr="00101DE0">
              <w:rPr>
                <w:sz w:val="20"/>
              </w:rPr>
              <w:t>1</w:t>
            </w:r>
          </w:p>
        </w:tc>
        <w:tc>
          <w:tcPr>
            <w:tcW w:w="335" w:type="pct"/>
          </w:tcPr>
          <w:p w14:paraId="52BA1F07" w14:textId="77777777" w:rsidR="0075286E" w:rsidRPr="00101DE0" w:rsidRDefault="0075286E" w:rsidP="00392479">
            <w:pPr>
              <w:rPr>
                <w:sz w:val="20"/>
              </w:rPr>
            </w:pPr>
            <w:r w:rsidRPr="00101DE0">
              <w:rPr>
                <w:sz w:val="20"/>
              </w:rPr>
              <w:t>1</w:t>
            </w:r>
          </w:p>
        </w:tc>
        <w:tc>
          <w:tcPr>
            <w:tcW w:w="831" w:type="pct"/>
          </w:tcPr>
          <w:p w14:paraId="4945445B" w14:textId="77777777" w:rsidR="0075286E" w:rsidRPr="00101DE0" w:rsidRDefault="0075286E" w:rsidP="00392479">
            <w:pPr>
              <w:jc w:val="left"/>
              <w:rPr>
                <w:sz w:val="20"/>
              </w:rPr>
            </w:pPr>
            <w:r w:rsidRPr="00101DE0">
              <w:rPr>
                <w:sz w:val="20"/>
              </w:rPr>
              <w:t>Ensura Incremental File Validation</w:t>
            </w:r>
          </w:p>
        </w:tc>
        <w:tc>
          <w:tcPr>
            <w:tcW w:w="687" w:type="pct"/>
          </w:tcPr>
          <w:p w14:paraId="015C37B8" w14:textId="77777777" w:rsidR="0075286E" w:rsidRPr="00101DE0" w:rsidRDefault="0075286E" w:rsidP="00392479">
            <w:pPr>
              <w:rPr>
                <w:sz w:val="20"/>
              </w:rPr>
            </w:pPr>
            <w:r w:rsidRPr="00101DE0">
              <w:rPr>
                <w:sz w:val="20"/>
              </w:rPr>
              <w:t>1</w:t>
            </w:r>
          </w:p>
        </w:tc>
        <w:tc>
          <w:tcPr>
            <w:tcW w:w="525" w:type="pct"/>
          </w:tcPr>
          <w:p w14:paraId="3AC383C4" w14:textId="7AFAFE08" w:rsidR="0075286E" w:rsidRPr="004F7389" w:rsidRDefault="0075286E" w:rsidP="00392479">
            <w:pPr>
              <w:rPr>
                <w:sz w:val="20"/>
              </w:rPr>
            </w:pPr>
            <w:r w:rsidRPr="004F7389">
              <w:rPr>
                <w:sz w:val="20"/>
              </w:rPr>
              <w:t>Y</w:t>
            </w:r>
          </w:p>
        </w:tc>
        <w:tc>
          <w:tcPr>
            <w:tcW w:w="552" w:type="pct"/>
          </w:tcPr>
          <w:p w14:paraId="235B9005" w14:textId="5AA417DB" w:rsidR="0075286E" w:rsidRPr="004F7389" w:rsidRDefault="0075286E" w:rsidP="00392479">
            <w:pPr>
              <w:rPr>
                <w:sz w:val="20"/>
              </w:rPr>
            </w:pPr>
            <w:r w:rsidRPr="004F7389">
              <w:rPr>
                <w:sz w:val="20"/>
              </w:rPr>
              <w:t>N/A</w:t>
            </w:r>
          </w:p>
        </w:tc>
        <w:tc>
          <w:tcPr>
            <w:tcW w:w="765" w:type="pct"/>
          </w:tcPr>
          <w:p w14:paraId="49D24D75" w14:textId="66B75C44" w:rsidR="0075286E" w:rsidRPr="00101DE0" w:rsidRDefault="0075286E" w:rsidP="00392479">
            <w:pPr>
              <w:rPr>
                <w:sz w:val="20"/>
              </w:rPr>
            </w:pPr>
          </w:p>
        </w:tc>
        <w:tc>
          <w:tcPr>
            <w:tcW w:w="422" w:type="pct"/>
          </w:tcPr>
          <w:p w14:paraId="23F26383" w14:textId="77777777" w:rsidR="0075286E" w:rsidRPr="00101DE0" w:rsidRDefault="0075286E" w:rsidP="00392479">
            <w:pPr>
              <w:rPr>
                <w:sz w:val="20"/>
              </w:rPr>
            </w:pPr>
          </w:p>
        </w:tc>
        <w:tc>
          <w:tcPr>
            <w:tcW w:w="527" w:type="pct"/>
          </w:tcPr>
          <w:p w14:paraId="24E06E03" w14:textId="77777777" w:rsidR="0075286E" w:rsidRPr="00101DE0" w:rsidRDefault="0075286E" w:rsidP="00392479">
            <w:pPr>
              <w:rPr>
                <w:sz w:val="20"/>
              </w:rPr>
            </w:pPr>
          </w:p>
        </w:tc>
      </w:tr>
      <w:tr w:rsidR="0075286E" w:rsidRPr="00101DE0" w14:paraId="72B10979" w14:textId="77777777" w:rsidTr="0075286E">
        <w:tc>
          <w:tcPr>
            <w:tcW w:w="355" w:type="pct"/>
          </w:tcPr>
          <w:p w14:paraId="1E08EBCA" w14:textId="77777777" w:rsidR="0075286E" w:rsidRPr="00101DE0" w:rsidRDefault="0075286E" w:rsidP="00392479">
            <w:pPr>
              <w:rPr>
                <w:sz w:val="20"/>
              </w:rPr>
            </w:pPr>
            <w:r w:rsidRPr="00101DE0">
              <w:rPr>
                <w:sz w:val="20"/>
              </w:rPr>
              <w:t>1</w:t>
            </w:r>
          </w:p>
        </w:tc>
        <w:tc>
          <w:tcPr>
            <w:tcW w:w="335" w:type="pct"/>
          </w:tcPr>
          <w:p w14:paraId="574A59BB" w14:textId="77777777" w:rsidR="0075286E" w:rsidRPr="00101DE0" w:rsidRDefault="0075286E" w:rsidP="00392479">
            <w:pPr>
              <w:rPr>
                <w:sz w:val="20"/>
              </w:rPr>
            </w:pPr>
            <w:r w:rsidRPr="00101DE0">
              <w:rPr>
                <w:sz w:val="20"/>
              </w:rPr>
              <w:t>2</w:t>
            </w:r>
          </w:p>
        </w:tc>
        <w:tc>
          <w:tcPr>
            <w:tcW w:w="831" w:type="pct"/>
          </w:tcPr>
          <w:p w14:paraId="5A61415C" w14:textId="4F76B6CF" w:rsidR="0075286E" w:rsidRPr="00101DE0" w:rsidRDefault="0075286E" w:rsidP="00392479">
            <w:pPr>
              <w:jc w:val="left"/>
              <w:rPr>
                <w:sz w:val="20"/>
              </w:rPr>
            </w:pPr>
            <w:r w:rsidRPr="00101DE0">
              <w:rPr>
                <w:sz w:val="20"/>
              </w:rPr>
              <w:t>Delta DAA Loader/stage load</w:t>
            </w:r>
          </w:p>
        </w:tc>
        <w:tc>
          <w:tcPr>
            <w:tcW w:w="687" w:type="pct"/>
          </w:tcPr>
          <w:p w14:paraId="60154BE0" w14:textId="77777777" w:rsidR="0075286E" w:rsidRPr="00101DE0" w:rsidRDefault="0075286E" w:rsidP="00392479">
            <w:pPr>
              <w:rPr>
                <w:sz w:val="20"/>
              </w:rPr>
            </w:pPr>
            <w:r w:rsidRPr="00101DE0">
              <w:rPr>
                <w:sz w:val="20"/>
              </w:rPr>
              <w:t>2</w:t>
            </w:r>
          </w:p>
        </w:tc>
        <w:tc>
          <w:tcPr>
            <w:tcW w:w="525" w:type="pct"/>
          </w:tcPr>
          <w:p w14:paraId="75D7AA61" w14:textId="09F07358" w:rsidR="0075286E" w:rsidRPr="004F7389" w:rsidRDefault="0075286E" w:rsidP="00392479">
            <w:pPr>
              <w:rPr>
                <w:sz w:val="20"/>
              </w:rPr>
            </w:pPr>
            <w:r w:rsidRPr="004F7389">
              <w:rPr>
                <w:sz w:val="20"/>
              </w:rPr>
              <w:t>Y</w:t>
            </w:r>
          </w:p>
        </w:tc>
        <w:tc>
          <w:tcPr>
            <w:tcW w:w="552" w:type="pct"/>
          </w:tcPr>
          <w:p w14:paraId="3D62E1D6" w14:textId="52463294" w:rsidR="0075286E" w:rsidRPr="004F7389" w:rsidRDefault="0075286E" w:rsidP="00392479">
            <w:pPr>
              <w:rPr>
                <w:sz w:val="20"/>
              </w:rPr>
            </w:pPr>
            <w:r w:rsidRPr="004F7389">
              <w:rPr>
                <w:sz w:val="20"/>
              </w:rPr>
              <w:t>Y</w:t>
            </w:r>
          </w:p>
        </w:tc>
        <w:tc>
          <w:tcPr>
            <w:tcW w:w="765" w:type="pct"/>
          </w:tcPr>
          <w:p w14:paraId="2C0CA7F8" w14:textId="0AB0D833" w:rsidR="0075286E" w:rsidRPr="00101DE0" w:rsidRDefault="0075286E" w:rsidP="00392479">
            <w:pPr>
              <w:rPr>
                <w:sz w:val="20"/>
              </w:rPr>
            </w:pPr>
          </w:p>
        </w:tc>
        <w:tc>
          <w:tcPr>
            <w:tcW w:w="422" w:type="pct"/>
          </w:tcPr>
          <w:p w14:paraId="7C949587" w14:textId="77777777" w:rsidR="0075286E" w:rsidRPr="00101DE0" w:rsidRDefault="0075286E" w:rsidP="00392479">
            <w:pPr>
              <w:rPr>
                <w:sz w:val="20"/>
              </w:rPr>
            </w:pPr>
          </w:p>
        </w:tc>
        <w:tc>
          <w:tcPr>
            <w:tcW w:w="527" w:type="pct"/>
          </w:tcPr>
          <w:p w14:paraId="6B396456" w14:textId="77777777" w:rsidR="0075286E" w:rsidRPr="00101DE0" w:rsidRDefault="0075286E" w:rsidP="00392479">
            <w:pPr>
              <w:rPr>
                <w:sz w:val="20"/>
              </w:rPr>
            </w:pPr>
          </w:p>
        </w:tc>
      </w:tr>
      <w:tr w:rsidR="0075286E" w:rsidRPr="00101DE0" w14:paraId="774FB30C" w14:textId="77777777" w:rsidTr="0075286E">
        <w:tc>
          <w:tcPr>
            <w:tcW w:w="355" w:type="pct"/>
          </w:tcPr>
          <w:p w14:paraId="0CC5607F" w14:textId="77777777" w:rsidR="0075286E" w:rsidRPr="00101DE0" w:rsidRDefault="0075286E" w:rsidP="00392479">
            <w:pPr>
              <w:rPr>
                <w:sz w:val="20"/>
              </w:rPr>
            </w:pPr>
            <w:r w:rsidRPr="00101DE0">
              <w:rPr>
                <w:sz w:val="20"/>
              </w:rPr>
              <w:t>1</w:t>
            </w:r>
          </w:p>
        </w:tc>
        <w:tc>
          <w:tcPr>
            <w:tcW w:w="335" w:type="pct"/>
          </w:tcPr>
          <w:p w14:paraId="0B138D3B" w14:textId="77777777" w:rsidR="0075286E" w:rsidRPr="00101DE0" w:rsidRDefault="0075286E" w:rsidP="00392479">
            <w:pPr>
              <w:rPr>
                <w:sz w:val="20"/>
              </w:rPr>
            </w:pPr>
            <w:r w:rsidRPr="00101DE0">
              <w:rPr>
                <w:sz w:val="20"/>
              </w:rPr>
              <w:t>3</w:t>
            </w:r>
          </w:p>
        </w:tc>
        <w:tc>
          <w:tcPr>
            <w:tcW w:w="831" w:type="pct"/>
          </w:tcPr>
          <w:p w14:paraId="081DC08B" w14:textId="77777777" w:rsidR="0075286E" w:rsidRPr="00101DE0" w:rsidRDefault="0075286E" w:rsidP="00392479">
            <w:pPr>
              <w:jc w:val="left"/>
              <w:rPr>
                <w:sz w:val="20"/>
              </w:rPr>
            </w:pPr>
            <w:r w:rsidRPr="00101DE0">
              <w:rPr>
                <w:sz w:val="20"/>
              </w:rPr>
              <w:t>Email Cleansing and Validation</w:t>
            </w:r>
          </w:p>
        </w:tc>
        <w:tc>
          <w:tcPr>
            <w:tcW w:w="687" w:type="pct"/>
          </w:tcPr>
          <w:p w14:paraId="78703922" w14:textId="77777777" w:rsidR="0075286E" w:rsidRPr="00101DE0" w:rsidRDefault="0075286E" w:rsidP="00392479">
            <w:pPr>
              <w:rPr>
                <w:sz w:val="20"/>
              </w:rPr>
            </w:pPr>
            <w:r w:rsidRPr="00101DE0">
              <w:rPr>
                <w:sz w:val="20"/>
              </w:rPr>
              <w:t>3</w:t>
            </w:r>
          </w:p>
        </w:tc>
        <w:tc>
          <w:tcPr>
            <w:tcW w:w="525" w:type="pct"/>
          </w:tcPr>
          <w:p w14:paraId="20B52F81" w14:textId="61640F6C" w:rsidR="0075286E" w:rsidRPr="004F7389" w:rsidRDefault="0075286E" w:rsidP="00392479">
            <w:pPr>
              <w:rPr>
                <w:sz w:val="20"/>
              </w:rPr>
            </w:pPr>
            <w:r w:rsidRPr="004F7389">
              <w:rPr>
                <w:sz w:val="20"/>
              </w:rPr>
              <w:t>Y</w:t>
            </w:r>
          </w:p>
        </w:tc>
        <w:tc>
          <w:tcPr>
            <w:tcW w:w="552" w:type="pct"/>
          </w:tcPr>
          <w:p w14:paraId="37300CA3" w14:textId="6A0F2A42" w:rsidR="0075286E" w:rsidRPr="004F7389" w:rsidRDefault="0075286E" w:rsidP="00392479">
            <w:pPr>
              <w:rPr>
                <w:sz w:val="20"/>
              </w:rPr>
            </w:pPr>
            <w:r w:rsidRPr="004F7389">
              <w:rPr>
                <w:sz w:val="20"/>
              </w:rPr>
              <w:t>Y</w:t>
            </w:r>
          </w:p>
        </w:tc>
        <w:tc>
          <w:tcPr>
            <w:tcW w:w="765" w:type="pct"/>
          </w:tcPr>
          <w:p w14:paraId="044CC6BD" w14:textId="157EA942" w:rsidR="0075286E" w:rsidRPr="00101DE0" w:rsidRDefault="0075286E" w:rsidP="00392479">
            <w:pPr>
              <w:rPr>
                <w:sz w:val="20"/>
              </w:rPr>
            </w:pPr>
          </w:p>
        </w:tc>
        <w:tc>
          <w:tcPr>
            <w:tcW w:w="422" w:type="pct"/>
          </w:tcPr>
          <w:p w14:paraId="1070FE08" w14:textId="77777777" w:rsidR="0075286E" w:rsidRPr="00101DE0" w:rsidRDefault="0075286E" w:rsidP="00392479">
            <w:pPr>
              <w:rPr>
                <w:sz w:val="20"/>
              </w:rPr>
            </w:pPr>
          </w:p>
        </w:tc>
        <w:tc>
          <w:tcPr>
            <w:tcW w:w="527" w:type="pct"/>
          </w:tcPr>
          <w:p w14:paraId="59CE2350" w14:textId="77777777" w:rsidR="0075286E" w:rsidRPr="00101DE0" w:rsidRDefault="0075286E" w:rsidP="00392479">
            <w:pPr>
              <w:rPr>
                <w:sz w:val="20"/>
              </w:rPr>
            </w:pPr>
          </w:p>
        </w:tc>
      </w:tr>
      <w:tr w:rsidR="0075286E" w:rsidRPr="00101DE0" w14:paraId="3346610D" w14:textId="77777777" w:rsidTr="0075286E">
        <w:tc>
          <w:tcPr>
            <w:tcW w:w="355" w:type="pct"/>
          </w:tcPr>
          <w:p w14:paraId="4794C0FB" w14:textId="77777777" w:rsidR="0075286E" w:rsidRPr="00101DE0" w:rsidRDefault="0075286E" w:rsidP="00392479">
            <w:pPr>
              <w:rPr>
                <w:sz w:val="20"/>
              </w:rPr>
            </w:pPr>
            <w:r w:rsidRPr="00101DE0">
              <w:rPr>
                <w:sz w:val="20"/>
              </w:rPr>
              <w:t>1</w:t>
            </w:r>
          </w:p>
        </w:tc>
        <w:tc>
          <w:tcPr>
            <w:tcW w:w="335" w:type="pct"/>
          </w:tcPr>
          <w:p w14:paraId="30BC2D22" w14:textId="77777777" w:rsidR="0075286E" w:rsidRPr="00101DE0" w:rsidRDefault="0075286E" w:rsidP="00392479">
            <w:pPr>
              <w:rPr>
                <w:sz w:val="20"/>
              </w:rPr>
            </w:pPr>
            <w:r w:rsidRPr="00101DE0">
              <w:rPr>
                <w:sz w:val="20"/>
              </w:rPr>
              <w:t>4</w:t>
            </w:r>
          </w:p>
        </w:tc>
        <w:tc>
          <w:tcPr>
            <w:tcW w:w="831" w:type="pct"/>
          </w:tcPr>
          <w:p w14:paraId="3E1C43EC" w14:textId="77777777" w:rsidR="0075286E" w:rsidRPr="00101DE0" w:rsidRDefault="0075286E" w:rsidP="00392479">
            <w:pPr>
              <w:jc w:val="left"/>
              <w:rPr>
                <w:sz w:val="20"/>
              </w:rPr>
            </w:pPr>
            <w:r w:rsidRPr="00101DE0">
              <w:rPr>
                <w:sz w:val="20"/>
              </w:rPr>
              <w:t>Telephone Cleansing and Validation</w:t>
            </w:r>
          </w:p>
        </w:tc>
        <w:tc>
          <w:tcPr>
            <w:tcW w:w="687" w:type="pct"/>
          </w:tcPr>
          <w:p w14:paraId="5D669504" w14:textId="77777777" w:rsidR="0075286E" w:rsidRPr="00101DE0" w:rsidRDefault="0075286E" w:rsidP="00392479">
            <w:pPr>
              <w:rPr>
                <w:sz w:val="20"/>
              </w:rPr>
            </w:pPr>
            <w:r w:rsidRPr="00101DE0">
              <w:rPr>
                <w:sz w:val="20"/>
              </w:rPr>
              <w:t>3</w:t>
            </w:r>
          </w:p>
        </w:tc>
        <w:tc>
          <w:tcPr>
            <w:tcW w:w="525" w:type="pct"/>
          </w:tcPr>
          <w:p w14:paraId="3D8AC01E" w14:textId="56B09AC1" w:rsidR="0075286E" w:rsidRPr="004F7389" w:rsidRDefault="0075286E" w:rsidP="00392479">
            <w:pPr>
              <w:rPr>
                <w:sz w:val="20"/>
              </w:rPr>
            </w:pPr>
            <w:r w:rsidRPr="004F7389">
              <w:rPr>
                <w:sz w:val="20"/>
              </w:rPr>
              <w:t>Y</w:t>
            </w:r>
          </w:p>
        </w:tc>
        <w:tc>
          <w:tcPr>
            <w:tcW w:w="552" w:type="pct"/>
          </w:tcPr>
          <w:p w14:paraId="41D8C056" w14:textId="62D525A7" w:rsidR="0075286E" w:rsidRPr="004F7389" w:rsidRDefault="0075286E" w:rsidP="00392479">
            <w:pPr>
              <w:rPr>
                <w:sz w:val="20"/>
              </w:rPr>
            </w:pPr>
            <w:r w:rsidRPr="004F7389">
              <w:rPr>
                <w:sz w:val="20"/>
              </w:rPr>
              <w:t>Y</w:t>
            </w:r>
          </w:p>
        </w:tc>
        <w:tc>
          <w:tcPr>
            <w:tcW w:w="765" w:type="pct"/>
          </w:tcPr>
          <w:p w14:paraId="436FA3F4" w14:textId="4961A3E1" w:rsidR="0075286E" w:rsidRPr="00101DE0" w:rsidRDefault="0075286E" w:rsidP="00392479">
            <w:pPr>
              <w:rPr>
                <w:sz w:val="20"/>
              </w:rPr>
            </w:pPr>
          </w:p>
        </w:tc>
        <w:tc>
          <w:tcPr>
            <w:tcW w:w="422" w:type="pct"/>
          </w:tcPr>
          <w:p w14:paraId="2CF197E4" w14:textId="77777777" w:rsidR="0075286E" w:rsidRPr="00101DE0" w:rsidRDefault="0075286E" w:rsidP="00392479">
            <w:pPr>
              <w:rPr>
                <w:sz w:val="20"/>
              </w:rPr>
            </w:pPr>
          </w:p>
        </w:tc>
        <w:tc>
          <w:tcPr>
            <w:tcW w:w="527" w:type="pct"/>
          </w:tcPr>
          <w:p w14:paraId="4B5CCDE9" w14:textId="77777777" w:rsidR="0075286E" w:rsidRPr="00101DE0" w:rsidRDefault="0075286E" w:rsidP="00392479">
            <w:pPr>
              <w:rPr>
                <w:sz w:val="20"/>
              </w:rPr>
            </w:pPr>
          </w:p>
        </w:tc>
      </w:tr>
      <w:tr w:rsidR="0075286E" w:rsidRPr="00101DE0" w14:paraId="55040632" w14:textId="77777777" w:rsidTr="0075286E">
        <w:tc>
          <w:tcPr>
            <w:tcW w:w="355" w:type="pct"/>
          </w:tcPr>
          <w:p w14:paraId="2E05F1E3" w14:textId="77777777" w:rsidR="0075286E" w:rsidRPr="00101DE0" w:rsidRDefault="0075286E" w:rsidP="00392479">
            <w:pPr>
              <w:rPr>
                <w:sz w:val="20"/>
              </w:rPr>
            </w:pPr>
            <w:r w:rsidRPr="00101DE0">
              <w:rPr>
                <w:sz w:val="20"/>
              </w:rPr>
              <w:t>1</w:t>
            </w:r>
          </w:p>
        </w:tc>
        <w:tc>
          <w:tcPr>
            <w:tcW w:w="335" w:type="pct"/>
          </w:tcPr>
          <w:p w14:paraId="351D53DA" w14:textId="77777777" w:rsidR="0075286E" w:rsidRPr="00101DE0" w:rsidRDefault="0075286E" w:rsidP="00392479">
            <w:pPr>
              <w:rPr>
                <w:sz w:val="20"/>
              </w:rPr>
            </w:pPr>
            <w:r w:rsidRPr="00101DE0">
              <w:rPr>
                <w:sz w:val="20"/>
              </w:rPr>
              <w:t>5</w:t>
            </w:r>
          </w:p>
        </w:tc>
        <w:tc>
          <w:tcPr>
            <w:tcW w:w="831" w:type="pct"/>
          </w:tcPr>
          <w:p w14:paraId="4126A97D" w14:textId="77777777" w:rsidR="0075286E" w:rsidRPr="00101DE0" w:rsidRDefault="0075286E" w:rsidP="00392479">
            <w:pPr>
              <w:jc w:val="left"/>
              <w:rPr>
                <w:sz w:val="20"/>
              </w:rPr>
            </w:pPr>
            <w:r w:rsidRPr="00101DE0">
              <w:rPr>
                <w:sz w:val="20"/>
              </w:rPr>
              <w:t>Address Cleansing and Validation</w:t>
            </w:r>
          </w:p>
        </w:tc>
        <w:tc>
          <w:tcPr>
            <w:tcW w:w="687" w:type="pct"/>
          </w:tcPr>
          <w:p w14:paraId="0340EB58" w14:textId="77777777" w:rsidR="0075286E" w:rsidRPr="00101DE0" w:rsidRDefault="0075286E" w:rsidP="00392479">
            <w:pPr>
              <w:rPr>
                <w:sz w:val="20"/>
              </w:rPr>
            </w:pPr>
            <w:r w:rsidRPr="00101DE0">
              <w:rPr>
                <w:sz w:val="20"/>
              </w:rPr>
              <w:t>3</w:t>
            </w:r>
          </w:p>
        </w:tc>
        <w:tc>
          <w:tcPr>
            <w:tcW w:w="525" w:type="pct"/>
          </w:tcPr>
          <w:p w14:paraId="0508DE68" w14:textId="502DD1A7" w:rsidR="0075286E" w:rsidRPr="004F7389" w:rsidRDefault="0075286E" w:rsidP="00392479">
            <w:pPr>
              <w:rPr>
                <w:sz w:val="20"/>
              </w:rPr>
            </w:pPr>
            <w:r w:rsidRPr="004F7389">
              <w:rPr>
                <w:sz w:val="20"/>
              </w:rPr>
              <w:t>Y</w:t>
            </w:r>
          </w:p>
        </w:tc>
        <w:tc>
          <w:tcPr>
            <w:tcW w:w="552" w:type="pct"/>
          </w:tcPr>
          <w:p w14:paraId="3D49CD1B" w14:textId="2612654A" w:rsidR="0075286E" w:rsidRPr="004F7389" w:rsidRDefault="0075286E" w:rsidP="00392479">
            <w:pPr>
              <w:rPr>
                <w:sz w:val="20"/>
              </w:rPr>
            </w:pPr>
            <w:r w:rsidRPr="004F7389">
              <w:rPr>
                <w:sz w:val="20"/>
              </w:rPr>
              <w:t>Y</w:t>
            </w:r>
          </w:p>
        </w:tc>
        <w:tc>
          <w:tcPr>
            <w:tcW w:w="765" w:type="pct"/>
          </w:tcPr>
          <w:p w14:paraId="6C9134A8" w14:textId="335775AA" w:rsidR="0075286E" w:rsidRPr="00101DE0" w:rsidRDefault="0075286E" w:rsidP="00392479">
            <w:pPr>
              <w:rPr>
                <w:sz w:val="20"/>
              </w:rPr>
            </w:pPr>
          </w:p>
        </w:tc>
        <w:tc>
          <w:tcPr>
            <w:tcW w:w="422" w:type="pct"/>
          </w:tcPr>
          <w:p w14:paraId="199DF8E3" w14:textId="77777777" w:rsidR="0075286E" w:rsidRPr="00101DE0" w:rsidRDefault="0075286E" w:rsidP="00392479">
            <w:pPr>
              <w:rPr>
                <w:sz w:val="20"/>
              </w:rPr>
            </w:pPr>
          </w:p>
        </w:tc>
        <w:tc>
          <w:tcPr>
            <w:tcW w:w="527" w:type="pct"/>
          </w:tcPr>
          <w:p w14:paraId="5C61DD93" w14:textId="77777777" w:rsidR="0075286E" w:rsidRPr="00101DE0" w:rsidRDefault="0075286E" w:rsidP="00392479">
            <w:pPr>
              <w:rPr>
                <w:sz w:val="20"/>
              </w:rPr>
            </w:pPr>
          </w:p>
        </w:tc>
      </w:tr>
      <w:tr w:rsidR="0075286E" w:rsidRPr="00101DE0" w14:paraId="202503EE" w14:textId="77777777" w:rsidTr="0075286E">
        <w:tc>
          <w:tcPr>
            <w:tcW w:w="355" w:type="pct"/>
          </w:tcPr>
          <w:p w14:paraId="166E9837" w14:textId="77777777" w:rsidR="0075286E" w:rsidRPr="00101DE0" w:rsidRDefault="0075286E" w:rsidP="00392479">
            <w:pPr>
              <w:rPr>
                <w:sz w:val="20"/>
              </w:rPr>
            </w:pPr>
            <w:r w:rsidRPr="00101DE0">
              <w:rPr>
                <w:sz w:val="20"/>
              </w:rPr>
              <w:t>1</w:t>
            </w:r>
          </w:p>
        </w:tc>
        <w:tc>
          <w:tcPr>
            <w:tcW w:w="335" w:type="pct"/>
          </w:tcPr>
          <w:p w14:paraId="2BD2269C" w14:textId="77777777" w:rsidR="0075286E" w:rsidRPr="00101DE0" w:rsidRDefault="0075286E" w:rsidP="00392479">
            <w:pPr>
              <w:rPr>
                <w:sz w:val="20"/>
              </w:rPr>
            </w:pPr>
            <w:r w:rsidRPr="00101DE0">
              <w:rPr>
                <w:sz w:val="20"/>
              </w:rPr>
              <w:t>6</w:t>
            </w:r>
          </w:p>
        </w:tc>
        <w:tc>
          <w:tcPr>
            <w:tcW w:w="831" w:type="pct"/>
          </w:tcPr>
          <w:p w14:paraId="38200417" w14:textId="77777777" w:rsidR="0075286E" w:rsidRPr="00101DE0" w:rsidRDefault="0075286E" w:rsidP="00392479">
            <w:pPr>
              <w:jc w:val="left"/>
              <w:rPr>
                <w:sz w:val="20"/>
              </w:rPr>
            </w:pPr>
            <w:r w:rsidRPr="00101DE0">
              <w:rPr>
                <w:sz w:val="20"/>
              </w:rPr>
              <w:t>Customer Name Cleansing and Validation</w:t>
            </w:r>
          </w:p>
        </w:tc>
        <w:tc>
          <w:tcPr>
            <w:tcW w:w="687" w:type="pct"/>
          </w:tcPr>
          <w:p w14:paraId="3F49C2E4" w14:textId="77777777" w:rsidR="0075286E" w:rsidRPr="00101DE0" w:rsidRDefault="0075286E" w:rsidP="00392479">
            <w:pPr>
              <w:rPr>
                <w:sz w:val="20"/>
              </w:rPr>
            </w:pPr>
            <w:r w:rsidRPr="00101DE0">
              <w:rPr>
                <w:sz w:val="20"/>
              </w:rPr>
              <w:t>3</w:t>
            </w:r>
          </w:p>
        </w:tc>
        <w:tc>
          <w:tcPr>
            <w:tcW w:w="525" w:type="pct"/>
          </w:tcPr>
          <w:p w14:paraId="47605C0C" w14:textId="08D0D0F5" w:rsidR="0075286E" w:rsidRPr="004F7389" w:rsidRDefault="0075286E" w:rsidP="00392479">
            <w:pPr>
              <w:rPr>
                <w:sz w:val="20"/>
              </w:rPr>
            </w:pPr>
            <w:r w:rsidRPr="004F7389">
              <w:rPr>
                <w:sz w:val="20"/>
              </w:rPr>
              <w:t>Y</w:t>
            </w:r>
          </w:p>
        </w:tc>
        <w:tc>
          <w:tcPr>
            <w:tcW w:w="552" w:type="pct"/>
          </w:tcPr>
          <w:p w14:paraId="7E6710EF" w14:textId="2AC497C2" w:rsidR="0075286E" w:rsidRPr="004F7389" w:rsidRDefault="0075286E" w:rsidP="00392479">
            <w:pPr>
              <w:rPr>
                <w:sz w:val="20"/>
              </w:rPr>
            </w:pPr>
            <w:r w:rsidRPr="004F7389">
              <w:rPr>
                <w:sz w:val="20"/>
              </w:rPr>
              <w:t>Y</w:t>
            </w:r>
          </w:p>
        </w:tc>
        <w:tc>
          <w:tcPr>
            <w:tcW w:w="765" w:type="pct"/>
          </w:tcPr>
          <w:p w14:paraId="0BC68B2F" w14:textId="534E5030" w:rsidR="0075286E" w:rsidRPr="00101DE0" w:rsidRDefault="0075286E" w:rsidP="00392479">
            <w:pPr>
              <w:rPr>
                <w:sz w:val="20"/>
              </w:rPr>
            </w:pPr>
          </w:p>
        </w:tc>
        <w:tc>
          <w:tcPr>
            <w:tcW w:w="422" w:type="pct"/>
          </w:tcPr>
          <w:p w14:paraId="5AD64232" w14:textId="77777777" w:rsidR="0075286E" w:rsidRPr="00101DE0" w:rsidRDefault="0075286E" w:rsidP="00392479">
            <w:pPr>
              <w:rPr>
                <w:sz w:val="20"/>
              </w:rPr>
            </w:pPr>
          </w:p>
        </w:tc>
        <w:tc>
          <w:tcPr>
            <w:tcW w:w="527" w:type="pct"/>
          </w:tcPr>
          <w:p w14:paraId="68B653E0" w14:textId="77777777" w:rsidR="0075286E" w:rsidRPr="00101DE0" w:rsidRDefault="0075286E" w:rsidP="00392479">
            <w:pPr>
              <w:rPr>
                <w:sz w:val="20"/>
              </w:rPr>
            </w:pPr>
          </w:p>
        </w:tc>
      </w:tr>
      <w:tr w:rsidR="0075286E" w:rsidRPr="00101DE0" w14:paraId="101EC4BE" w14:textId="77777777" w:rsidTr="0075286E">
        <w:tc>
          <w:tcPr>
            <w:tcW w:w="355" w:type="pct"/>
          </w:tcPr>
          <w:p w14:paraId="471472B0" w14:textId="77777777" w:rsidR="0075286E" w:rsidRPr="00101DE0" w:rsidRDefault="0075286E" w:rsidP="00392479">
            <w:pPr>
              <w:rPr>
                <w:sz w:val="20"/>
              </w:rPr>
            </w:pPr>
            <w:r w:rsidRPr="00101DE0">
              <w:rPr>
                <w:sz w:val="20"/>
              </w:rPr>
              <w:t>1</w:t>
            </w:r>
          </w:p>
        </w:tc>
        <w:tc>
          <w:tcPr>
            <w:tcW w:w="335" w:type="pct"/>
          </w:tcPr>
          <w:p w14:paraId="7680B0BC" w14:textId="77777777" w:rsidR="0075286E" w:rsidRPr="00101DE0" w:rsidRDefault="0075286E" w:rsidP="00392479">
            <w:pPr>
              <w:rPr>
                <w:sz w:val="20"/>
              </w:rPr>
            </w:pPr>
            <w:r w:rsidRPr="00101DE0">
              <w:rPr>
                <w:sz w:val="20"/>
              </w:rPr>
              <w:t>7</w:t>
            </w:r>
          </w:p>
        </w:tc>
        <w:tc>
          <w:tcPr>
            <w:tcW w:w="831" w:type="pct"/>
          </w:tcPr>
          <w:p w14:paraId="42092497" w14:textId="77777777" w:rsidR="0075286E" w:rsidRPr="00101DE0" w:rsidRDefault="0075286E" w:rsidP="00392479">
            <w:pPr>
              <w:rPr>
                <w:sz w:val="20"/>
              </w:rPr>
            </w:pPr>
            <w:r w:rsidRPr="00101DE0">
              <w:rPr>
                <w:sz w:val="20"/>
              </w:rPr>
              <w:t>Transactional CRF Generation</w:t>
            </w:r>
          </w:p>
        </w:tc>
        <w:tc>
          <w:tcPr>
            <w:tcW w:w="687" w:type="pct"/>
          </w:tcPr>
          <w:p w14:paraId="73CD9E47" w14:textId="77777777" w:rsidR="0075286E" w:rsidRPr="00101DE0" w:rsidRDefault="0075286E" w:rsidP="00392479">
            <w:pPr>
              <w:rPr>
                <w:sz w:val="20"/>
              </w:rPr>
            </w:pPr>
            <w:r w:rsidRPr="00101DE0">
              <w:rPr>
                <w:sz w:val="20"/>
              </w:rPr>
              <w:t>4</w:t>
            </w:r>
          </w:p>
        </w:tc>
        <w:tc>
          <w:tcPr>
            <w:tcW w:w="525" w:type="pct"/>
          </w:tcPr>
          <w:p w14:paraId="6F347979" w14:textId="4DECFFF3" w:rsidR="0075286E" w:rsidRPr="004F7389" w:rsidRDefault="0075286E" w:rsidP="00392479">
            <w:pPr>
              <w:rPr>
                <w:sz w:val="20"/>
              </w:rPr>
            </w:pPr>
            <w:r w:rsidRPr="004F7389">
              <w:rPr>
                <w:sz w:val="20"/>
              </w:rPr>
              <w:t>Y</w:t>
            </w:r>
          </w:p>
        </w:tc>
        <w:tc>
          <w:tcPr>
            <w:tcW w:w="552" w:type="pct"/>
          </w:tcPr>
          <w:p w14:paraId="7EF04DB4" w14:textId="52FEB914" w:rsidR="0075286E" w:rsidRPr="004F7389" w:rsidRDefault="0075286E" w:rsidP="00392479">
            <w:pPr>
              <w:rPr>
                <w:sz w:val="20"/>
              </w:rPr>
            </w:pPr>
            <w:r w:rsidRPr="004F7389">
              <w:rPr>
                <w:sz w:val="20"/>
              </w:rPr>
              <w:t>Y</w:t>
            </w:r>
          </w:p>
        </w:tc>
        <w:tc>
          <w:tcPr>
            <w:tcW w:w="765" w:type="pct"/>
          </w:tcPr>
          <w:p w14:paraId="323DF970" w14:textId="53019650" w:rsidR="0075286E" w:rsidRPr="00101DE0" w:rsidRDefault="0075286E" w:rsidP="00392479">
            <w:pPr>
              <w:rPr>
                <w:sz w:val="20"/>
              </w:rPr>
            </w:pPr>
          </w:p>
        </w:tc>
        <w:tc>
          <w:tcPr>
            <w:tcW w:w="422" w:type="pct"/>
          </w:tcPr>
          <w:p w14:paraId="0E970A0B" w14:textId="77777777" w:rsidR="0075286E" w:rsidRPr="00101DE0" w:rsidRDefault="0075286E" w:rsidP="00392479">
            <w:pPr>
              <w:rPr>
                <w:sz w:val="20"/>
              </w:rPr>
            </w:pPr>
          </w:p>
        </w:tc>
        <w:tc>
          <w:tcPr>
            <w:tcW w:w="527" w:type="pct"/>
          </w:tcPr>
          <w:p w14:paraId="5368FEFE" w14:textId="77777777" w:rsidR="0075286E" w:rsidRPr="00101DE0" w:rsidRDefault="0075286E" w:rsidP="00392479">
            <w:pPr>
              <w:rPr>
                <w:sz w:val="20"/>
              </w:rPr>
            </w:pPr>
          </w:p>
        </w:tc>
      </w:tr>
      <w:tr w:rsidR="0075286E" w:rsidRPr="00101DE0" w14:paraId="41F61888" w14:textId="77777777" w:rsidTr="0075286E">
        <w:tc>
          <w:tcPr>
            <w:tcW w:w="355" w:type="pct"/>
          </w:tcPr>
          <w:p w14:paraId="076E667F" w14:textId="77777777" w:rsidR="0075286E" w:rsidRPr="00101DE0" w:rsidRDefault="0075286E" w:rsidP="00392479">
            <w:pPr>
              <w:rPr>
                <w:sz w:val="20"/>
              </w:rPr>
            </w:pPr>
            <w:r w:rsidRPr="00101DE0">
              <w:rPr>
                <w:sz w:val="20"/>
              </w:rPr>
              <w:lastRenderedPageBreak/>
              <w:t>1</w:t>
            </w:r>
          </w:p>
        </w:tc>
        <w:tc>
          <w:tcPr>
            <w:tcW w:w="335" w:type="pct"/>
          </w:tcPr>
          <w:p w14:paraId="315ED5D4" w14:textId="77777777" w:rsidR="0075286E" w:rsidRPr="00101DE0" w:rsidRDefault="0075286E" w:rsidP="00392479">
            <w:pPr>
              <w:rPr>
                <w:sz w:val="20"/>
              </w:rPr>
            </w:pPr>
            <w:r w:rsidRPr="00101DE0">
              <w:rPr>
                <w:sz w:val="20"/>
              </w:rPr>
              <w:t>8</w:t>
            </w:r>
          </w:p>
        </w:tc>
        <w:tc>
          <w:tcPr>
            <w:tcW w:w="831" w:type="pct"/>
          </w:tcPr>
          <w:p w14:paraId="1E3DE8A1" w14:textId="77777777" w:rsidR="0075286E" w:rsidRPr="00101DE0" w:rsidRDefault="0075286E" w:rsidP="00392479">
            <w:pPr>
              <w:rPr>
                <w:sz w:val="20"/>
              </w:rPr>
            </w:pPr>
            <w:r w:rsidRPr="00101DE0">
              <w:rPr>
                <w:sz w:val="20"/>
              </w:rPr>
              <w:t>Master CRF Generation and Refresh</w:t>
            </w:r>
          </w:p>
        </w:tc>
        <w:tc>
          <w:tcPr>
            <w:tcW w:w="687" w:type="pct"/>
          </w:tcPr>
          <w:p w14:paraId="48122E52" w14:textId="77777777" w:rsidR="0075286E" w:rsidRPr="00101DE0" w:rsidRDefault="0075286E" w:rsidP="00392479">
            <w:pPr>
              <w:rPr>
                <w:sz w:val="20"/>
              </w:rPr>
            </w:pPr>
            <w:r w:rsidRPr="00101DE0">
              <w:rPr>
                <w:sz w:val="20"/>
              </w:rPr>
              <w:t>4</w:t>
            </w:r>
          </w:p>
        </w:tc>
        <w:tc>
          <w:tcPr>
            <w:tcW w:w="525" w:type="pct"/>
          </w:tcPr>
          <w:p w14:paraId="6586B937" w14:textId="1823E8EB" w:rsidR="0075286E" w:rsidRPr="004F7389" w:rsidRDefault="0075286E" w:rsidP="00392479">
            <w:pPr>
              <w:rPr>
                <w:sz w:val="20"/>
              </w:rPr>
            </w:pPr>
            <w:r w:rsidRPr="004F7389">
              <w:rPr>
                <w:sz w:val="20"/>
              </w:rPr>
              <w:t>Y</w:t>
            </w:r>
          </w:p>
        </w:tc>
        <w:tc>
          <w:tcPr>
            <w:tcW w:w="552" w:type="pct"/>
          </w:tcPr>
          <w:p w14:paraId="70270BE3" w14:textId="110F18AC" w:rsidR="0075286E" w:rsidRPr="004F7389" w:rsidRDefault="0075286E" w:rsidP="00392479">
            <w:pPr>
              <w:rPr>
                <w:sz w:val="20"/>
              </w:rPr>
            </w:pPr>
            <w:r w:rsidRPr="004F7389">
              <w:rPr>
                <w:sz w:val="20"/>
              </w:rPr>
              <w:t>Y</w:t>
            </w:r>
          </w:p>
        </w:tc>
        <w:tc>
          <w:tcPr>
            <w:tcW w:w="765" w:type="pct"/>
          </w:tcPr>
          <w:p w14:paraId="7C87E4B7" w14:textId="63E20001" w:rsidR="0075286E" w:rsidRPr="00101DE0" w:rsidRDefault="0075286E" w:rsidP="00392479">
            <w:pPr>
              <w:rPr>
                <w:sz w:val="20"/>
              </w:rPr>
            </w:pPr>
          </w:p>
        </w:tc>
        <w:tc>
          <w:tcPr>
            <w:tcW w:w="422" w:type="pct"/>
          </w:tcPr>
          <w:p w14:paraId="045E3406" w14:textId="77777777" w:rsidR="0075286E" w:rsidRPr="00101DE0" w:rsidRDefault="0075286E" w:rsidP="00392479">
            <w:pPr>
              <w:rPr>
                <w:sz w:val="20"/>
              </w:rPr>
            </w:pPr>
          </w:p>
        </w:tc>
        <w:tc>
          <w:tcPr>
            <w:tcW w:w="527" w:type="pct"/>
          </w:tcPr>
          <w:p w14:paraId="2CFE8141" w14:textId="77777777" w:rsidR="0075286E" w:rsidRPr="00101DE0" w:rsidRDefault="0075286E" w:rsidP="00392479">
            <w:pPr>
              <w:rPr>
                <w:sz w:val="20"/>
              </w:rPr>
            </w:pPr>
          </w:p>
        </w:tc>
      </w:tr>
      <w:tr w:rsidR="0075286E" w:rsidRPr="00101DE0" w14:paraId="341733DD" w14:textId="77777777" w:rsidTr="0075286E">
        <w:tc>
          <w:tcPr>
            <w:tcW w:w="355" w:type="pct"/>
          </w:tcPr>
          <w:p w14:paraId="1917F99E" w14:textId="77777777" w:rsidR="0075286E" w:rsidRPr="00101DE0" w:rsidRDefault="0075286E" w:rsidP="00392479">
            <w:pPr>
              <w:rPr>
                <w:sz w:val="20"/>
              </w:rPr>
            </w:pPr>
            <w:r w:rsidRPr="00101DE0">
              <w:rPr>
                <w:sz w:val="20"/>
              </w:rPr>
              <w:t>1</w:t>
            </w:r>
          </w:p>
        </w:tc>
        <w:tc>
          <w:tcPr>
            <w:tcW w:w="335" w:type="pct"/>
          </w:tcPr>
          <w:p w14:paraId="47CFDE91" w14:textId="77777777" w:rsidR="0075286E" w:rsidRPr="00101DE0" w:rsidRDefault="0075286E" w:rsidP="00392479">
            <w:pPr>
              <w:rPr>
                <w:sz w:val="20"/>
              </w:rPr>
            </w:pPr>
            <w:r w:rsidRPr="00101DE0">
              <w:rPr>
                <w:sz w:val="20"/>
              </w:rPr>
              <w:t>9</w:t>
            </w:r>
          </w:p>
        </w:tc>
        <w:tc>
          <w:tcPr>
            <w:tcW w:w="831" w:type="pct"/>
          </w:tcPr>
          <w:p w14:paraId="0C9A350C" w14:textId="77777777" w:rsidR="0075286E" w:rsidRPr="00101DE0" w:rsidRDefault="0075286E" w:rsidP="00392479">
            <w:pPr>
              <w:rPr>
                <w:sz w:val="20"/>
              </w:rPr>
            </w:pPr>
            <w:r w:rsidRPr="00101DE0">
              <w:rPr>
                <w:sz w:val="20"/>
              </w:rPr>
              <w:t>Customer Matching</w:t>
            </w:r>
          </w:p>
        </w:tc>
        <w:tc>
          <w:tcPr>
            <w:tcW w:w="687" w:type="pct"/>
          </w:tcPr>
          <w:p w14:paraId="12F1D512" w14:textId="77777777" w:rsidR="0075286E" w:rsidRPr="00101DE0" w:rsidRDefault="0075286E" w:rsidP="00392479">
            <w:pPr>
              <w:rPr>
                <w:sz w:val="20"/>
              </w:rPr>
            </w:pPr>
            <w:r w:rsidRPr="00101DE0">
              <w:rPr>
                <w:sz w:val="20"/>
              </w:rPr>
              <w:t>5</w:t>
            </w:r>
          </w:p>
        </w:tc>
        <w:tc>
          <w:tcPr>
            <w:tcW w:w="525" w:type="pct"/>
          </w:tcPr>
          <w:p w14:paraId="47D8433F" w14:textId="34AB3878" w:rsidR="0075286E" w:rsidRPr="004F7389" w:rsidRDefault="0075286E" w:rsidP="00392479">
            <w:pPr>
              <w:rPr>
                <w:sz w:val="20"/>
              </w:rPr>
            </w:pPr>
            <w:r w:rsidRPr="004F7389">
              <w:rPr>
                <w:sz w:val="20"/>
              </w:rPr>
              <w:t>Y</w:t>
            </w:r>
          </w:p>
        </w:tc>
        <w:tc>
          <w:tcPr>
            <w:tcW w:w="552" w:type="pct"/>
          </w:tcPr>
          <w:p w14:paraId="0D4EA0CC" w14:textId="0B324140" w:rsidR="0075286E" w:rsidRPr="004F7389" w:rsidRDefault="0075286E" w:rsidP="00392479">
            <w:pPr>
              <w:rPr>
                <w:sz w:val="20"/>
              </w:rPr>
            </w:pPr>
            <w:r w:rsidRPr="004F7389">
              <w:rPr>
                <w:sz w:val="20"/>
              </w:rPr>
              <w:t>Y</w:t>
            </w:r>
          </w:p>
        </w:tc>
        <w:tc>
          <w:tcPr>
            <w:tcW w:w="765" w:type="pct"/>
          </w:tcPr>
          <w:p w14:paraId="6287C07F" w14:textId="25000864" w:rsidR="0075286E" w:rsidRPr="00101DE0" w:rsidRDefault="0075286E" w:rsidP="00392479">
            <w:pPr>
              <w:rPr>
                <w:sz w:val="20"/>
              </w:rPr>
            </w:pPr>
          </w:p>
        </w:tc>
        <w:tc>
          <w:tcPr>
            <w:tcW w:w="422" w:type="pct"/>
          </w:tcPr>
          <w:p w14:paraId="0CF0A161" w14:textId="77777777" w:rsidR="0075286E" w:rsidRPr="00101DE0" w:rsidRDefault="0075286E" w:rsidP="00392479">
            <w:pPr>
              <w:rPr>
                <w:sz w:val="20"/>
              </w:rPr>
            </w:pPr>
          </w:p>
        </w:tc>
        <w:tc>
          <w:tcPr>
            <w:tcW w:w="527" w:type="pct"/>
          </w:tcPr>
          <w:p w14:paraId="066BC688" w14:textId="77777777" w:rsidR="0075286E" w:rsidRPr="00101DE0" w:rsidRDefault="0075286E" w:rsidP="00392479">
            <w:pPr>
              <w:rPr>
                <w:sz w:val="20"/>
              </w:rPr>
            </w:pPr>
          </w:p>
        </w:tc>
      </w:tr>
      <w:tr w:rsidR="0075286E" w:rsidRPr="00101DE0" w14:paraId="46E31019" w14:textId="77777777" w:rsidTr="0075286E">
        <w:tc>
          <w:tcPr>
            <w:tcW w:w="355" w:type="pct"/>
          </w:tcPr>
          <w:p w14:paraId="792D66D8" w14:textId="77777777" w:rsidR="0075286E" w:rsidRPr="00101DE0" w:rsidRDefault="0075286E" w:rsidP="00392479">
            <w:pPr>
              <w:rPr>
                <w:sz w:val="20"/>
              </w:rPr>
            </w:pPr>
            <w:r w:rsidRPr="00101DE0">
              <w:rPr>
                <w:sz w:val="20"/>
              </w:rPr>
              <w:t>1</w:t>
            </w:r>
          </w:p>
        </w:tc>
        <w:tc>
          <w:tcPr>
            <w:tcW w:w="335" w:type="pct"/>
          </w:tcPr>
          <w:p w14:paraId="5DCF6A32" w14:textId="77777777" w:rsidR="0075286E" w:rsidRPr="00101DE0" w:rsidRDefault="0075286E" w:rsidP="00392479">
            <w:pPr>
              <w:rPr>
                <w:sz w:val="20"/>
              </w:rPr>
            </w:pPr>
            <w:r w:rsidRPr="00101DE0">
              <w:rPr>
                <w:sz w:val="20"/>
              </w:rPr>
              <w:t>10</w:t>
            </w:r>
          </w:p>
        </w:tc>
        <w:tc>
          <w:tcPr>
            <w:tcW w:w="831" w:type="pct"/>
          </w:tcPr>
          <w:p w14:paraId="7929F892" w14:textId="77777777" w:rsidR="0075286E" w:rsidRPr="00101DE0" w:rsidRDefault="0075286E" w:rsidP="00392479">
            <w:pPr>
              <w:rPr>
                <w:sz w:val="20"/>
              </w:rPr>
            </w:pPr>
            <w:r w:rsidRPr="00101DE0">
              <w:rPr>
                <w:sz w:val="20"/>
              </w:rPr>
              <w:t>Survivorship</w:t>
            </w:r>
          </w:p>
        </w:tc>
        <w:tc>
          <w:tcPr>
            <w:tcW w:w="687" w:type="pct"/>
          </w:tcPr>
          <w:p w14:paraId="5A31F545" w14:textId="77777777" w:rsidR="0075286E" w:rsidRPr="00101DE0" w:rsidRDefault="0075286E" w:rsidP="00392479">
            <w:pPr>
              <w:rPr>
                <w:sz w:val="20"/>
              </w:rPr>
            </w:pPr>
            <w:r w:rsidRPr="00101DE0">
              <w:rPr>
                <w:sz w:val="20"/>
              </w:rPr>
              <w:t>6</w:t>
            </w:r>
          </w:p>
        </w:tc>
        <w:tc>
          <w:tcPr>
            <w:tcW w:w="525" w:type="pct"/>
          </w:tcPr>
          <w:p w14:paraId="4EFA3FD4" w14:textId="27A216CE" w:rsidR="0075286E" w:rsidRPr="004F7389" w:rsidRDefault="0075286E" w:rsidP="00392479">
            <w:pPr>
              <w:rPr>
                <w:sz w:val="20"/>
              </w:rPr>
            </w:pPr>
            <w:r w:rsidRPr="004F7389">
              <w:rPr>
                <w:sz w:val="20"/>
              </w:rPr>
              <w:t>Y</w:t>
            </w:r>
          </w:p>
        </w:tc>
        <w:tc>
          <w:tcPr>
            <w:tcW w:w="552" w:type="pct"/>
          </w:tcPr>
          <w:p w14:paraId="4850767F" w14:textId="21FDE1A9" w:rsidR="0075286E" w:rsidRPr="004F7389" w:rsidRDefault="0075286E" w:rsidP="00392479">
            <w:pPr>
              <w:rPr>
                <w:sz w:val="20"/>
              </w:rPr>
            </w:pPr>
            <w:r w:rsidRPr="004F7389">
              <w:rPr>
                <w:sz w:val="20"/>
              </w:rPr>
              <w:t>Y</w:t>
            </w:r>
          </w:p>
        </w:tc>
        <w:tc>
          <w:tcPr>
            <w:tcW w:w="765" w:type="pct"/>
          </w:tcPr>
          <w:p w14:paraId="499B3833" w14:textId="1C7B7BFE" w:rsidR="0075286E" w:rsidRPr="00101DE0" w:rsidRDefault="0075286E" w:rsidP="00392479">
            <w:pPr>
              <w:rPr>
                <w:sz w:val="20"/>
              </w:rPr>
            </w:pPr>
          </w:p>
        </w:tc>
        <w:tc>
          <w:tcPr>
            <w:tcW w:w="422" w:type="pct"/>
          </w:tcPr>
          <w:p w14:paraId="62C7D817" w14:textId="77777777" w:rsidR="0075286E" w:rsidRPr="00101DE0" w:rsidRDefault="0075286E" w:rsidP="00392479">
            <w:pPr>
              <w:rPr>
                <w:sz w:val="20"/>
              </w:rPr>
            </w:pPr>
          </w:p>
        </w:tc>
        <w:tc>
          <w:tcPr>
            <w:tcW w:w="527" w:type="pct"/>
          </w:tcPr>
          <w:p w14:paraId="27B9C2D9" w14:textId="77777777" w:rsidR="0075286E" w:rsidRPr="00101DE0" w:rsidRDefault="0075286E" w:rsidP="00392479">
            <w:pPr>
              <w:rPr>
                <w:sz w:val="20"/>
              </w:rPr>
            </w:pPr>
          </w:p>
        </w:tc>
      </w:tr>
      <w:tr w:rsidR="0075286E" w:rsidRPr="00101DE0" w14:paraId="39D08CDE" w14:textId="77777777" w:rsidTr="0075286E">
        <w:tc>
          <w:tcPr>
            <w:tcW w:w="355" w:type="pct"/>
          </w:tcPr>
          <w:p w14:paraId="0FED7CEE" w14:textId="77777777" w:rsidR="0075286E" w:rsidRPr="00101DE0" w:rsidRDefault="0075286E" w:rsidP="00392479">
            <w:pPr>
              <w:rPr>
                <w:sz w:val="20"/>
              </w:rPr>
            </w:pPr>
            <w:r w:rsidRPr="00101DE0">
              <w:rPr>
                <w:sz w:val="20"/>
              </w:rPr>
              <w:t>1</w:t>
            </w:r>
          </w:p>
        </w:tc>
        <w:tc>
          <w:tcPr>
            <w:tcW w:w="335" w:type="pct"/>
          </w:tcPr>
          <w:p w14:paraId="24DE74E1" w14:textId="77777777" w:rsidR="0075286E" w:rsidRPr="00101DE0" w:rsidRDefault="0075286E" w:rsidP="00392479">
            <w:pPr>
              <w:rPr>
                <w:sz w:val="20"/>
              </w:rPr>
            </w:pPr>
            <w:r w:rsidRPr="00101DE0">
              <w:rPr>
                <w:sz w:val="20"/>
              </w:rPr>
              <w:t>11</w:t>
            </w:r>
          </w:p>
        </w:tc>
        <w:tc>
          <w:tcPr>
            <w:tcW w:w="831" w:type="pct"/>
          </w:tcPr>
          <w:p w14:paraId="05369AFB" w14:textId="77777777" w:rsidR="0075286E" w:rsidRPr="00101DE0" w:rsidRDefault="0075286E" w:rsidP="00392479">
            <w:pPr>
              <w:rPr>
                <w:sz w:val="20"/>
              </w:rPr>
            </w:pPr>
            <w:r w:rsidRPr="00101DE0">
              <w:rPr>
                <w:sz w:val="20"/>
              </w:rPr>
              <w:t>MDM Delta Loader</w:t>
            </w:r>
          </w:p>
        </w:tc>
        <w:tc>
          <w:tcPr>
            <w:tcW w:w="687" w:type="pct"/>
          </w:tcPr>
          <w:p w14:paraId="1AE44E5A" w14:textId="77777777" w:rsidR="0075286E" w:rsidRPr="00101DE0" w:rsidRDefault="0075286E" w:rsidP="00392479">
            <w:pPr>
              <w:rPr>
                <w:sz w:val="20"/>
              </w:rPr>
            </w:pPr>
            <w:r w:rsidRPr="00101DE0">
              <w:rPr>
                <w:sz w:val="20"/>
              </w:rPr>
              <w:t>7</w:t>
            </w:r>
          </w:p>
        </w:tc>
        <w:tc>
          <w:tcPr>
            <w:tcW w:w="525" w:type="pct"/>
          </w:tcPr>
          <w:p w14:paraId="614518A8" w14:textId="1051B40E" w:rsidR="0075286E" w:rsidRPr="004F7389" w:rsidRDefault="0075286E" w:rsidP="00392479">
            <w:pPr>
              <w:rPr>
                <w:sz w:val="20"/>
              </w:rPr>
            </w:pPr>
            <w:r w:rsidRPr="004F7389">
              <w:rPr>
                <w:sz w:val="20"/>
              </w:rPr>
              <w:t>Y</w:t>
            </w:r>
          </w:p>
        </w:tc>
        <w:tc>
          <w:tcPr>
            <w:tcW w:w="552" w:type="pct"/>
          </w:tcPr>
          <w:p w14:paraId="68B71428" w14:textId="23C6C6B8" w:rsidR="0075286E" w:rsidRPr="004F7389" w:rsidRDefault="0075286E" w:rsidP="00392479">
            <w:pPr>
              <w:rPr>
                <w:sz w:val="20"/>
              </w:rPr>
            </w:pPr>
            <w:r w:rsidRPr="004F7389">
              <w:rPr>
                <w:sz w:val="20"/>
              </w:rPr>
              <w:t>Y</w:t>
            </w:r>
          </w:p>
        </w:tc>
        <w:tc>
          <w:tcPr>
            <w:tcW w:w="765" w:type="pct"/>
          </w:tcPr>
          <w:p w14:paraId="439E8AE4" w14:textId="51DEBAF4" w:rsidR="0075286E" w:rsidRPr="00101DE0" w:rsidRDefault="0075286E" w:rsidP="00392479">
            <w:pPr>
              <w:rPr>
                <w:sz w:val="20"/>
              </w:rPr>
            </w:pPr>
          </w:p>
        </w:tc>
        <w:tc>
          <w:tcPr>
            <w:tcW w:w="422" w:type="pct"/>
          </w:tcPr>
          <w:p w14:paraId="34432F82" w14:textId="77777777" w:rsidR="0075286E" w:rsidRPr="00101DE0" w:rsidRDefault="0075286E" w:rsidP="00392479">
            <w:pPr>
              <w:rPr>
                <w:sz w:val="20"/>
              </w:rPr>
            </w:pPr>
          </w:p>
        </w:tc>
        <w:tc>
          <w:tcPr>
            <w:tcW w:w="527" w:type="pct"/>
          </w:tcPr>
          <w:p w14:paraId="10827089" w14:textId="77777777" w:rsidR="0075286E" w:rsidRPr="00101DE0" w:rsidRDefault="0075286E" w:rsidP="00392479">
            <w:pPr>
              <w:rPr>
                <w:sz w:val="20"/>
              </w:rPr>
            </w:pPr>
          </w:p>
        </w:tc>
      </w:tr>
      <w:tr w:rsidR="0075286E" w:rsidRPr="00101DE0" w14:paraId="39E50141" w14:textId="77777777" w:rsidTr="0075286E">
        <w:tc>
          <w:tcPr>
            <w:tcW w:w="355" w:type="pct"/>
          </w:tcPr>
          <w:p w14:paraId="10B8F2FF" w14:textId="77777777" w:rsidR="0075286E" w:rsidRPr="00101DE0" w:rsidRDefault="0075286E" w:rsidP="00392479">
            <w:pPr>
              <w:rPr>
                <w:sz w:val="20"/>
              </w:rPr>
            </w:pPr>
            <w:r w:rsidRPr="00101DE0">
              <w:rPr>
                <w:sz w:val="20"/>
              </w:rPr>
              <w:t>1</w:t>
            </w:r>
          </w:p>
        </w:tc>
        <w:tc>
          <w:tcPr>
            <w:tcW w:w="335" w:type="pct"/>
          </w:tcPr>
          <w:p w14:paraId="224EEC04" w14:textId="77777777" w:rsidR="0075286E" w:rsidRPr="00101DE0" w:rsidRDefault="0075286E" w:rsidP="00392479">
            <w:pPr>
              <w:rPr>
                <w:sz w:val="20"/>
              </w:rPr>
            </w:pPr>
            <w:r w:rsidRPr="00101DE0">
              <w:rPr>
                <w:sz w:val="20"/>
              </w:rPr>
              <w:t>12</w:t>
            </w:r>
          </w:p>
        </w:tc>
        <w:tc>
          <w:tcPr>
            <w:tcW w:w="831" w:type="pct"/>
          </w:tcPr>
          <w:p w14:paraId="48C124F4" w14:textId="77777777" w:rsidR="0075286E" w:rsidRPr="00101DE0" w:rsidRDefault="0075286E" w:rsidP="00392479">
            <w:pPr>
              <w:rPr>
                <w:sz w:val="20"/>
              </w:rPr>
            </w:pPr>
            <w:r w:rsidRPr="00101DE0">
              <w:rPr>
                <w:sz w:val="20"/>
              </w:rPr>
              <w:t>Report Generation</w:t>
            </w:r>
          </w:p>
        </w:tc>
        <w:tc>
          <w:tcPr>
            <w:tcW w:w="687" w:type="pct"/>
          </w:tcPr>
          <w:p w14:paraId="34B373C4" w14:textId="77777777" w:rsidR="0075286E" w:rsidRPr="00101DE0" w:rsidRDefault="0075286E" w:rsidP="00392479">
            <w:pPr>
              <w:rPr>
                <w:sz w:val="20"/>
              </w:rPr>
            </w:pPr>
            <w:r w:rsidRPr="00101DE0">
              <w:rPr>
                <w:sz w:val="20"/>
              </w:rPr>
              <w:t>8</w:t>
            </w:r>
          </w:p>
        </w:tc>
        <w:tc>
          <w:tcPr>
            <w:tcW w:w="525" w:type="pct"/>
          </w:tcPr>
          <w:p w14:paraId="6786BAEC" w14:textId="2975410C" w:rsidR="0075286E" w:rsidRPr="004F7389" w:rsidRDefault="0075286E" w:rsidP="00392479">
            <w:pPr>
              <w:rPr>
                <w:sz w:val="20"/>
              </w:rPr>
            </w:pPr>
            <w:r w:rsidRPr="004F7389">
              <w:rPr>
                <w:sz w:val="20"/>
              </w:rPr>
              <w:t>Y</w:t>
            </w:r>
          </w:p>
        </w:tc>
        <w:tc>
          <w:tcPr>
            <w:tcW w:w="552" w:type="pct"/>
          </w:tcPr>
          <w:p w14:paraId="619A787D" w14:textId="77777777" w:rsidR="00CB2717" w:rsidRPr="004F7389" w:rsidRDefault="00CB2717" w:rsidP="00CB2717">
            <w:pPr>
              <w:rPr>
                <w:sz w:val="20"/>
              </w:rPr>
            </w:pPr>
            <w:r w:rsidRPr="004F7389">
              <w:rPr>
                <w:sz w:val="20"/>
              </w:rPr>
              <w:t xml:space="preserve">N/A </w:t>
            </w:r>
          </w:p>
          <w:p w14:paraId="0B974DE7" w14:textId="7E0D3AA8" w:rsidR="0075286E" w:rsidRPr="004F7389" w:rsidRDefault="00CB2717" w:rsidP="00CB2717">
            <w:pPr>
              <w:rPr>
                <w:sz w:val="20"/>
              </w:rPr>
            </w:pPr>
            <w:r w:rsidRPr="004F7389">
              <w:rPr>
                <w:sz w:val="12"/>
                <w:szCs w:val="12"/>
              </w:rPr>
              <w:t>(Point 6 in section 4.10)</w:t>
            </w:r>
          </w:p>
        </w:tc>
        <w:tc>
          <w:tcPr>
            <w:tcW w:w="765" w:type="pct"/>
          </w:tcPr>
          <w:p w14:paraId="636CF8D9" w14:textId="528D237D" w:rsidR="0075286E" w:rsidRPr="00101DE0" w:rsidRDefault="0075286E" w:rsidP="00392479">
            <w:pPr>
              <w:rPr>
                <w:sz w:val="20"/>
              </w:rPr>
            </w:pPr>
          </w:p>
        </w:tc>
        <w:tc>
          <w:tcPr>
            <w:tcW w:w="422" w:type="pct"/>
          </w:tcPr>
          <w:p w14:paraId="66938415" w14:textId="77777777" w:rsidR="0075286E" w:rsidRPr="00101DE0" w:rsidRDefault="0075286E" w:rsidP="00392479">
            <w:pPr>
              <w:rPr>
                <w:sz w:val="20"/>
              </w:rPr>
            </w:pPr>
          </w:p>
        </w:tc>
        <w:tc>
          <w:tcPr>
            <w:tcW w:w="527" w:type="pct"/>
          </w:tcPr>
          <w:p w14:paraId="443EFF02" w14:textId="77777777" w:rsidR="0075286E" w:rsidRPr="00101DE0" w:rsidRDefault="0075286E" w:rsidP="00392479">
            <w:pPr>
              <w:rPr>
                <w:sz w:val="20"/>
              </w:rPr>
            </w:pPr>
          </w:p>
        </w:tc>
      </w:tr>
    </w:tbl>
    <w:p w14:paraId="216DFC2C" w14:textId="2C18FD1B" w:rsidR="00B060D2" w:rsidRDefault="00A30570" w:rsidP="001B2C22">
      <w:pPr>
        <w:rPr>
          <w:sz w:val="20"/>
        </w:rPr>
      </w:pPr>
      <w:r w:rsidRPr="00A30570">
        <w:rPr>
          <w:sz w:val="20"/>
        </w:rPr>
        <w:t xml:space="preserve">The individual MDM Jobs (child jobs) should be </w:t>
      </w:r>
      <w:r>
        <w:rPr>
          <w:sz w:val="20"/>
        </w:rPr>
        <w:t xml:space="preserve">also </w:t>
      </w:r>
      <w:r w:rsidRPr="00A30570">
        <w:rPr>
          <w:sz w:val="20"/>
        </w:rPr>
        <w:t xml:space="preserve">designed </w:t>
      </w:r>
      <w:r>
        <w:rPr>
          <w:sz w:val="20"/>
        </w:rPr>
        <w:t>re-run in case of any exception or error scenarios based on best practices defined in Talend Development Standard documentations (e.g. Use On Subject OK (check point), Truncate and Load the intermediate staging tables etc.)</w:t>
      </w:r>
      <w:r w:rsidR="00392479">
        <w:rPr>
          <w:sz w:val="20"/>
        </w:rPr>
        <w:t>.</w:t>
      </w:r>
    </w:p>
    <w:p w14:paraId="136FEA7F" w14:textId="77777777" w:rsidR="00CB73CF" w:rsidRPr="004F7389" w:rsidRDefault="00CB73CF" w:rsidP="00CB73CF">
      <w:pPr>
        <w:pStyle w:val="Heading2"/>
        <w:numPr>
          <w:ilvl w:val="1"/>
          <w:numId w:val="3"/>
        </w:numPr>
        <w:jc w:val="left"/>
        <w:rPr>
          <w:rFonts w:cs="Calibri"/>
        </w:rPr>
      </w:pPr>
      <w:bookmarkStart w:id="235" w:name="_Toc400033626"/>
      <w:bookmarkStart w:id="236" w:name="_Toc465253388"/>
      <w:r w:rsidRPr="004F7389">
        <w:rPr>
          <w:rFonts w:cs="Calibri"/>
        </w:rPr>
        <w:t>Archiving</w:t>
      </w:r>
      <w:bookmarkEnd w:id="235"/>
      <w:bookmarkEnd w:id="236"/>
    </w:p>
    <w:p w14:paraId="4783BAB1" w14:textId="3C5724DE" w:rsidR="00B52DE3" w:rsidRPr="002C305D" w:rsidRDefault="00B52DE3" w:rsidP="00B52DE3">
      <w:pPr>
        <w:rPr>
          <w:sz w:val="20"/>
        </w:rPr>
      </w:pPr>
      <w:r w:rsidRPr="004F7389">
        <w:rPr>
          <w:sz w:val="20"/>
        </w:rPr>
        <w:t xml:space="preserve">Inbound files </w:t>
      </w:r>
      <w:r w:rsidR="0075286E" w:rsidRPr="004F7389">
        <w:rPr>
          <w:sz w:val="20"/>
        </w:rPr>
        <w:t>will be moved to Archive directory and .OK files will be deleted from inbound directory.</w:t>
      </w:r>
      <w:r w:rsidR="00A30570" w:rsidRPr="004F7389">
        <w:rPr>
          <w:sz w:val="20"/>
        </w:rPr>
        <w:t xml:space="preserve"> </w:t>
      </w:r>
      <w:r w:rsidR="0008166F" w:rsidRPr="004F7389">
        <w:rPr>
          <w:sz w:val="20"/>
        </w:rPr>
        <w:t xml:space="preserve">and </w:t>
      </w:r>
      <w:r w:rsidR="0075286E" w:rsidRPr="004F7389">
        <w:rPr>
          <w:sz w:val="20"/>
        </w:rPr>
        <w:t>For NRT this archiving is not applicable.</w:t>
      </w:r>
    </w:p>
    <w:p w14:paraId="239DE6C1" w14:textId="77777777" w:rsidR="00CB73CF" w:rsidRPr="00C45C1B" w:rsidRDefault="00CB73CF" w:rsidP="00CB73CF">
      <w:pPr>
        <w:pStyle w:val="Heading2"/>
        <w:numPr>
          <w:ilvl w:val="1"/>
          <w:numId w:val="3"/>
        </w:numPr>
        <w:jc w:val="left"/>
        <w:rPr>
          <w:rFonts w:cs="Calibri"/>
        </w:rPr>
      </w:pPr>
      <w:bookmarkStart w:id="237" w:name="_Toc400033628"/>
      <w:bookmarkStart w:id="238" w:name="_Toc465253389"/>
      <w:r w:rsidRPr="00C45C1B">
        <w:rPr>
          <w:rFonts w:cs="Calibri"/>
        </w:rPr>
        <w:t>Audit Logging</w:t>
      </w:r>
      <w:bookmarkEnd w:id="237"/>
      <w:bookmarkEnd w:id="238"/>
    </w:p>
    <w:p w14:paraId="7BAA3467" w14:textId="77777777" w:rsidR="00CB73CF" w:rsidRDefault="00CB73CF" w:rsidP="00CB73CF">
      <w:pPr>
        <w:rPr>
          <w:sz w:val="20"/>
        </w:rPr>
      </w:pPr>
      <w:r>
        <w:rPr>
          <w:sz w:val="20"/>
        </w:rPr>
        <w:t xml:space="preserve">After every </w:t>
      </w:r>
      <w:r w:rsidR="00A30570">
        <w:rPr>
          <w:sz w:val="20"/>
        </w:rPr>
        <w:t>MDM Batch Incremental Job run, audit logging should be</w:t>
      </w:r>
      <w:r>
        <w:rPr>
          <w:sz w:val="20"/>
        </w:rPr>
        <w:t xml:space="preserve"> performed. Job Audit Log is a common table </w:t>
      </w:r>
      <w:r w:rsidR="00A30570">
        <w:rPr>
          <w:sz w:val="20"/>
        </w:rPr>
        <w:t>it should have</w:t>
      </w:r>
      <w:r>
        <w:rPr>
          <w:sz w:val="20"/>
        </w:rPr>
        <w:t xml:space="preserve"> number of input records</w:t>
      </w:r>
      <w:r w:rsidR="00A30570">
        <w:rPr>
          <w:sz w:val="20"/>
        </w:rPr>
        <w:t xml:space="preserve"> from source</w:t>
      </w:r>
      <w:r>
        <w:rPr>
          <w:sz w:val="20"/>
        </w:rPr>
        <w:t>, number of records</w:t>
      </w:r>
      <w:r w:rsidR="00A30570">
        <w:rPr>
          <w:sz w:val="20"/>
        </w:rPr>
        <w:t xml:space="preserve"> loaded onto MDM Hub</w:t>
      </w:r>
      <w:r>
        <w:rPr>
          <w:sz w:val="20"/>
        </w:rPr>
        <w:t>,</w:t>
      </w:r>
      <w:r w:rsidR="00A30570">
        <w:rPr>
          <w:sz w:val="20"/>
        </w:rPr>
        <w:t xml:space="preserve"> number of rejected records,</w:t>
      </w:r>
      <w:r>
        <w:rPr>
          <w:sz w:val="20"/>
        </w:rPr>
        <w:t xml:space="preserve"> error code, error description etc. </w:t>
      </w:r>
      <w:r w:rsidR="00A30570">
        <w:rPr>
          <w:sz w:val="20"/>
        </w:rPr>
        <w:t>should be</w:t>
      </w:r>
      <w:r>
        <w:rPr>
          <w:sz w:val="20"/>
        </w:rPr>
        <w:t xml:space="preserve"> maintained. </w:t>
      </w:r>
    </w:p>
    <w:p w14:paraId="33417048" w14:textId="0DB8E52F" w:rsidR="00C602EF" w:rsidRPr="004F7389" w:rsidRDefault="000C5623" w:rsidP="00CB73CF">
      <w:pPr>
        <w:rPr>
          <w:sz w:val="20"/>
        </w:rPr>
      </w:pPr>
      <w:r>
        <w:rPr>
          <w:sz w:val="20"/>
        </w:rPr>
        <w:t>F</w:t>
      </w:r>
      <w:r w:rsidR="009516FD">
        <w:rPr>
          <w:sz w:val="20"/>
        </w:rPr>
        <w:t xml:space="preserve">or </w:t>
      </w:r>
      <w:r>
        <w:rPr>
          <w:sz w:val="20"/>
        </w:rPr>
        <w:t xml:space="preserve">ensura batch </w:t>
      </w:r>
      <w:r w:rsidR="009516FD">
        <w:rPr>
          <w:sz w:val="20"/>
        </w:rPr>
        <w:t xml:space="preserve">batchid values </w:t>
      </w:r>
      <w:r w:rsidR="00044BBC">
        <w:rPr>
          <w:sz w:val="20"/>
        </w:rPr>
        <w:t>should be</w:t>
      </w:r>
      <w:r w:rsidR="009516FD">
        <w:rPr>
          <w:sz w:val="20"/>
        </w:rPr>
        <w:t xml:space="preserve"> between </w:t>
      </w:r>
      <w:r w:rsidR="009516FD" w:rsidRPr="004F7389">
        <w:rPr>
          <w:sz w:val="20"/>
        </w:rPr>
        <w:t xml:space="preserve">10,00,000 to 49,99,999 </w:t>
      </w:r>
      <w:r w:rsidRPr="004F7389">
        <w:rPr>
          <w:sz w:val="20"/>
        </w:rPr>
        <w:t xml:space="preserve"> and For NRT batchid values should be between 50,00,000 to 99,99,999</w:t>
      </w:r>
      <w:r w:rsidR="00C602EF" w:rsidRPr="004F7389">
        <w:rPr>
          <w:sz w:val="20"/>
        </w:rPr>
        <w:t>. Below are audit log tables used in MDM implementation.</w:t>
      </w:r>
    </w:p>
    <w:p w14:paraId="093D025C" w14:textId="7FC856CA" w:rsidR="00C602EF" w:rsidRPr="004F7389" w:rsidRDefault="00C602EF" w:rsidP="00C602EF">
      <w:pPr>
        <w:pStyle w:val="ListParagraph"/>
        <w:numPr>
          <w:ilvl w:val="3"/>
          <w:numId w:val="14"/>
        </w:numPr>
        <w:rPr>
          <w:sz w:val="20"/>
        </w:rPr>
      </w:pPr>
      <w:r w:rsidRPr="004F7389">
        <w:rPr>
          <w:sz w:val="20"/>
        </w:rPr>
        <w:t>Job_Control_Log – To check Status of Module</w:t>
      </w:r>
    </w:p>
    <w:p w14:paraId="6596B35A" w14:textId="5DC5A535" w:rsidR="00C602EF" w:rsidRPr="004F7389" w:rsidRDefault="00C602EF" w:rsidP="00C602EF">
      <w:pPr>
        <w:pStyle w:val="ListParagraph"/>
        <w:numPr>
          <w:ilvl w:val="3"/>
          <w:numId w:val="14"/>
        </w:numPr>
        <w:rPr>
          <w:sz w:val="20"/>
        </w:rPr>
      </w:pPr>
      <w:r w:rsidRPr="004F7389">
        <w:rPr>
          <w:sz w:val="20"/>
        </w:rPr>
        <w:t>MDM_Audit_Log – To check each sub job execution status</w:t>
      </w:r>
    </w:p>
    <w:p w14:paraId="4BA95FC2" w14:textId="77777777" w:rsidR="00CB73CF" w:rsidRPr="004F7389" w:rsidRDefault="00CB73CF" w:rsidP="00CB73CF">
      <w:pPr>
        <w:pStyle w:val="Heading2"/>
        <w:numPr>
          <w:ilvl w:val="1"/>
          <w:numId w:val="3"/>
        </w:numPr>
        <w:jc w:val="left"/>
        <w:rPr>
          <w:rFonts w:cs="Calibri"/>
        </w:rPr>
      </w:pPr>
      <w:bookmarkStart w:id="239" w:name="_Toc400033629"/>
      <w:bookmarkStart w:id="240" w:name="_Toc465253390"/>
      <w:r w:rsidRPr="004F7389">
        <w:rPr>
          <w:rFonts w:cs="Calibri"/>
        </w:rPr>
        <w:t>Email Notification</w:t>
      </w:r>
      <w:bookmarkEnd w:id="239"/>
      <w:bookmarkEnd w:id="240"/>
    </w:p>
    <w:p w14:paraId="3BCB778F" w14:textId="77777777" w:rsidR="00CB73CF" w:rsidRDefault="00CB73CF" w:rsidP="00CB73CF">
      <w:pPr>
        <w:rPr>
          <w:sz w:val="20"/>
        </w:rPr>
      </w:pPr>
      <w:r>
        <w:rPr>
          <w:sz w:val="20"/>
        </w:rPr>
        <w:t xml:space="preserve">Whenever there is an error or any component level failure then </w:t>
      </w:r>
      <w:r w:rsidR="00A30570">
        <w:rPr>
          <w:sz w:val="20"/>
        </w:rPr>
        <w:t>MDM Batch Job should</w:t>
      </w:r>
      <w:r>
        <w:rPr>
          <w:sz w:val="20"/>
        </w:rPr>
        <w:t xml:space="preserve"> send an email to the support team who will look into issue and take necessary action.</w:t>
      </w:r>
    </w:p>
    <w:p w14:paraId="07B679E0" w14:textId="77777777" w:rsidR="00CB73CF" w:rsidRDefault="00CB73CF" w:rsidP="00CB73CF">
      <w:pPr>
        <w:rPr>
          <w:sz w:val="20"/>
        </w:rPr>
      </w:pPr>
    </w:p>
    <w:p w14:paraId="7E6E4071" w14:textId="77777777" w:rsidR="00CB73CF" w:rsidRPr="00C602EF" w:rsidRDefault="00CB73CF" w:rsidP="00CB73CF">
      <w:pPr>
        <w:rPr>
          <w:b/>
          <w:sz w:val="20"/>
        </w:rPr>
      </w:pPr>
      <w:r w:rsidRPr="00C602EF">
        <w:rPr>
          <w:b/>
          <w:sz w:val="20"/>
        </w:rPr>
        <w:t xml:space="preserve">Format of Email Notification when a job fails: </w:t>
      </w:r>
    </w:p>
    <w:p w14:paraId="66AB267C" w14:textId="77777777" w:rsidR="00CB73CF" w:rsidRDefault="00CB73CF" w:rsidP="00CB73CF">
      <w:pPr>
        <w:rPr>
          <w:sz w:val="20"/>
        </w:rPr>
      </w:pPr>
    </w:p>
    <w:p w14:paraId="4EF05191" w14:textId="77777777" w:rsidR="00CB73CF" w:rsidRDefault="00CB73CF" w:rsidP="00CB73CF">
      <w:pPr>
        <w:rPr>
          <w:sz w:val="20"/>
        </w:rPr>
      </w:pPr>
      <w:r>
        <w:rPr>
          <w:b/>
          <w:sz w:val="20"/>
        </w:rPr>
        <w:t>Distribution List</w:t>
      </w:r>
      <w:r>
        <w:rPr>
          <w:sz w:val="20"/>
        </w:rPr>
        <w:t>: TBD</w:t>
      </w:r>
    </w:p>
    <w:p w14:paraId="7475FE71" w14:textId="77777777" w:rsidR="00CB73CF" w:rsidRDefault="00CB73CF" w:rsidP="00CB73CF">
      <w:pPr>
        <w:rPr>
          <w:sz w:val="20"/>
        </w:rPr>
      </w:pPr>
      <w:r>
        <w:rPr>
          <w:b/>
          <w:sz w:val="20"/>
        </w:rPr>
        <w:t>Subject:</w:t>
      </w:r>
      <w:r>
        <w:rPr>
          <w:sz w:val="20"/>
        </w:rPr>
        <w:t xml:space="preserve"> !!!Job Aborted!!!: {Job Name}</w:t>
      </w:r>
    </w:p>
    <w:p w14:paraId="6DAF1BED" w14:textId="77777777" w:rsidR="00CB73CF" w:rsidRDefault="00CB73CF" w:rsidP="00CB73CF">
      <w:pPr>
        <w:rPr>
          <w:sz w:val="20"/>
        </w:rPr>
      </w:pPr>
      <w:r>
        <w:rPr>
          <w:b/>
          <w:sz w:val="20"/>
        </w:rPr>
        <w:t>Body of Email:</w:t>
      </w:r>
      <w:r>
        <w:rPr>
          <w:sz w:val="20"/>
        </w:rPr>
        <w:t xml:space="preserve"> {Job Name} has been aborted…..</w:t>
      </w:r>
    </w:p>
    <w:p w14:paraId="71CF3C12" w14:textId="77777777" w:rsidR="00CB73CF" w:rsidRDefault="00CB73CF" w:rsidP="00CB73CF">
      <w:pPr>
        <w:rPr>
          <w:sz w:val="20"/>
        </w:rPr>
      </w:pPr>
      <w:r>
        <w:rPr>
          <w:b/>
          <w:sz w:val="20"/>
        </w:rPr>
        <w:t>Signature:</w:t>
      </w:r>
      <w:r>
        <w:rPr>
          <w:sz w:val="20"/>
        </w:rPr>
        <w:t xml:space="preserve"> This is an automated mail generated by the system. Please do not reply.</w:t>
      </w:r>
    </w:p>
    <w:p w14:paraId="604E732B" w14:textId="77777777" w:rsidR="00CB73CF" w:rsidRPr="00C45C1B" w:rsidRDefault="00CB73CF" w:rsidP="00CB73CF">
      <w:pPr>
        <w:pStyle w:val="Heading2"/>
        <w:numPr>
          <w:ilvl w:val="1"/>
          <w:numId w:val="3"/>
        </w:numPr>
        <w:jc w:val="left"/>
        <w:rPr>
          <w:rFonts w:cs="Calibri"/>
        </w:rPr>
      </w:pPr>
      <w:bookmarkStart w:id="241" w:name="_Toc400033631"/>
      <w:bookmarkStart w:id="242" w:name="_Toc465253391"/>
      <w:r w:rsidRPr="00C45C1B">
        <w:rPr>
          <w:rFonts w:cs="Calibri"/>
        </w:rPr>
        <w:t>Housekeeping Policies:</w:t>
      </w:r>
      <w:bookmarkEnd w:id="241"/>
      <w:bookmarkEnd w:id="242"/>
    </w:p>
    <w:p w14:paraId="28093945" w14:textId="77777777" w:rsidR="00BD6C96" w:rsidRPr="00990FF3" w:rsidRDefault="00BD6C96" w:rsidP="008F00A0">
      <w:pPr>
        <w:pStyle w:val="ListParagraph"/>
        <w:numPr>
          <w:ilvl w:val="0"/>
          <w:numId w:val="26"/>
        </w:numPr>
        <w:ind w:left="270" w:hanging="270"/>
        <w:rPr>
          <w:sz w:val="20"/>
        </w:rPr>
      </w:pPr>
      <w:r w:rsidRPr="00990FF3">
        <w:rPr>
          <w:sz w:val="20"/>
        </w:rPr>
        <w:t>Records marked with Deleted Flag=Y (logical deleted) should be deleted after “n” days. By default n=90 days and it should be configurable.</w:t>
      </w:r>
    </w:p>
    <w:p w14:paraId="04E6C1DE" w14:textId="77777777" w:rsidR="00990FF3" w:rsidRDefault="00990FF3" w:rsidP="008F00A0">
      <w:pPr>
        <w:pStyle w:val="ListParagraph"/>
        <w:numPr>
          <w:ilvl w:val="0"/>
          <w:numId w:val="26"/>
        </w:numPr>
        <w:ind w:left="270" w:hanging="270"/>
        <w:rPr>
          <w:sz w:val="20"/>
        </w:rPr>
      </w:pPr>
      <w:r w:rsidRPr="00990FF3">
        <w:rPr>
          <w:sz w:val="20"/>
        </w:rPr>
        <w:t xml:space="preserve">Intermediate files created in file system and temporary tables created in MDM Staging database should be purged (if it is not required for further processing) after completion of Delta run every day. </w:t>
      </w:r>
    </w:p>
    <w:p w14:paraId="23A82529" w14:textId="77777777" w:rsidR="000A034D" w:rsidRDefault="000A034D" w:rsidP="0040492A">
      <w:pPr>
        <w:pStyle w:val="Heading1"/>
        <w:pageBreakBefore/>
        <w:numPr>
          <w:ilvl w:val="0"/>
          <w:numId w:val="3"/>
        </w:numPr>
        <w:ind w:left="431" w:hanging="431"/>
        <w:jc w:val="left"/>
      </w:pPr>
      <w:bookmarkStart w:id="243" w:name="_Toc465253392"/>
      <w:bookmarkStart w:id="244" w:name="_Toc477065990"/>
      <w:bookmarkStart w:id="245" w:name="_Toc481826950"/>
      <w:bookmarkStart w:id="246" w:name="_Toc328148600"/>
      <w:bookmarkEnd w:id="166"/>
      <w:bookmarkEnd w:id="167"/>
      <w:bookmarkEnd w:id="168"/>
      <w:bookmarkEnd w:id="169"/>
      <w:r>
        <w:lastRenderedPageBreak/>
        <w:t>Appendix</w:t>
      </w:r>
      <w:bookmarkEnd w:id="243"/>
    </w:p>
    <w:p w14:paraId="04A662A0" w14:textId="77777777" w:rsidR="002E0E92" w:rsidRDefault="006C2494" w:rsidP="002E0E92">
      <w:pPr>
        <w:pStyle w:val="Heading2"/>
        <w:numPr>
          <w:ilvl w:val="1"/>
          <w:numId w:val="3"/>
        </w:numPr>
        <w:jc w:val="left"/>
      </w:pPr>
      <w:bookmarkStart w:id="247" w:name="_Toc465253393"/>
      <w:bookmarkStart w:id="248" w:name="_Toc340219584"/>
      <w:r w:rsidRPr="006C2494">
        <w:t xml:space="preserve">BRD </w:t>
      </w:r>
      <w:r w:rsidR="00EE4DE3" w:rsidRPr="006C2494">
        <w:t>for</w:t>
      </w:r>
      <w:r w:rsidRPr="006C2494">
        <w:t xml:space="preserve"> Ensura Feed to MDM:</w:t>
      </w:r>
      <w:bookmarkEnd w:id="247"/>
    </w:p>
    <w:p w14:paraId="7E224799" w14:textId="77777777" w:rsidR="002E0E92" w:rsidRPr="002E0E92" w:rsidRDefault="002E0E92" w:rsidP="002E0E92"/>
    <w:p w14:paraId="0421B09F" w14:textId="77777777" w:rsidR="00EE4DE3" w:rsidRPr="00EE4DE3" w:rsidRDefault="005644DB" w:rsidP="00EE4DE3">
      <w:pPr>
        <w:rPr>
          <w:color w:val="1F497D"/>
          <w:sz w:val="20"/>
          <w:lang w:val="en-GB"/>
        </w:rPr>
      </w:pPr>
      <w:hyperlink r:id="rId71" w:history="1">
        <w:r w:rsidR="00EE4DE3" w:rsidRPr="00EE4DE3">
          <w:rPr>
            <w:rStyle w:val="Hyperlink"/>
            <w:sz w:val="20"/>
            <w:lang w:val="en-GB"/>
          </w:rPr>
          <w:t>https://serveusa.sharepoint.com/sites/HomeServe/GlobalResources/GlobalProjects/Ensura/Programme%20Documentation/BRD%20for%20Ensura%20Extract%20to%20MDM%20-%20UK.docx?d=w7e528cc3e6a7417aa71023f288bfff18</w:t>
        </w:r>
      </w:hyperlink>
    </w:p>
    <w:p w14:paraId="1B8176F1" w14:textId="77777777" w:rsidR="006C2494" w:rsidRDefault="00EE4DE3" w:rsidP="00EE4DE3">
      <w:pPr>
        <w:tabs>
          <w:tab w:val="left" w:pos="7650"/>
        </w:tabs>
      </w:pPr>
      <w:r>
        <w:tab/>
      </w:r>
    </w:p>
    <w:p w14:paraId="50BCB159" w14:textId="77777777" w:rsidR="00904943" w:rsidRDefault="00755DFD" w:rsidP="00BE1B89">
      <w:pPr>
        <w:pStyle w:val="Heading2"/>
        <w:numPr>
          <w:ilvl w:val="1"/>
          <w:numId w:val="3"/>
        </w:numPr>
        <w:rPr>
          <w:i w:val="0"/>
        </w:rPr>
      </w:pPr>
      <w:bookmarkStart w:id="249" w:name="_Toc465253394"/>
      <w:r w:rsidRPr="00BE1B89">
        <w:rPr>
          <w:i w:val="0"/>
        </w:rPr>
        <w:t>MDM and Ensura Interface Contract Document (ICD)</w:t>
      </w:r>
      <w:bookmarkEnd w:id="249"/>
    </w:p>
    <w:p w14:paraId="1AF1F6FC" w14:textId="77777777" w:rsidR="002E0E92" w:rsidRPr="00E856C4" w:rsidRDefault="005644DB" w:rsidP="002E0E92">
      <w:pPr>
        <w:rPr>
          <w:color w:val="1F497D"/>
          <w:sz w:val="20"/>
        </w:rPr>
      </w:pPr>
      <w:hyperlink r:id="rId72" w:history="1">
        <w:r w:rsidR="002E0E92" w:rsidRPr="00E856C4">
          <w:rPr>
            <w:rStyle w:val="Hyperlink"/>
            <w:sz w:val="20"/>
          </w:rPr>
          <w:t>https://serveusa.sharepoint.com/sites/HomeServe/GlobalResources/GlobalProjects/Ensura/Programme%20Documentation/Unity_Ensura_MDM_ICD.docx?d=wa0db840dad7b40f0879c424aaa76c1ac</w:t>
        </w:r>
      </w:hyperlink>
    </w:p>
    <w:p w14:paraId="4F9CD506" w14:textId="77777777" w:rsidR="002E0E92" w:rsidRDefault="002E0E92" w:rsidP="002E0E92">
      <w:pPr>
        <w:pStyle w:val="Heading2"/>
        <w:numPr>
          <w:ilvl w:val="1"/>
          <w:numId w:val="3"/>
        </w:numPr>
        <w:rPr>
          <w:i w:val="0"/>
        </w:rPr>
      </w:pPr>
      <w:bookmarkStart w:id="250" w:name="_Ref440021956"/>
      <w:bookmarkStart w:id="251" w:name="_Toc465253395"/>
      <w:r w:rsidRPr="002E0E92">
        <w:rPr>
          <w:i w:val="0"/>
        </w:rPr>
        <w:t xml:space="preserve">MDM Release – Business Rules </w:t>
      </w:r>
      <w:r w:rsidR="00E856C4">
        <w:rPr>
          <w:i w:val="0"/>
        </w:rPr>
        <w:t>Presentation</w:t>
      </w:r>
      <w:r w:rsidRPr="002E0E92">
        <w:rPr>
          <w:i w:val="0"/>
        </w:rPr>
        <w:t>:</w:t>
      </w:r>
      <w:bookmarkEnd w:id="250"/>
      <w:bookmarkEnd w:id="251"/>
    </w:p>
    <w:p w14:paraId="2EB73C96" w14:textId="77777777" w:rsidR="00D15880" w:rsidRPr="00F23F52" w:rsidRDefault="005644DB" w:rsidP="00D15880">
      <w:pPr>
        <w:rPr>
          <w:rStyle w:val="Hyperlink"/>
          <w:sz w:val="20"/>
        </w:rPr>
      </w:pPr>
      <w:hyperlink r:id="rId73" w:history="1">
        <w:r w:rsidR="00F23F52" w:rsidRPr="00F23F52">
          <w:rPr>
            <w:rStyle w:val="Hyperlink"/>
            <w:sz w:val="20"/>
          </w:rPr>
          <w:t>https://serveusa.sharepoint.com/sites/HomeServe/GlobalResources/GlobalProjects/Ensura/_layouts/15/WopiFrame.aspx?sourcedoc={6CBD9861-0900-46A5-A39B-808A009CCB0F}&amp;file=Unity_MDM_Release_Business_Rules.pptx&amp;action=default</w:t>
        </w:r>
      </w:hyperlink>
    </w:p>
    <w:p w14:paraId="469C14B8" w14:textId="77777777" w:rsidR="00365F8F" w:rsidRDefault="00365F8F" w:rsidP="00365F8F">
      <w:pPr>
        <w:pStyle w:val="Heading2"/>
        <w:numPr>
          <w:ilvl w:val="1"/>
          <w:numId w:val="3"/>
        </w:numPr>
        <w:rPr>
          <w:i w:val="0"/>
        </w:rPr>
      </w:pPr>
      <w:bookmarkStart w:id="252" w:name="_Toc465253396"/>
      <w:r>
        <w:rPr>
          <w:i w:val="0"/>
        </w:rPr>
        <w:t>Capscan and MDM Interface Contract Document (ICD)</w:t>
      </w:r>
      <w:bookmarkEnd w:id="252"/>
    </w:p>
    <w:p w14:paraId="6CD3A298" w14:textId="77777777" w:rsidR="00365F8F" w:rsidRPr="00AC7241" w:rsidRDefault="005644DB" w:rsidP="00365F8F">
      <w:pPr>
        <w:rPr>
          <w:sz w:val="20"/>
        </w:rPr>
      </w:pPr>
      <w:hyperlink r:id="rId74" w:history="1">
        <w:r w:rsidR="00AC7241" w:rsidRPr="00AC7241">
          <w:rPr>
            <w:rStyle w:val="Hyperlink"/>
            <w:sz w:val="20"/>
          </w:rPr>
          <w:t>https://serveusa.sharepoint.com/sites/HomeServe/GlobalResources/GlobalProjects/Ensura/_layouts/15/WopiFrame.aspx?sourcedoc=%7B17702597-57E5-4B66-9ECB-4ACBCC8ABDD8%7D&amp;file=Unity_Capscan_MDM_Batch_ICD.docx&amp;action=default</w:t>
        </w:r>
      </w:hyperlink>
    </w:p>
    <w:p w14:paraId="0E119390" w14:textId="77777777" w:rsidR="006369C6" w:rsidRPr="004F7389" w:rsidRDefault="00166FF3" w:rsidP="00BE1B89">
      <w:pPr>
        <w:pStyle w:val="Heading2"/>
        <w:numPr>
          <w:ilvl w:val="1"/>
          <w:numId w:val="3"/>
        </w:numPr>
      </w:pPr>
      <w:bookmarkStart w:id="253" w:name="_Toc465253397"/>
      <w:r w:rsidRPr="004F7389">
        <w:t>MDM Error Catalogue</w:t>
      </w:r>
      <w:bookmarkEnd w:id="253"/>
    </w:p>
    <w:p w14:paraId="629BCEBC" w14:textId="77777777" w:rsidR="00580A21" w:rsidRPr="00580A21" w:rsidRDefault="005644DB" w:rsidP="00580A21">
      <w:pPr>
        <w:rPr>
          <w:rFonts w:ascii="Calibri" w:hAnsi="Calibri" w:cs="Times New Roman"/>
          <w:bCs w:val="0"/>
          <w:sz w:val="22"/>
          <w:lang w:val="en-GB"/>
        </w:rPr>
      </w:pPr>
      <w:hyperlink r:id="rId75" w:history="1">
        <w:r w:rsidR="00580A21" w:rsidRPr="00580A21">
          <w:rPr>
            <w:rStyle w:val="Hyperlink"/>
            <w:lang w:val="en-GB"/>
          </w:rPr>
          <w:t>https://serveusa.sharepoint.com/sites/HomeServe/GlobalResources/GlobalProjects/Ensura/Programme%20Documentation/Release4_MDM_Error_Codes.xlsx?d=w6f46052b2e684edca2b812b7e4bb56c9</w:t>
        </w:r>
      </w:hyperlink>
    </w:p>
    <w:p w14:paraId="08EF9657" w14:textId="5850ED8E" w:rsidR="007B53CE" w:rsidRPr="004F7389" w:rsidRDefault="00EC1149" w:rsidP="007B53CE">
      <w:pPr>
        <w:pStyle w:val="Heading2"/>
        <w:numPr>
          <w:ilvl w:val="1"/>
          <w:numId w:val="3"/>
        </w:numPr>
      </w:pPr>
      <w:bookmarkStart w:id="254" w:name="_Ref440022574"/>
      <w:bookmarkStart w:id="255" w:name="_Toc465253398"/>
      <w:r w:rsidRPr="004F7389">
        <w:t>List of Scenarios</w:t>
      </w:r>
      <w:r w:rsidR="005551BD" w:rsidRPr="004F7389">
        <w:t xml:space="preserve"> as part of NRT implementation</w:t>
      </w:r>
      <w:bookmarkEnd w:id="254"/>
      <w:bookmarkEnd w:id="255"/>
    </w:p>
    <w:p w14:paraId="409AAD1A" w14:textId="2E553C36" w:rsidR="007B53CE" w:rsidRPr="007B53CE" w:rsidRDefault="005644DB" w:rsidP="007B53CE">
      <w:pPr>
        <w:rPr>
          <w:highlight w:val="yellow"/>
        </w:rPr>
      </w:pPr>
      <w:hyperlink r:id="rId76" w:history="1">
        <w:r w:rsidR="007B53CE" w:rsidRPr="007B53CE">
          <w:rPr>
            <w:rStyle w:val="Hyperlink"/>
          </w:rPr>
          <w:t>https://serveusa.sharepoint.com/sites/HomeServe/GlobalResources/GlobalProjects/Ensura/Programme%20Documentation/INT32_New_Scenarios_for_MDM%26Ensura_DesignChangesv2.0.xlsx?d=w75164e85537e452295bdfc2ec1fdad01</w:t>
        </w:r>
      </w:hyperlink>
    </w:p>
    <w:p w14:paraId="679D2852" w14:textId="77777777" w:rsidR="00EC1149" w:rsidRDefault="00EC1149" w:rsidP="00EC1149">
      <w:pPr>
        <w:rPr>
          <w:highlight w:val="yellow"/>
        </w:rPr>
      </w:pPr>
    </w:p>
    <w:p w14:paraId="1AC81816" w14:textId="5EFA049B" w:rsidR="00CA695F" w:rsidRPr="004F7389" w:rsidRDefault="003A5DBA" w:rsidP="00CA695F">
      <w:pPr>
        <w:pStyle w:val="Heading2"/>
        <w:numPr>
          <w:ilvl w:val="1"/>
          <w:numId w:val="3"/>
        </w:numPr>
        <w:rPr>
          <w:ins w:id="256" w:author="Rajesh Srinivasulu" w:date="2016-12-15T15:20:00Z"/>
        </w:rPr>
      </w:pPr>
      <w:bookmarkStart w:id="257" w:name="_BBDM_CR241_related"/>
      <w:bookmarkEnd w:id="244"/>
      <w:bookmarkEnd w:id="245"/>
      <w:bookmarkEnd w:id="246"/>
      <w:bookmarkEnd w:id="248"/>
      <w:bookmarkEnd w:id="257"/>
      <w:ins w:id="258" w:author="Rajesh Srinivasulu" w:date="2016-12-15T15:21:00Z">
        <w:r>
          <w:t xml:space="preserve">BBDM CR241 </w:t>
        </w:r>
        <w:r w:rsidR="00507B71">
          <w:t>related artifacts</w:t>
        </w:r>
      </w:ins>
    </w:p>
    <w:p w14:paraId="0EA04F3D" w14:textId="77777777" w:rsidR="00CA695F" w:rsidRDefault="00CA695F">
      <w:pPr>
        <w:pStyle w:val="ListParagraph"/>
        <w:ind w:left="432"/>
        <w:rPr>
          <w:ins w:id="259" w:author="Rajesh Srinivasulu" w:date="2016-12-15T15:21:00Z"/>
        </w:rPr>
        <w:pPrChange w:id="260" w:author="Rajesh Srinivasulu" w:date="2016-12-15T15:21:00Z">
          <w:pPr>
            <w:pStyle w:val="ListParagraph"/>
            <w:numPr>
              <w:numId w:val="3"/>
            </w:numPr>
            <w:tabs>
              <w:tab w:val="num" w:pos="432"/>
            </w:tabs>
            <w:ind w:left="432" w:hanging="432"/>
          </w:pPr>
        </w:pPrChange>
      </w:pPr>
    </w:p>
    <w:p w14:paraId="370CA10A" w14:textId="77777777" w:rsidR="00CA695F" w:rsidRPr="00CA695F" w:rsidRDefault="00CA695F">
      <w:pPr>
        <w:pStyle w:val="ListParagraph"/>
        <w:ind w:left="432"/>
        <w:rPr>
          <w:ins w:id="261" w:author="Rajesh Srinivasulu" w:date="2016-12-15T15:21:00Z"/>
          <w:b/>
          <w:sz w:val="20"/>
        </w:rPr>
        <w:pPrChange w:id="262" w:author="Rajesh Srinivasulu" w:date="2016-12-15T15:21:00Z">
          <w:pPr>
            <w:pStyle w:val="ListParagraph"/>
            <w:numPr>
              <w:numId w:val="3"/>
            </w:numPr>
            <w:tabs>
              <w:tab w:val="num" w:pos="432"/>
            </w:tabs>
            <w:ind w:left="432" w:hanging="432"/>
          </w:pPr>
        </w:pPrChange>
      </w:pPr>
      <w:ins w:id="263" w:author="Rajesh Srinivasulu" w:date="2016-12-15T15:21:00Z">
        <w:r w:rsidRPr="00CA695F">
          <w:rPr>
            <w:b/>
            <w:sz w:val="20"/>
          </w:rPr>
          <w:t>CR requirement:</w:t>
        </w:r>
      </w:ins>
    </w:p>
    <w:bookmarkStart w:id="264" w:name="_MON_1543306268"/>
    <w:bookmarkEnd w:id="264"/>
    <w:p w14:paraId="7A8ADA37" w14:textId="77777777" w:rsidR="00CA695F" w:rsidRPr="00234142" w:rsidRDefault="00CA695F">
      <w:pPr>
        <w:pStyle w:val="ListParagraph"/>
        <w:ind w:left="432"/>
        <w:rPr>
          <w:ins w:id="265" w:author="Rajesh Srinivasulu" w:date="2016-12-15T15:21:00Z"/>
        </w:rPr>
        <w:pPrChange w:id="266" w:author="Rajesh Srinivasulu" w:date="2016-12-15T15:21:00Z">
          <w:pPr>
            <w:pStyle w:val="ListParagraph"/>
            <w:numPr>
              <w:numId w:val="3"/>
            </w:numPr>
            <w:tabs>
              <w:tab w:val="num" w:pos="432"/>
            </w:tabs>
            <w:ind w:left="432" w:hanging="432"/>
          </w:pPr>
        </w:pPrChange>
      </w:pPr>
      <w:ins w:id="267" w:author="Rajesh Srinivasulu" w:date="2016-12-15T15:21:00Z">
        <w:r>
          <w:object w:dxaOrig="1551" w:dyaOrig="1004" w14:anchorId="564795F9">
            <v:shape id="_x0000_i1047" type="#_x0000_t75" style="width:77.25pt;height:50.25pt" o:ole="">
              <v:imagedata r:id="rId77" o:title=""/>
            </v:shape>
            <o:OLEObject Type="Embed" ProgID="Word.Document.12" ShapeID="_x0000_i1047" DrawAspect="Icon" ObjectID="_1549268299" r:id="rId78">
              <o:FieldCodes>\s</o:FieldCodes>
            </o:OLEObject>
          </w:object>
        </w:r>
      </w:ins>
    </w:p>
    <w:p w14:paraId="3BE26B2A" w14:textId="77777777" w:rsidR="00CA695F" w:rsidRPr="00C4091A" w:rsidRDefault="00CA695F">
      <w:pPr>
        <w:pStyle w:val="ListParagraph"/>
        <w:ind w:left="432"/>
        <w:rPr>
          <w:ins w:id="268" w:author="Rajesh Srinivasulu" w:date="2016-12-15T15:21:00Z"/>
        </w:rPr>
        <w:pPrChange w:id="269" w:author="Rajesh Srinivasulu" w:date="2016-12-15T15:21:00Z">
          <w:pPr>
            <w:pStyle w:val="ListParagraph"/>
            <w:numPr>
              <w:numId w:val="3"/>
            </w:numPr>
            <w:tabs>
              <w:tab w:val="num" w:pos="432"/>
            </w:tabs>
            <w:ind w:left="432" w:hanging="432"/>
          </w:pPr>
        </w:pPrChange>
      </w:pPr>
    </w:p>
    <w:p w14:paraId="7835F568" w14:textId="77777777" w:rsidR="00CA695F" w:rsidRPr="00561F27" w:rsidRDefault="00CA695F">
      <w:pPr>
        <w:pStyle w:val="ListParagraph"/>
        <w:ind w:left="432"/>
        <w:rPr>
          <w:ins w:id="270" w:author="Rajesh Srinivasulu" w:date="2016-12-15T15:21:00Z"/>
        </w:rPr>
        <w:pPrChange w:id="271" w:author="Rajesh Srinivasulu" w:date="2016-12-15T15:21:00Z">
          <w:pPr>
            <w:pStyle w:val="ListParagraph"/>
            <w:numPr>
              <w:numId w:val="3"/>
            </w:numPr>
            <w:tabs>
              <w:tab w:val="num" w:pos="432"/>
            </w:tabs>
            <w:ind w:left="432" w:hanging="432"/>
          </w:pPr>
        </w:pPrChange>
      </w:pPr>
    </w:p>
    <w:p w14:paraId="49149E1A" w14:textId="77777777" w:rsidR="00CA695F" w:rsidRPr="00CA695F" w:rsidRDefault="00CA695F">
      <w:pPr>
        <w:pStyle w:val="ListParagraph"/>
        <w:ind w:left="432"/>
        <w:rPr>
          <w:ins w:id="272" w:author="Rajesh Srinivasulu" w:date="2016-12-15T15:21:00Z"/>
          <w:b/>
          <w:sz w:val="20"/>
        </w:rPr>
        <w:pPrChange w:id="273" w:author="Rajesh Srinivasulu" w:date="2016-12-15T15:21:00Z">
          <w:pPr>
            <w:pStyle w:val="ListParagraph"/>
            <w:numPr>
              <w:numId w:val="3"/>
            </w:numPr>
            <w:tabs>
              <w:tab w:val="num" w:pos="432"/>
            </w:tabs>
            <w:ind w:left="432" w:hanging="432"/>
          </w:pPr>
        </w:pPrChange>
      </w:pPr>
      <w:ins w:id="274" w:author="Rajesh Srinivasulu" w:date="2016-12-15T15:21:00Z">
        <w:r w:rsidRPr="00CA695F">
          <w:rPr>
            <w:b/>
            <w:sz w:val="20"/>
          </w:rPr>
          <w:t>LOVs for Migration Markers:</w:t>
        </w:r>
      </w:ins>
    </w:p>
    <w:p w14:paraId="37022715" w14:textId="77777777" w:rsidR="00CA695F" w:rsidRDefault="00CA695F">
      <w:pPr>
        <w:pStyle w:val="ListParagraph"/>
        <w:ind w:left="432"/>
        <w:rPr>
          <w:ins w:id="275" w:author="Rajesh Srinivasulu" w:date="2016-12-15T15:21:00Z"/>
        </w:rPr>
        <w:pPrChange w:id="276" w:author="Rajesh Srinivasulu" w:date="2016-12-15T15:21:00Z">
          <w:pPr>
            <w:pStyle w:val="ListParagraph"/>
            <w:numPr>
              <w:numId w:val="3"/>
            </w:numPr>
            <w:tabs>
              <w:tab w:val="num" w:pos="432"/>
            </w:tabs>
            <w:ind w:left="432" w:hanging="432"/>
          </w:pPr>
        </w:pPrChange>
      </w:pPr>
    </w:p>
    <w:bookmarkStart w:id="277" w:name="_MON_1543306306"/>
    <w:bookmarkEnd w:id="277"/>
    <w:p w14:paraId="68A23016" w14:textId="77777777" w:rsidR="00CA695F" w:rsidRDefault="00CA695F">
      <w:pPr>
        <w:pStyle w:val="ListParagraph"/>
        <w:ind w:left="432"/>
        <w:rPr>
          <w:ins w:id="278" w:author="Rajesh Srinivasulu" w:date="2016-12-15T15:21:00Z"/>
        </w:rPr>
        <w:pPrChange w:id="279" w:author="Rajesh Srinivasulu" w:date="2016-12-15T15:21:00Z">
          <w:pPr>
            <w:pStyle w:val="ListParagraph"/>
            <w:numPr>
              <w:numId w:val="3"/>
            </w:numPr>
            <w:tabs>
              <w:tab w:val="num" w:pos="432"/>
            </w:tabs>
            <w:ind w:left="432" w:hanging="432"/>
          </w:pPr>
        </w:pPrChange>
      </w:pPr>
      <w:ins w:id="280" w:author="Rajesh Srinivasulu" w:date="2016-12-15T15:21:00Z">
        <w:r>
          <w:object w:dxaOrig="1551" w:dyaOrig="1004" w14:anchorId="13514F6C">
            <v:shape id="_x0000_i1048" type="#_x0000_t75" style="width:77.25pt;height:50.25pt" o:ole="">
              <v:imagedata r:id="rId79" o:title=""/>
            </v:shape>
            <o:OLEObject Type="Embed" ProgID="Excel.Sheet.12" ShapeID="_x0000_i1048" DrawAspect="Icon" ObjectID="_1549268300" r:id="rId80"/>
          </w:object>
        </w:r>
      </w:ins>
    </w:p>
    <w:p w14:paraId="46C7806F" w14:textId="77777777" w:rsidR="007F4870" w:rsidRPr="00561F27" w:rsidRDefault="007F4870">
      <w:pPr>
        <w:pStyle w:val="ListParagraph"/>
        <w:ind w:left="432"/>
        <w:rPr>
          <w:ins w:id="281" w:author="Rajesh Srinivasulu" w:date="2016-12-15T15:21:00Z"/>
        </w:rPr>
        <w:pPrChange w:id="282" w:author="Rajesh Srinivasulu" w:date="2016-12-15T15:21:00Z">
          <w:pPr>
            <w:pStyle w:val="ListParagraph"/>
            <w:numPr>
              <w:numId w:val="3"/>
            </w:numPr>
            <w:tabs>
              <w:tab w:val="num" w:pos="432"/>
            </w:tabs>
            <w:ind w:left="432" w:hanging="432"/>
          </w:pPr>
        </w:pPrChange>
      </w:pPr>
    </w:p>
    <w:p w14:paraId="311BA591" w14:textId="77777777" w:rsidR="00CA695F" w:rsidRPr="00CA695F" w:rsidRDefault="00CA695F">
      <w:pPr>
        <w:pStyle w:val="ListParagraph"/>
        <w:ind w:left="432"/>
        <w:rPr>
          <w:ins w:id="283" w:author="Rajesh Srinivasulu" w:date="2016-12-15T15:21:00Z"/>
          <w:b/>
          <w:sz w:val="20"/>
        </w:rPr>
        <w:pPrChange w:id="284" w:author="Rajesh Srinivasulu" w:date="2016-12-15T15:21:00Z">
          <w:pPr>
            <w:pStyle w:val="ListParagraph"/>
            <w:numPr>
              <w:numId w:val="3"/>
            </w:numPr>
            <w:tabs>
              <w:tab w:val="num" w:pos="432"/>
            </w:tabs>
            <w:ind w:left="432" w:hanging="432"/>
          </w:pPr>
        </w:pPrChange>
      </w:pPr>
      <w:ins w:id="285" w:author="Rajesh Srinivasulu" w:date="2016-12-15T15:21:00Z">
        <w:r w:rsidRPr="00CA695F">
          <w:rPr>
            <w:b/>
            <w:sz w:val="20"/>
          </w:rPr>
          <w:t>Design discussion email – CR241:</w:t>
        </w:r>
      </w:ins>
    </w:p>
    <w:p w14:paraId="0CAB82E5" w14:textId="77777777" w:rsidR="00CA695F" w:rsidRDefault="00CA695F">
      <w:pPr>
        <w:pStyle w:val="Heading2"/>
        <w:numPr>
          <w:ilvl w:val="0"/>
          <w:numId w:val="0"/>
        </w:numPr>
        <w:ind w:left="432"/>
        <w:rPr>
          <w:ins w:id="286" w:author="Rajesh Srinivasulu" w:date="2016-12-15T15:21:00Z"/>
        </w:rPr>
        <w:pPrChange w:id="287" w:author="Rajesh Srinivasulu" w:date="2016-12-15T15:21:00Z">
          <w:pPr>
            <w:tabs>
              <w:tab w:val="left" w:pos="6156"/>
            </w:tabs>
          </w:pPr>
        </w:pPrChange>
      </w:pPr>
      <w:ins w:id="288" w:author="Rajesh Srinivasulu" w:date="2016-12-15T15:21:00Z">
        <w:r>
          <w:t xml:space="preserve">  </w:t>
        </w:r>
      </w:ins>
      <w:ins w:id="289" w:author="Rajesh Srinivasulu" w:date="2016-12-15T15:21:00Z">
        <w:r w:rsidR="0073349B">
          <w:object w:dxaOrig="1551" w:dyaOrig="1004" w14:anchorId="31608D2B">
            <v:shape id="_x0000_i1049" type="#_x0000_t75" style="width:77.25pt;height:50.25pt" o:ole="">
              <v:imagedata r:id="rId81" o:title=""/>
            </v:shape>
            <o:OLEObject Type="Embed" ProgID="Package" ShapeID="_x0000_i1049" DrawAspect="Icon" ObjectID="_1549268301" r:id="rId82"/>
          </w:object>
        </w:r>
      </w:ins>
    </w:p>
    <w:p w14:paraId="2AC94F27" w14:textId="77777777" w:rsidR="00CA695F" w:rsidRPr="00CA695F" w:rsidRDefault="00CA695F">
      <w:pPr>
        <w:pStyle w:val="ListParagraph"/>
        <w:ind w:left="432"/>
        <w:rPr>
          <w:ins w:id="290" w:author="Rajesh Srinivasulu" w:date="2016-12-15T15:21:00Z"/>
          <w:b/>
          <w:sz w:val="20"/>
        </w:rPr>
        <w:pPrChange w:id="291" w:author="Rajesh Srinivasulu" w:date="2016-12-15T15:21:00Z">
          <w:pPr>
            <w:pStyle w:val="ListParagraph"/>
            <w:numPr>
              <w:numId w:val="3"/>
            </w:numPr>
            <w:tabs>
              <w:tab w:val="num" w:pos="432"/>
            </w:tabs>
            <w:ind w:left="432" w:hanging="432"/>
          </w:pPr>
        </w:pPrChange>
      </w:pPr>
      <w:ins w:id="292" w:author="Rajesh Srinivasulu" w:date="2016-12-15T15:21:00Z">
        <w:r w:rsidRPr="00CA695F">
          <w:rPr>
            <w:b/>
            <w:sz w:val="20"/>
          </w:rPr>
          <w:t>Email from Karthic (Ensura team) on CR241 discussion:</w:t>
        </w:r>
      </w:ins>
    </w:p>
    <w:p w14:paraId="07EE5B58" w14:textId="77777777" w:rsidR="00CA695F" w:rsidRPr="00CA695F" w:rsidRDefault="0073349B">
      <w:pPr>
        <w:pStyle w:val="ListParagraph"/>
        <w:ind w:left="432"/>
        <w:rPr>
          <w:ins w:id="293" w:author="Rajesh Srinivasulu" w:date="2016-12-15T15:21:00Z"/>
          <w:b/>
        </w:rPr>
        <w:pPrChange w:id="294" w:author="Rajesh Srinivasulu" w:date="2016-12-15T15:21:00Z">
          <w:pPr>
            <w:pStyle w:val="ListParagraph"/>
            <w:numPr>
              <w:numId w:val="3"/>
            </w:numPr>
            <w:tabs>
              <w:tab w:val="num" w:pos="432"/>
            </w:tabs>
            <w:ind w:left="432" w:hanging="432"/>
          </w:pPr>
        </w:pPrChange>
      </w:pPr>
      <w:ins w:id="295" w:author="Rajesh Srinivasulu" w:date="2016-12-15T15:21:00Z">
        <w:r>
          <w:object w:dxaOrig="1551" w:dyaOrig="1004" w14:anchorId="60148788">
            <v:shape id="_x0000_i1050" type="#_x0000_t75" style="width:77.25pt;height:50.25pt" o:ole="">
              <v:imagedata r:id="rId83" o:title=""/>
            </v:shape>
            <o:OLEObject Type="Embed" ProgID="Package" ShapeID="_x0000_i1050" DrawAspect="Icon" ObjectID="_1549268302" r:id="rId84"/>
          </w:object>
        </w:r>
      </w:ins>
    </w:p>
    <w:p w14:paraId="5E330014" w14:textId="77777777" w:rsidR="00CA695F" w:rsidRPr="00561F27" w:rsidRDefault="00CA695F">
      <w:pPr>
        <w:pStyle w:val="ListParagraph"/>
        <w:ind w:left="432"/>
        <w:rPr>
          <w:ins w:id="296" w:author="Rajesh Srinivasulu" w:date="2016-12-15T15:21:00Z"/>
        </w:rPr>
        <w:pPrChange w:id="297" w:author="Rajesh Srinivasulu" w:date="2016-12-15T15:21:00Z">
          <w:pPr>
            <w:pStyle w:val="ListParagraph"/>
            <w:numPr>
              <w:numId w:val="3"/>
            </w:numPr>
            <w:tabs>
              <w:tab w:val="num" w:pos="432"/>
            </w:tabs>
            <w:ind w:left="432" w:hanging="432"/>
          </w:pPr>
        </w:pPrChange>
      </w:pPr>
    </w:p>
    <w:p w14:paraId="43241C7C" w14:textId="3A15037A" w:rsidR="0040492A" w:rsidRDefault="0040492A" w:rsidP="006549E1">
      <w:pPr>
        <w:jc w:val="left"/>
        <w:rPr>
          <w:ins w:id="298" w:author="Rajesh Srinivasulu" w:date="2016-12-15T15:20:00Z"/>
        </w:rPr>
      </w:pPr>
    </w:p>
    <w:p w14:paraId="1C5217E1" w14:textId="77777777" w:rsidR="00A4402C" w:rsidRPr="002C79EB" w:rsidRDefault="00A4402C" w:rsidP="006549E1">
      <w:pPr>
        <w:jc w:val="left"/>
      </w:pPr>
    </w:p>
    <w:sectPr w:rsidR="00A4402C" w:rsidRPr="002C79EB" w:rsidSect="00A760A5">
      <w:pgSz w:w="11907" w:h="16840" w:code="9"/>
      <w:pgMar w:top="1440" w:right="1797" w:bottom="1440" w:left="1797"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2" w:author="Karthik Ramanathan" w:date="2016-01-08T13:37:00Z" w:initials="KR">
    <w:p w14:paraId="479986CE" w14:textId="67A8256B" w:rsidR="00474A92" w:rsidRDefault="00474A92">
      <w:pPr>
        <w:pStyle w:val="CommentText"/>
      </w:pPr>
      <w:r>
        <w:rPr>
          <w:rStyle w:val="CommentReference"/>
        </w:rPr>
        <w:annotationRef/>
      </w:r>
      <w:r>
        <w:t>Include the recon job to update the contract status of all Pega contracts as Pega has not sent updates to MDM. We need to use ODS for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9986C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C83AF0" w14:textId="77777777" w:rsidR="005644DB" w:rsidRDefault="005644DB">
      <w:r>
        <w:separator/>
      </w:r>
    </w:p>
  </w:endnote>
  <w:endnote w:type="continuationSeparator" w:id="0">
    <w:p w14:paraId="53BC9CE7" w14:textId="77777777" w:rsidR="005644DB" w:rsidRDefault="00564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Bold">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Latha">
    <w:panose1 w:val="020B0604020202020204"/>
    <w:charset w:val="00"/>
    <w:family w:val="swiss"/>
    <w:pitch w:val="variable"/>
    <w:sig w:usb0="001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B6249" w14:textId="77777777" w:rsidR="00474A92" w:rsidRDefault="00474A92">
    <w:pPr>
      <w:pStyle w:val="Header"/>
      <w:tabs>
        <w:tab w:val="clear" w:pos="4320"/>
        <w:tab w:val="clear" w:pos="8640"/>
      </w:tabs>
      <w:rPr>
        <w:sz w:val="20"/>
        <w:szCs w:val="15"/>
      </w:rPr>
    </w:pPr>
  </w:p>
  <w:tbl>
    <w:tblPr>
      <w:tblStyle w:val="TableGrid"/>
      <w:tblW w:w="0" w:type="auto"/>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4"/>
      <w:gridCol w:w="653"/>
      <w:gridCol w:w="2883"/>
    </w:tblGrid>
    <w:tr w:rsidR="00474A92" w14:paraId="0FCB3586" w14:textId="77777777" w:rsidTr="00912FFD">
      <w:tc>
        <w:tcPr>
          <w:tcW w:w="5238" w:type="dxa"/>
        </w:tcPr>
        <w:p w14:paraId="39F63B4C" w14:textId="77777777" w:rsidR="00474A92" w:rsidRDefault="00474A92" w:rsidP="00CC7990">
          <w:pPr>
            <w:pStyle w:val="Header"/>
            <w:tabs>
              <w:tab w:val="clear" w:pos="4320"/>
              <w:tab w:val="clear" w:pos="8640"/>
            </w:tabs>
            <w:jc w:val="left"/>
            <w:rPr>
              <w:sz w:val="20"/>
              <w:szCs w:val="15"/>
            </w:rPr>
          </w:pPr>
          <w:r>
            <w:rPr>
              <w:sz w:val="20"/>
              <w:szCs w:val="15"/>
            </w:rPr>
            <w:t>Copyright © Virtusa Corporation</w:t>
          </w:r>
        </w:p>
        <w:p w14:paraId="364DB5F7" w14:textId="77777777" w:rsidR="00474A92" w:rsidRDefault="00474A92" w:rsidP="00CC7990">
          <w:pPr>
            <w:pStyle w:val="Header"/>
            <w:tabs>
              <w:tab w:val="clear" w:pos="4320"/>
              <w:tab w:val="clear" w:pos="8640"/>
            </w:tabs>
            <w:jc w:val="left"/>
            <w:rPr>
              <w:sz w:val="20"/>
              <w:szCs w:val="15"/>
            </w:rPr>
          </w:pPr>
          <w:r>
            <w:rPr>
              <w:sz w:val="20"/>
              <w:szCs w:val="15"/>
            </w:rPr>
            <w:t>Technical Design- INT-32 &amp; 33</w:t>
          </w:r>
        </w:p>
        <w:p w14:paraId="5E4A9906" w14:textId="77777777" w:rsidR="00474A92" w:rsidRDefault="00474A92" w:rsidP="00CC7990">
          <w:pPr>
            <w:pStyle w:val="Header"/>
            <w:tabs>
              <w:tab w:val="clear" w:pos="4320"/>
              <w:tab w:val="clear" w:pos="8640"/>
            </w:tabs>
            <w:jc w:val="left"/>
            <w:rPr>
              <w:sz w:val="20"/>
              <w:szCs w:val="15"/>
            </w:rPr>
          </w:pPr>
          <w:r w:rsidRPr="00CC7990">
            <w:rPr>
              <w:sz w:val="20"/>
              <w:szCs w:val="15"/>
            </w:rPr>
            <w:t>CLIENT CONFIDENTIAL</w:t>
          </w:r>
        </w:p>
      </w:tc>
      <w:tc>
        <w:tcPr>
          <w:tcW w:w="666" w:type="dxa"/>
        </w:tcPr>
        <w:p w14:paraId="6EDD6247" w14:textId="77777777" w:rsidR="00474A92" w:rsidRDefault="00474A92" w:rsidP="00EB52E8">
          <w:pPr>
            <w:pStyle w:val="Header"/>
            <w:tabs>
              <w:tab w:val="clear" w:pos="4320"/>
              <w:tab w:val="clear" w:pos="8640"/>
            </w:tabs>
            <w:jc w:val="center"/>
            <w:rPr>
              <w:sz w:val="20"/>
              <w:szCs w:val="15"/>
            </w:rPr>
          </w:pPr>
          <w:r w:rsidRPr="00CD7725">
            <w:rPr>
              <w:sz w:val="20"/>
              <w:szCs w:val="15"/>
            </w:rPr>
            <w:fldChar w:fldCharType="begin"/>
          </w:r>
          <w:r w:rsidRPr="00CD7725">
            <w:rPr>
              <w:sz w:val="20"/>
              <w:szCs w:val="15"/>
            </w:rPr>
            <w:instrText xml:space="preserve"> PAGE   \* MERGEFORMAT </w:instrText>
          </w:r>
          <w:r w:rsidRPr="00CD7725">
            <w:rPr>
              <w:sz w:val="20"/>
              <w:szCs w:val="15"/>
            </w:rPr>
            <w:fldChar w:fldCharType="separate"/>
          </w:r>
          <w:r w:rsidR="00717470">
            <w:rPr>
              <w:noProof/>
              <w:sz w:val="20"/>
              <w:szCs w:val="15"/>
            </w:rPr>
            <w:t>7</w:t>
          </w:r>
          <w:r w:rsidRPr="00CD7725">
            <w:rPr>
              <w:noProof/>
              <w:sz w:val="20"/>
              <w:szCs w:val="15"/>
            </w:rPr>
            <w:fldChar w:fldCharType="end"/>
          </w:r>
        </w:p>
      </w:tc>
      <w:tc>
        <w:tcPr>
          <w:tcW w:w="2952" w:type="dxa"/>
        </w:tcPr>
        <w:p w14:paraId="3E103B99" w14:textId="77777777" w:rsidR="00474A92" w:rsidRDefault="00474A92" w:rsidP="003E1705">
          <w:pPr>
            <w:pStyle w:val="Header"/>
            <w:tabs>
              <w:tab w:val="clear" w:pos="4320"/>
              <w:tab w:val="clear" w:pos="8640"/>
            </w:tabs>
            <w:jc w:val="right"/>
            <w:rPr>
              <w:sz w:val="20"/>
              <w:szCs w:val="15"/>
            </w:rPr>
          </w:pPr>
          <w:r>
            <w:rPr>
              <w:sz w:val="20"/>
              <w:szCs w:val="15"/>
            </w:rPr>
            <w:fldChar w:fldCharType="begin"/>
          </w:r>
          <w:r>
            <w:rPr>
              <w:sz w:val="20"/>
              <w:szCs w:val="15"/>
            </w:rPr>
            <w:instrText xml:space="preserve"> DATE \@ "M/d/yyyy" </w:instrText>
          </w:r>
          <w:r>
            <w:rPr>
              <w:sz w:val="20"/>
              <w:szCs w:val="15"/>
            </w:rPr>
            <w:fldChar w:fldCharType="separate"/>
          </w:r>
          <w:r w:rsidR="00717470">
            <w:rPr>
              <w:noProof/>
              <w:sz w:val="20"/>
              <w:szCs w:val="15"/>
            </w:rPr>
            <w:t>2/22/2017</w:t>
          </w:r>
          <w:r>
            <w:rPr>
              <w:sz w:val="20"/>
              <w:szCs w:val="15"/>
            </w:rPr>
            <w:fldChar w:fldCharType="end"/>
          </w:r>
        </w:p>
      </w:tc>
    </w:tr>
  </w:tbl>
  <w:p w14:paraId="01D12076" w14:textId="77777777" w:rsidR="00474A92" w:rsidRDefault="00474A92">
    <w:pPr>
      <w:pStyle w:val="Header"/>
      <w:tabs>
        <w:tab w:val="clear" w:pos="4320"/>
        <w:tab w:val="clear" w:pos="8640"/>
      </w:tabs>
      <w:rPr>
        <w:sz w:val="20"/>
        <w:szCs w:val="15"/>
      </w:rPr>
    </w:pPr>
  </w:p>
  <w:p w14:paraId="4ED70CFB" w14:textId="77777777" w:rsidR="00474A92" w:rsidRDefault="00474A92">
    <w:pPr>
      <w:pStyle w:val="Header"/>
      <w:tabs>
        <w:tab w:val="clear" w:pos="4320"/>
        <w:tab w:val="clear" w:pos="8640"/>
      </w:tabs>
      <w:rPr>
        <w:sz w:val="20"/>
        <w:szCs w:val="15"/>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647B" w14:textId="77777777" w:rsidR="00474A92" w:rsidRDefault="00474A92">
    <w:pPr>
      <w:pStyle w:val="Header"/>
      <w:tabs>
        <w:tab w:val="clear" w:pos="4320"/>
        <w:tab w:val="clear" w:pos="8640"/>
      </w:tabs>
      <w:rPr>
        <w:sz w:val="20"/>
        <w:szCs w:val="15"/>
      </w:rPr>
    </w:pPr>
  </w:p>
  <w:tbl>
    <w:tblPr>
      <w:tblStyle w:val="TableGrid"/>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3"/>
      <w:gridCol w:w="2196"/>
      <w:gridCol w:w="2881"/>
    </w:tblGrid>
    <w:tr w:rsidR="00474A92" w14:paraId="7EC9D13E" w14:textId="77777777" w:rsidTr="00C615A2">
      <w:tc>
        <w:tcPr>
          <w:tcW w:w="2062" w:type="pct"/>
        </w:tcPr>
        <w:p w14:paraId="31FE848C" w14:textId="77777777" w:rsidR="00474A92" w:rsidRDefault="00474A92" w:rsidP="00CC7990">
          <w:pPr>
            <w:pStyle w:val="Header"/>
            <w:tabs>
              <w:tab w:val="clear" w:pos="4320"/>
              <w:tab w:val="clear" w:pos="8640"/>
            </w:tabs>
            <w:jc w:val="left"/>
            <w:rPr>
              <w:sz w:val="20"/>
              <w:szCs w:val="15"/>
            </w:rPr>
          </w:pPr>
          <w:r>
            <w:rPr>
              <w:sz w:val="20"/>
              <w:szCs w:val="15"/>
            </w:rPr>
            <w:t>Copyright © Virtusa Corporation</w:t>
          </w:r>
        </w:p>
        <w:p w14:paraId="0C2FBBBE" w14:textId="77777777" w:rsidR="00474A92" w:rsidRDefault="00474A92" w:rsidP="00CC7990">
          <w:pPr>
            <w:pStyle w:val="Header"/>
            <w:tabs>
              <w:tab w:val="clear" w:pos="4320"/>
              <w:tab w:val="clear" w:pos="8640"/>
            </w:tabs>
            <w:jc w:val="left"/>
            <w:rPr>
              <w:sz w:val="20"/>
              <w:szCs w:val="15"/>
            </w:rPr>
          </w:pPr>
          <w:r>
            <w:rPr>
              <w:sz w:val="20"/>
              <w:szCs w:val="15"/>
            </w:rPr>
            <w:t>Technical Design- INT-32 &amp; 33</w:t>
          </w:r>
        </w:p>
        <w:p w14:paraId="1E421A14" w14:textId="77777777" w:rsidR="00474A92" w:rsidRDefault="00474A92" w:rsidP="00CC7990">
          <w:pPr>
            <w:pStyle w:val="Header"/>
            <w:tabs>
              <w:tab w:val="clear" w:pos="4320"/>
              <w:tab w:val="clear" w:pos="8640"/>
            </w:tabs>
            <w:jc w:val="left"/>
            <w:rPr>
              <w:sz w:val="20"/>
              <w:szCs w:val="15"/>
            </w:rPr>
          </w:pPr>
          <w:r w:rsidRPr="00CC7990">
            <w:rPr>
              <w:sz w:val="20"/>
              <w:szCs w:val="15"/>
            </w:rPr>
            <w:t>CLIENT CONFIDENTIAL</w:t>
          </w:r>
        </w:p>
      </w:tc>
      <w:tc>
        <w:tcPr>
          <w:tcW w:w="1271" w:type="pct"/>
        </w:tcPr>
        <w:p w14:paraId="68EF31A0" w14:textId="77777777" w:rsidR="00474A92" w:rsidRDefault="00474A92" w:rsidP="00EB52E8">
          <w:pPr>
            <w:pStyle w:val="Header"/>
            <w:tabs>
              <w:tab w:val="clear" w:pos="4320"/>
              <w:tab w:val="clear" w:pos="8640"/>
            </w:tabs>
            <w:jc w:val="center"/>
            <w:rPr>
              <w:sz w:val="20"/>
              <w:szCs w:val="15"/>
            </w:rPr>
          </w:pPr>
          <w:r>
            <w:rPr>
              <w:rStyle w:val="PageNumber"/>
            </w:rPr>
            <w:fldChar w:fldCharType="begin"/>
          </w:r>
          <w:r>
            <w:rPr>
              <w:rStyle w:val="PageNumber"/>
            </w:rPr>
            <w:instrText xml:space="preserve"> PAGE </w:instrText>
          </w:r>
          <w:r>
            <w:rPr>
              <w:rStyle w:val="PageNumber"/>
            </w:rPr>
            <w:fldChar w:fldCharType="separate"/>
          </w:r>
          <w:r w:rsidR="0001183C">
            <w:rPr>
              <w:rStyle w:val="PageNumber"/>
              <w:noProof/>
            </w:rPr>
            <w:t>35</w:t>
          </w:r>
          <w:r>
            <w:rPr>
              <w:rStyle w:val="PageNumber"/>
            </w:rPr>
            <w:fldChar w:fldCharType="end"/>
          </w:r>
          <w:r>
            <w:rPr>
              <w:sz w:val="20"/>
            </w:rPr>
            <w:t xml:space="preserve">   </w:t>
          </w:r>
        </w:p>
      </w:tc>
      <w:tc>
        <w:tcPr>
          <w:tcW w:w="1667" w:type="pct"/>
        </w:tcPr>
        <w:p w14:paraId="3B4FC874" w14:textId="7B347D1F" w:rsidR="00474A92" w:rsidRDefault="00474A92" w:rsidP="00B53C1A">
          <w:pPr>
            <w:pStyle w:val="Header"/>
            <w:tabs>
              <w:tab w:val="clear" w:pos="4320"/>
              <w:tab w:val="clear" w:pos="8640"/>
            </w:tabs>
            <w:jc w:val="center"/>
            <w:rPr>
              <w:sz w:val="20"/>
              <w:szCs w:val="15"/>
            </w:rPr>
          </w:pPr>
          <w:r>
            <w:rPr>
              <w:sz w:val="20"/>
              <w:szCs w:val="15"/>
            </w:rPr>
            <w:fldChar w:fldCharType="begin"/>
          </w:r>
          <w:r>
            <w:rPr>
              <w:sz w:val="20"/>
              <w:szCs w:val="15"/>
            </w:rPr>
            <w:instrText xml:space="preserve"> DATE \@ "M/d/yyyy h:mm am/pm" </w:instrText>
          </w:r>
          <w:r>
            <w:rPr>
              <w:sz w:val="20"/>
              <w:szCs w:val="15"/>
            </w:rPr>
            <w:fldChar w:fldCharType="separate"/>
          </w:r>
          <w:r w:rsidR="00717470">
            <w:rPr>
              <w:noProof/>
              <w:sz w:val="20"/>
              <w:szCs w:val="15"/>
            </w:rPr>
            <w:t>2/22/2017 11:28 AM</w:t>
          </w:r>
          <w:r>
            <w:rPr>
              <w:sz w:val="20"/>
              <w:szCs w:val="15"/>
            </w:rPr>
            <w:fldChar w:fldCharType="end"/>
          </w:r>
        </w:p>
      </w:tc>
    </w:tr>
  </w:tbl>
  <w:p w14:paraId="1F6D4630" w14:textId="77777777" w:rsidR="00474A92" w:rsidRDefault="00474A92">
    <w:pPr>
      <w:pStyle w:val="Header"/>
      <w:tabs>
        <w:tab w:val="clear" w:pos="4320"/>
        <w:tab w:val="clear" w:pos="8640"/>
      </w:tabs>
      <w:rPr>
        <w:sz w:val="20"/>
        <w:szCs w:val="15"/>
      </w:rPr>
    </w:pPr>
  </w:p>
  <w:p w14:paraId="3E2A7348" w14:textId="77777777" w:rsidR="00474A92" w:rsidRDefault="00474A92">
    <w:pPr>
      <w:pStyle w:val="Header"/>
      <w:tabs>
        <w:tab w:val="clear" w:pos="4320"/>
        <w:tab w:val="clear" w:pos="8640"/>
      </w:tabs>
      <w:rPr>
        <w:sz w:val="20"/>
        <w:szCs w:val="15"/>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FD7D30" w14:textId="77777777" w:rsidR="005644DB" w:rsidRDefault="005644DB">
      <w:r>
        <w:separator/>
      </w:r>
    </w:p>
  </w:footnote>
  <w:footnote w:type="continuationSeparator" w:id="0">
    <w:p w14:paraId="5B179985" w14:textId="77777777" w:rsidR="005644DB" w:rsidRDefault="005644D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2881"/>
      <w:gridCol w:w="2879"/>
    </w:tblGrid>
    <w:tr w:rsidR="00474A92" w14:paraId="3F43B7C3" w14:textId="77777777" w:rsidTr="00CC7990">
      <w:tc>
        <w:tcPr>
          <w:tcW w:w="1667" w:type="pct"/>
          <w:tcBorders>
            <w:bottom w:val="single" w:sz="8" w:space="0" w:color="auto"/>
          </w:tcBorders>
          <w:vAlign w:val="bottom"/>
        </w:tcPr>
        <w:p w14:paraId="11FCB706" w14:textId="77777777" w:rsidR="00474A92" w:rsidRPr="0015062E" w:rsidRDefault="00474A92" w:rsidP="0015062E">
          <w:pPr>
            <w:pStyle w:val="Header"/>
            <w:tabs>
              <w:tab w:val="clear" w:pos="4320"/>
              <w:tab w:val="clear" w:pos="8640"/>
            </w:tabs>
            <w:jc w:val="left"/>
          </w:pPr>
          <w:r>
            <w:rPr>
              <w:noProof/>
            </w:rPr>
            <w:drawing>
              <wp:inline distT="0" distB="0" distL="0" distR="0" wp14:anchorId="7D6D01D6" wp14:editId="59EC7503">
                <wp:extent cx="1097280" cy="402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402590"/>
                        </a:xfrm>
                        <a:prstGeom prst="rect">
                          <a:avLst/>
                        </a:prstGeom>
                        <a:noFill/>
                      </pic:spPr>
                    </pic:pic>
                  </a:graphicData>
                </a:graphic>
              </wp:inline>
            </w:drawing>
          </w:r>
        </w:p>
      </w:tc>
      <w:tc>
        <w:tcPr>
          <w:tcW w:w="1667" w:type="pct"/>
          <w:tcBorders>
            <w:bottom w:val="single" w:sz="8" w:space="0" w:color="auto"/>
          </w:tcBorders>
          <w:vAlign w:val="bottom"/>
        </w:tcPr>
        <w:p w14:paraId="27062B49" w14:textId="77777777" w:rsidR="00474A92" w:rsidRPr="0015062E" w:rsidRDefault="00474A92" w:rsidP="0015062E">
          <w:pPr>
            <w:pStyle w:val="Header"/>
            <w:tabs>
              <w:tab w:val="clear" w:pos="4320"/>
              <w:tab w:val="clear" w:pos="8640"/>
            </w:tabs>
            <w:jc w:val="right"/>
          </w:pPr>
        </w:p>
      </w:tc>
      <w:tc>
        <w:tcPr>
          <w:tcW w:w="1667" w:type="pct"/>
          <w:tcBorders>
            <w:bottom w:val="single" w:sz="8" w:space="0" w:color="auto"/>
          </w:tcBorders>
          <w:vAlign w:val="bottom"/>
        </w:tcPr>
        <w:p w14:paraId="32B75BA6" w14:textId="77777777" w:rsidR="00474A92" w:rsidRDefault="00474A92" w:rsidP="0015062E">
          <w:pPr>
            <w:pStyle w:val="Header"/>
            <w:tabs>
              <w:tab w:val="clear" w:pos="4320"/>
              <w:tab w:val="clear" w:pos="8640"/>
            </w:tabs>
            <w:jc w:val="right"/>
          </w:pPr>
          <w:r w:rsidRPr="00B32F15">
            <w:rPr>
              <w:noProof/>
              <w:sz w:val="20"/>
            </w:rPr>
            <w:drawing>
              <wp:inline distT="0" distB="0" distL="0" distR="0" wp14:anchorId="5F51E11C" wp14:editId="6335D406">
                <wp:extent cx="752475" cy="398612"/>
                <wp:effectExtent l="0" t="0" r="0" b="1905"/>
                <wp:docPr id="8" name="Picture 8" descr="http://intranet.plc.hs.int/intranet/brand/documents/logos/HomeServe Logo - Portrait (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tranet.plc.hs.int/intranet/brand/documents/logos/HomeServe Logo - Portrait (white).JPG"/>
                        <pic:cNvPicPr>
                          <a:picLocks noChangeAspect="1" noChangeArrowheads="1"/>
                        </pic:cNvPicPr>
                      </pic:nvPicPr>
                      <pic:blipFill>
                        <a:blip r:embed="rId2" cstate="print"/>
                        <a:srcRect/>
                        <a:stretch>
                          <a:fillRect/>
                        </a:stretch>
                      </pic:blipFill>
                      <pic:spPr bwMode="auto">
                        <a:xfrm>
                          <a:off x="0" y="0"/>
                          <a:ext cx="752475" cy="398612"/>
                        </a:xfrm>
                        <a:prstGeom prst="rect">
                          <a:avLst/>
                        </a:prstGeom>
                        <a:noFill/>
                        <a:ln w="9525">
                          <a:noFill/>
                          <a:miter lim="800000"/>
                          <a:headEnd/>
                          <a:tailEnd/>
                        </a:ln>
                      </pic:spPr>
                    </pic:pic>
                  </a:graphicData>
                </a:graphic>
              </wp:inline>
            </w:drawing>
          </w:r>
        </w:p>
      </w:tc>
    </w:tr>
  </w:tbl>
  <w:p w14:paraId="23ED801E" w14:textId="77777777" w:rsidR="00474A92" w:rsidRDefault="00474A92" w:rsidP="00B31BF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18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5"/>
      <w:gridCol w:w="2985"/>
      <w:gridCol w:w="2983"/>
    </w:tblGrid>
    <w:tr w:rsidR="00474A92" w14:paraId="4D2F0B70" w14:textId="77777777" w:rsidTr="00DF4917">
      <w:trPr>
        <w:trHeight w:val="690"/>
      </w:trPr>
      <w:tc>
        <w:tcPr>
          <w:tcW w:w="1667" w:type="pct"/>
          <w:tcBorders>
            <w:bottom w:val="single" w:sz="8" w:space="0" w:color="auto"/>
          </w:tcBorders>
          <w:vAlign w:val="bottom"/>
        </w:tcPr>
        <w:p w14:paraId="1C172F72" w14:textId="77777777" w:rsidR="00474A92" w:rsidRPr="0015062E" w:rsidRDefault="00474A92" w:rsidP="008B5C33">
          <w:pPr>
            <w:pStyle w:val="Header"/>
            <w:tabs>
              <w:tab w:val="clear" w:pos="4320"/>
              <w:tab w:val="clear" w:pos="8640"/>
            </w:tabs>
            <w:jc w:val="left"/>
          </w:pPr>
          <w:r>
            <w:rPr>
              <w:noProof/>
            </w:rPr>
            <w:drawing>
              <wp:inline distT="0" distB="0" distL="0" distR="0" wp14:anchorId="2313D6C1" wp14:editId="4B226528">
                <wp:extent cx="1097280" cy="402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402590"/>
                        </a:xfrm>
                        <a:prstGeom prst="rect">
                          <a:avLst/>
                        </a:prstGeom>
                        <a:noFill/>
                      </pic:spPr>
                    </pic:pic>
                  </a:graphicData>
                </a:graphic>
              </wp:inline>
            </w:drawing>
          </w:r>
        </w:p>
      </w:tc>
      <w:tc>
        <w:tcPr>
          <w:tcW w:w="1667" w:type="pct"/>
          <w:tcBorders>
            <w:bottom w:val="single" w:sz="8" w:space="0" w:color="auto"/>
          </w:tcBorders>
          <w:vAlign w:val="bottom"/>
        </w:tcPr>
        <w:p w14:paraId="4083FC69" w14:textId="77777777" w:rsidR="00474A92" w:rsidRPr="0015062E" w:rsidRDefault="00474A92" w:rsidP="008B5C33">
          <w:pPr>
            <w:pStyle w:val="Header"/>
            <w:tabs>
              <w:tab w:val="clear" w:pos="4320"/>
              <w:tab w:val="clear" w:pos="8640"/>
            </w:tabs>
            <w:jc w:val="right"/>
          </w:pPr>
        </w:p>
      </w:tc>
      <w:tc>
        <w:tcPr>
          <w:tcW w:w="1666" w:type="pct"/>
          <w:tcBorders>
            <w:bottom w:val="single" w:sz="8" w:space="0" w:color="auto"/>
          </w:tcBorders>
          <w:vAlign w:val="bottom"/>
        </w:tcPr>
        <w:p w14:paraId="22771360" w14:textId="77777777" w:rsidR="00474A92" w:rsidRDefault="00474A92" w:rsidP="008B5C33">
          <w:pPr>
            <w:pStyle w:val="Header"/>
            <w:tabs>
              <w:tab w:val="clear" w:pos="4320"/>
              <w:tab w:val="clear" w:pos="8640"/>
            </w:tabs>
            <w:jc w:val="right"/>
          </w:pPr>
          <w:r w:rsidRPr="00B32F15">
            <w:rPr>
              <w:noProof/>
              <w:sz w:val="20"/>
            </w:rPr>
            <w:drawing>
              <wp:inline distT="0" distB="0" distL="0" distR="0" wp14:anchorId="018F8E78" wp14:editId="7B594A63">
                <wp:extent cx="752475" cy="398612"/>
                <wp:effectExtent l="0" t="0" r="0" b="1905"/>
                <wp:docPr id="15" name="Picture 15" descr="http://intranet.plc.hs.int/intranet/brand/documents/logos/HomeServe Logo - Portrait (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tranet.plc.hs.int/intranet/brand/documents/logos/HomeServe Logo - Portrait (white).JPG"/>
                        <pic:cNvPicPr>
                          <a:picLocks noChangeAspect="1" noChangeArrowheads="1"/>
                        </pic:cNvPicPr>
                      </pic:nvPicPr>
                      <pic:blipFill>
                        <a:blip r:embed="rId2" cstate="print"/>
                        <a:srcRect/>
                        <a:stretch>
                          <a:fillRect/>
                        </a:stretch>
                      </pic:blipFill>
                      <pic:spPr bwMode="auto">
                        <a:xfrm>
                          <a:off x="0" y="0"/>
                          <a:ext cx="752475" cy="398612"/>
                        </a:xfrm>
                        <a:prstGeom prst="rect">
                          <a:avLst/>
                        </a:prstGeom>
                        <a:noFill/>
                        <a:ln w="9525">
                          <a:noFill/>
                          <a:miter lim="800000"/>
                          <a:headEnd/>
                          <a:tailEnd/>
                        </a:ln>
                      </pic:spPr>
                    </pic:pic>
                  </a:graphicData>
                </a:graphic>
              </wp:inline>
            </w:drawing>
          </w:r>
        </w:p>
      </w:tc>
    </w:tr>
  </w:tbl>
  <w:p w14:paraId="20D69F0E" w14:textId="77777777" w:rsidR="00474A92" w:rsidRDefault="00474A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D4B272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650B86"/>
    <w:multiLevelType w:val="hybridMultilevel"/>
    <w:tmpl w:val="42147DE8"/>
    <w:lvl w:ilvl="0" w:tplc="04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060633"/>
    <w:multiLevelType w:val="hybridMultilevel"/>
    <w:tmpl w:val="09BCC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4C0A59"/>
    <w:multiLevelType w:val="hybridMultilevel"/>
    <w:tmpl w:val="6518A19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1D004446"/>
    <w:multiLevelType w:val="hybridMultilevel"/>
    <w:tmpl w:val="36FE0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15755D"/>
    <w:multiLevelType w:val="hybridMultilevel"/>
    <w:tmpl w:val="46A20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007141"/>
    <w:multiLevelType w:val="multilevel"/>
    <w:tmpl w:val="19C85D2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217C55AF"/>
    <w:multiLevelType w:val="hybridMultilevel"/>
    <w:tmpl w:val="792E76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486C4B"/>
    <w:multiLevelType w:val="hybridMultilevel"/>
    <w:tmpl w:val="792E76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01061C"/>
    <w:multiLevelType w:val="hybridMultilevel"/>
    <w:tmpl w:val="8EAE0BF0"/>
    <w:lvl w:ilvl="0" w:tplc="3476F1FA">
      <w:start w:val="1"/>
      <w:numFmt w:val="bullet"/>
      <w:pStyle w:val="Bullet3Last"/>
      <w:lvlText w:val="-"/>
      <w:lvlJc w:val="left"/>
      <w:pPr>
        <w:ind w:left="108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7F51C6E"/>
    <w:multiLevelType w:val="hybridMultilevel"/>
    <w:tmpl w:val="DF52C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A92401"/>
    <w:multiLevelType w:val="hybridMultilevel"/>
    <w:tmpl w:val="DDD0F4EA"/>
    <w:lvl w:ilvl="0" w:tplc="305808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0063A"/>
    <w:multiLevelType w:val="hybridMultilevel"/>
    <w:tmpl w:val="3A3EE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0240CA"/>
    <w:multiLevelType w:val="hybridMultilevel"/>
    <w:tmpl w:val="DCD200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15:restartNumberingAfterBreak="0">
    <w:nsid w:val="2EAA73D9"/>
    <w:multiLevelType w:val="hybridMultilevel"/>
    <w:tmpl w:val="792E762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B8B7512"/>
    <w:multiLevelType w:val="hybridMultilevel"/>
    <w:tmpl w:val="F1505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D9463B"/>
    <w:multiLevelType w:val="hybridMultilevel"/>
    <w:tmpl w:val="EF845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8873F7"/>
    <w:multiLevelType w:val="hybridMultilevel"/>
    <w:tmpl w:val="20189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EC3930"/>
    <w:multiLevelType w:val="hybridMultilevel"/>
    <w:tmpl w:val="3E1AE1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D6D1D26"/>
    <w:multiLevelType w:val="hybridMultilevel"/>
    <w:tmpl w:val="D534D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526942"/>
    <w:multiLevelType w:val="hybridMultilevel"/>
    <w:tmpl w:val="EC38D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A51C0A"/>
    <w:multiLevelType w:val="hybridMultilevel"/>
    <w:tmpl w:val="6D969E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111036D"/>
    <w:multiLevelType w:val="hybridMultilevel"/>
    <w:tmpl w:val="6518A19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72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3" w15:restartNumberingAfterBreak="0">
    <w:nsid w:val="623E361F"/>
    <w:multiLevelType w:val="hybridMultilevel"/>
    <w:tmpl w:val="D34A6F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B36C0D"/>
    <w:multiLevelType w:val="hybridMultilevel"/>
    <w:tmpl w:val="DB2E1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7C12AC"/>
    <w:multiLevelType w:val="multilevel"/>
    <w:tmpl w:val="CB68DB5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77042C1E"/>
    <w:multiLevelType w:val="hybridMultilevel"/>
    <w:tmpl w:val="7C2E5012"/>
    <w:lvl w:ilvl="0" w:tplc="08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A270939"/>
    <w:multiLevelType w:val="hybridMultilevel"/>
    <w:tmpl w:val="C2CCB7B2"/>
    <w:lvl w:ilvl="0" w:tplc="0809000F">
      <w:start w:val="1"/>
      <w:numFmt w:val="decimal"/>
      <w:lvlText w:val="%1."/>
      <w:lvlJc w:val="left"/>
      <w:pPr>
        <w:tabs>
          <w:tab w:val="num" w:pos="720"/>
        </w:tabs>
        <w:ind w:left="720" w:hanging="360"/>
      </w:pPr>
      <w:rPr>
        <w:rFonts w:hint="default"/>
      </w:rPr>
    </w:lvl>
    <w:lvl w:ilvl="1" w:tplc="1E5AE342" w:tentative="1">
      <w:start w:val="1"/>
      <w:numFmt w:val="bullet"/>
      <w:lvlText w:val="•"/>
      <w:lvlJc w:val="left"/>
      <w:pPr>
        <w:tabs>
          <w:tab w:val="num" w:pos="1440"/>
        </w:tabs>
        <w:ind w:left="1440" w:hanging="360"/>
      </w:pPr>
      <w:rPr>
        <w:rFonts w:ascii="Times New Roman" w:hAnsi="Times New Roman" w:hint="default"/>
      </w:rPr>
    </w:lvl>
    <w:lvl w:ilvl="2" w:tplc="FA345276" w:tentative="1">
      <w:start w:val="1"/>
      <w:numFmt w:val="bullet"/>
      <w:lvlText w:val="•"/>
      <w:lvlJc w:val="left"/>
      <w:pPr>
        <w:tabs>
          <w:tab w:val="num" w:pos="2160"/>
        </w:tabs>
        <w:ind w:left="2160" w:hanging="360"/>
      </w:pPr>
      <w:rPr>
        <w:rFonts w:ascii="Times New Roman" w:hAnsi="Times New Roman" w:hint="default"/>
      </w:rPr>
    </w:lvl>
    <w:lvl w:ilvl="3" w:tplc="E8B4E8A0" w:tentative="1">
      <w:start w:val="1"/>
      <w:numFmt w:val="bullet"/>
      <w:lvlText w:val="•"/>
      <w:lvlJc w:val="left"/>
      <w:pPr>
        <w:tabs>
          <w:tab w:val="num" w:pos="2880"/>
        </w:tabs>
        <w:ind w:left="2880" w:hanging="360"/>
      </w:pPr>
      <w:rPr>
        <w:rFonts w:ascii="Times New Roman" w:hAnsi="Times New Roman" w:hint="default"/>
      </w:rPr>
    </w:lvl>
    <w:lvl w:ilvl="4" w:tplc="C20E3792" w:tentative="1">
      <w:start w:val="1"/>
      <w:numFmt w:val="bullet"/>
      <w:lvlText w:val="•"/>
      <w:lvlJc w:val="left"/>
      <w:pPr>
        <w:tabs>
          <w:tab w:val="num" w:pos="3600"/>
        </w:tabs>
        <w:ind w:left="3600" w:hanging="360"/>
      </w:pPr>
      <w:rPr>
        <w:rFonts w:ascii="Times New Roman" w:hAnsi="Times New Roman" w:hint="default"/>
      </w:rPr>
    </w:lvl>
    <w:lvl w:ilvl="5" w:tplc="23586130" w:tentative="1">
      <w:start w:val="1"/>
      <w:numFmt w:val="bullet"/>
      <w:lvlText w:val="•"/>
      <w:lvlJc w:val="left"/>
      <w:pPr>
        <w:tabs>
          <w:tab w:val="num" w:pos="4320"/>
        </w:tabs>
        <w:ind w:left="4320" w:hanging="360"/>
      </w:pPr>
      <w:rPr>
        <w:rFonts w:ascii="Times New Roman" w:hAnsi="Times New Roman" w:hint="default"/>
      </w:rPr>
    </w:lvl>
    <w:lvl w:ilvl="6" w:tplc="09542FB8" w:tentative="1">
      <w:start w:val="1"/>
      <w:numFmt w:val="bullet"/>
      <w:lvlText w:val="•"/>
      <w:lvlJc w:val="left"/>
      <w:pPr>
        <w:tabs>
          <w:tab w:val="num" w:pos="5040"/>
        </w:tabs>
        <w:ind w:left="5040" w:hanging="360"/>
      </w:pPr>
      <w:rPr>
        <w:rFonts w:ascii="Times New Roman" w:hAnsi="Times New Roman" w:hint="default"/>
      </w:rPr>
    </w:lvl>
    <w:lvl w:ilvl="7" w:tplc="01EE509E" w:tentative="1">
      <w:start w:val="1"/>
      <w:numFmt w:val="bullet"/>
      <w:lvlText w:val="•"/>
      <w:lvlJc w:val="left"/>
      <w:pPr>
        <w:tabs>
          <w:tab w:val="num" w:pos="5760"/>
        </w:tabs>
        <w:ind w:left="5760" w:hanging="360"/>
      </w:pPr>
      <w:rPr>
        <w:rFonts w:ascii="Times New Roman" w:hAnsi="Times New Roman" w:hint="default"/>
      </w:rPr>
    </w:lvl>
    <w:lvl w:ilvl="8" w:tplc="2E90D362"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7B096CB9"/>
    <w:multiLevelType w:val="multilevel"/>
    <w:tmpl w:val="BACA7F84"/>
    <w:styleLink w:val="Style2"/>
    <w:lvl w:ilvl="0">
      <w:start w:val="1"/>
      <w:numFmt w:val="decimal"/>
      <w:suff w:val="space"/>
      <w:lvlText w:val="Table %1:"/>
      <w:lvlJc w:val="center"/>
      <w:pPr>
        <w:ind w:left="216" w:hanging="216"/>
      </w:pPr>
      <w:rPr>
        <w:rFonts w:hint="default"/>
        <w:b/>
        <w:i w:val="0"/>
        <w:sz w:val="18"/>
        <w:szCs w:val="1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6"/>
  </w:num>
  <w:num w:numId="2">
    <w:abstractNumId w:val="6"/>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5"/>
  </w:num>
  <w:num w:numId="6">
    <w:abstractNumId w:val="13"/>
  </w:num>
  <w:num w:numId="7">
    <w:abstractNumId w:val="9"/>
  </w:num>
  <w:num w:numId="8">
    <w:abstractNumId w:val="4"/>
  </w:num>
  <w:num w:numId="9">
    <w:abstractNumId w:val="28"/>
  </w:num>
  <w:num w:numId="10">
    <w:abstractNumId w:val="20"/>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14"/>
  </w:num>
  <w:num w:numId="18">
    <w:abstractNumId w:val="26"/>
  </w:num>
  <w:num w:numId="19">
    <w:abstractNumId w:val="27"/>
  </w:num>
  <w:num w:numId="20">
    <w:abstractNumId w:val="8"/>
  </w:num>
  <w:num w:numId="21">
    <w:abstractNumId w:val="24"/>
  </w:num>
  <w:num w:numId="22">
    <w:abstractNumId w:val="5"/>
  </w:num>
  <w:num w:numId="23">
    <w:abstractNumId w:val="10"/>
  </w:num>
  <w:num w:numId="24">
    <w:abstractNumId w:val="12"/>
  </w:num>
  <w:num w:numId="25">
    <w:abstractNumId w:val="2"/>
  </w:num>
  <w:num w:numId="26">
    <w:abstractNumId w:val="19"/>
  </w:num>
  <w:num w:numId="27">
    <w:abstractNumId w:val="17"/>
  </w:num>
  <w:num w:numId="28">
    <w:abstractNumId w:val="16"/>
  </w:num>
  <w:num w:numId="29">
    <w:abstractNumId w:val="6"/>
  </w:num>
  <w:num w:numId="30">
    <w:abstractNumId w:val="20"/>
  </w:num>
  <w:num w:numId="31">
    <w:abstractNumId w:val="23"/>
  </w:num>
  <w:num w:numId="32">
    <w:abstractNumId w:val="3"/>
  </w:num>
  <w:num w:numId="33">
    <w:abstractNumId w:val="11"/>
  </w:num>
  <w:num w:numId="34">
    <w:abstractNumId w:val="1"/>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jesh Srinivasulu">
    <w15:presenceInfo w15:providerId="AD" w15:userId="S-1-5-21-1935655697-2139871995-682003330-89839"/>
  </w15:person>
  <w15:person w15:author="Karthik Ramanathan">
    <w15:presenceInfo w15:providerId="Windows Live" w15:userId="c5a2875c4dfff2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37E9"/>
    <w:rsid w:val="00000CEF"/>
    <w:rsid w:val="00001205"/>
    <w:rsid w:val="00004413"/>
    <w:rsid w:val="00004829"/>
    <w:rsid w:val="00004F28"/>
    <w:rsid w:val="00005159"/>
    <w:rsid w:val="00005627"/>
    <w:rsid w:val="00005AA9"/>
    <w:rsid w:val="00006086"/>
    <w:rsid w:val="000060B1"/>
    <w:rsid w:val="000073D2"/>
    <w:rsid w:val="00007CCF"/>
    <w:rsid w:val="00010A7D"/>
    <w:rsid w:val="00011317"/>
    <w:rsid w:val="00011679"/>
    <w:rsid w:val="0001183C"/>
    <w:rsid w:val="0001197E"/>
    <w:rsid w:val="0001266A"/>
    <w:rsid w:val="000128B9"/>
    <w:rsid w:val="000129EF"/>
    <w:rsid w:val="00013880"/>
    <w:rsid w:val="00014DF4"/>
    <w:rsid w:val="00015133"/>
    <w:rsid w:val="0001592F"/>
    <w:rsid w:val="00015ED0"/>
    <w:rsid w:val="00016AC3"/>
    <w:rsid w:val="00016D17"/>
    <w:rsid w:val="00016D64"/>
    <w:rsid w:val="0001760C"/>
    <w:rsid w:val="00017CCE"/>
    <w:rsid w:val="00020109"/>
    <w:rsid w:val="00020223"/>
    <w:rsid w:val="0002057C"/>
    <w:rsid w:val="00020587"/>
    <w:rsid w:val="000205C4"/>
    <w:rsid w:val="000207F3"/>
    <w:rsid w:val="00020DFA"/>
    <w:rsid w:val="0002103D"/>
    <w:rsid w:val="00021CBE"/>
    <w:rsid w:val="000229A6"/>
    <w:rsid w:val="00022CCA"/>
    <w:rsid w:val="0002343F"/>
    <w:rsid w:val="00023D92"/>
    <w:rsid w:val="0002445C"/>
    <w:rsid w:val="00024863"/>
    <w:rsid w:val="00025B11"/>
    <w:rsid w:val="00026559"/>
    <w:rsid w:val="00026CB4"/>
    <w:rsid w:val="00027F90"/>
    <w:rsid w:val="0003004C"/>
    <w:rsid w:val="000314E5"/>
    <w:rsid w:val="00031AD2"/>
    <w:rsid w:val="00031BC6"/>
    <w:rsid w:val="000332B8"/>
    <w:rsid w:val="00033456"/>
    <w:rsid w:val="0003352D"/>
    <w:rsid w:val="0003374F"/>
    <w:rsid w:val="000339C9"/>
    <w:rsid w:val="000342D2"/>
    <w:rsid w:val="00034438"/>
    <w:rsid w:val="00034C4D"/>
    <w:rsid w:val="00034D89"/>
    <w:rsid w:val="00034D9B"/>
    <w:rsid w:val="000354C9"/>
    <w:rsid w:val="0003566E"/>
    <w:rsid w:val="00035690"/>
    <w:rsid w:val="00035F16"/>
    <w:rsid w:val="00036575"/>
    <w:rsid w:val="000368B8"/>
    <w:rsid w:val="00036939"/>
    <w:rsid w:val="0003706E"/>
    <w:rsid w:val="00037392"/>
    <w:rsid w:val="0004046B"/>
    <w:rsid w:val="00041727"/>
    <w:rsid w:val="00042A31"/>
    <w:rsid w:val="00043109"/>
    <w:rsid w:val="000435A7"/>
    <w:rsid w:val="0004386D"/>
    <w:rsid w:val="00043ED3"/>
    <w:rsid w:val="00044BBC"/>
    <w:rsid w:val="00044C68"/>
    <w:rsid w:val="0004501E"/>
    <w:rsid w:val="00045878"/>
    <w:rsid w:val="000459DA"/>
    <w:rsid w:val="0004658D"/>
    <w:rsid w:val="00047F0A"/>
    <w:rsid w:val="00050318"/>
    <w:rsid w:val="000512D0"/>
    <w:rsid w:val="00052C3B"/>
    <w:rsid w:val="000533A5"/>
    <w:rsid w:val="00054B1E"/>
    <w:rsid w:val="000555AB"/>
    <w:rsid w:val="00055DB3"/>
    <w:rsid w:val="00056225"/>
    <w:rsid w:val="0006014D"/>
    <w:rsid w:val="00060EE9"/>
    <w:rsid w:val="0006238B"/>
    <w:rsid w:val="00063117"/>
    <w:rsid w:val="000638E6"/>
    <w:rsid w:val="00063F53"/>
    <w:rsid w:val="000643EC"/>
    <w:rsid w:val="00065345"/>
    <w:rsid w:val="00065871"/>
    <w:rsid w:val="00065D9A"/>
    <w:rsid w:val="00066D07"/>
    <w:rsid w:val="000677E2"/>
    <w:rsid w:val="00067C16"/>
    <w:rsid w:val="00070AB7"/>
    <w:rsid w:val="00070E84"/>
    <w:rsid w:val="000711FE"/>
    <w:rsid w:val="0007167E"/>
    <w:rsid w:val="00072345"/>
    <w:rsid w:val="00072B10"/>
    <w:rsid w:val="0007321A"/>
    <w:rsid w:val="00073678"/>
    <w:rsid w:val="00073B61"/>
    <w:rsid w:val="00073F56"/>
    <w:rsid w:val="000744F8"/>
    <w:rsid w:val="00074D9A"/>
    <w:rsid w:val="00075ED6"/>
    <w:rsid w:val="0008009B"/>
    <w:rsid w:val="00080AAF"/>
    <w:rsid w:val="00080E7A"/>
    <w:rsid w:val="0008166F"/>
    <w:rsid w:val="000816C9"/>
    <w:rsid w:val="00081A85"/>
    <w:rsid w:val="00082BD1"/>
    <w:rsid w:val="00082DA2"/>
    <w:rsid w:val="00082E1C"/>
    <w:rsid w:val="000836A2"/>
    <w:rsid w:val="000838A4"/>
    <w:rsid w:val="000842BC"/>
    <w:rsid w:val="000849C6"/>
    <w:rsid w:val="00084BB0"/>
    <w:rsid w:val="000859E4"/>
    <w:rsid w:val="00085AC8"/>
    <w:rsid w:val="00086136"/>
    <w:rsid w:val="00086193"/>
    <w:rsid w:val="00086742"/>
    <w:rsid w:val="00086E00"/>
    <w:rsid w:val="000874A5"/>
    <w:rsid w:val="000876FF"/>
    <w:rsid w:val="0009118F"/>
    <w:rsid w:val="000922AB"/>
    <w:rsid w:val="00092C69"/>
    <w:rsid w:val="000934A3"/>
    <w:rsid w:val="0009352E"/>
    <w:rsid w:val="00093F2C"/>
    <w:rsid w:val="00093F54"/>
    <w:rsid w:val="000942E5"/>
    <w:rsid w:val="000957AD"/>
    <w:rsid w:val="000972A9"/>
    <w:rsid w:val="00097D0E"/>
    <w:rsid w:val="00097E00"/>
    <w:rsid w:val="000A034D"/>
    <w:rsid w:val="000A05EE"/>
    <w:rsid w:val="000A0718"/>
    <w:rsid w:val="000A09DF"/>
    <w:rsid w:val="000A0EA6"/>
    <w:rsid w:val="000A193C"/>
    <w:rsid w:val="000A1FAE"/>
    <w:rsid w:val="000A310C"/>
    <w:rsid w:val="000A3408"/>
    <w:rsid w:val="000A3D37"/>
    <w:rsid w:val="000A485C"/>
    <w:rsid w:val="000A4B10"/>
    <w:rsid w:val="000A5C2D"/>
    <w:rsid w:val="000B03E0"/>
    <w:rsid w:val="000B0ADF"/>
    <w:rsid w:val="000B1294"/>
    <w:rsid w:val="000B13F0"/>
    <w:rsid w:val="000B14BB"/>
    <w:rsid w:val="000B1A88"/>
    <w:rsid w:val="000B1EBB"/>
    <w:rsid w:val="000B2721"/>
    <w:rsid w:val="000B2F0E"/>
    <w:rsid w:val="000B3032"/>
    <w:rsid w:val="000B354F"/>
    <w:rsid w:val="000B3942"/>
    <w:rsid w:val="000B406A"/>
    <w:rsid w:val="000B43AF"/>
    <w:rsid w:val="000B45DD"/>
    <w:rsid w:val="000B48DE"/>
    <w:rsid w:val="000B4E2C"/>
    <w:rsid w:val="000B4E3F"/>
    <w:rsid w:val="000B4F22"/>
    <w:rsid w:val="000B541B"/>
    <w:rsid w:val="000B5A49"/>
    <w:rsid w:val="000B63B2"/>
    <w:rsid w:val="000B70DA"/>
    <w:rsid w:val="000B74E3"/>
    <w:rsid w:val="000B7599"/>
    <w:rsid w:val="000B7828"/>
    <w:rsid w:val="000C01EF"/>
    <w:rsid w:val="000C1485"/>
    <w:rsid w:val="000C1CD9"/>
    <w:rsid w:val="000C1D04"/>
    <w:rsid w:val="000C2CA4"/>
    <w:rsid w:val="000C2E0A"/>
    <w:rsid w:val="000C4EB9"/>
    <w:rsid w:val="000C52E4"/>
    <w:rsid w:val="000C55D7"/>
    <w:rsid w:val="000C5623"/>
    <w:rsid w:val="000C6248"/>
    <w:rsid w:val="000C714E"/>
    <w:rsid w:val="000D06B0"/>
    <w:rsid w:val="000D09FA"/>
    <w:rsid w:val="000D12B5"/>
    <w:rsid w:val="000D47CE"/>
    <w:rsid w:val="000D6848"/>
    <w:rsid w:val="000D6C6F"/>
    <w:rsid w:val="000D6D53"/>
    <w:rsid w:val="000D7508"/>
    <w:rsid w:val="000D7A23"/>
    <w:rsid w:val="000D7C83"/>
    <w:rsid w:val="000E02C8"/>
    <w:rsid w:val="000E059A"/>
    <w:rsid w:val="000E084C"/>
    <w:rsid w:val="000E0DD0"/>
    <w:rsid w:val="000E1612"/>
    <w:rsid w:val="000E1F10"/>
    <w:rsid w:val="000E2789"/>
    <w:rsid w:val="000E2933"/>
    <w:rsid w:val="000E29BD"/>
    <w:rsid w:val="000E2B6B"/>
    <w:rsid w:val="000E3925"/>
    <w:rsid w:val="000E394F"/>
    <w:rsid w:val="000E3F53"/>
    <w:rsid w:val="000E45D2"/>
    <w:rsid w:val="000E5333"/>
    <w:rsid w:val="000E54C7"/>
    <w:rsid w:val="000E5577"/>
    <w:rsid w:val="000E6314"/>
    <w:rsid w:val="000E64B1"/>
    <w:rsid w:val="000E743B"/>
    <w:rsid w:val="000F115A"/>
    <w:rsid w:val="000F134B"/>
    <w:rsid w:val="000F1D2C"/>
    <w:rsid w:val="000F1FBB"/>
    <w:rsid w:val="000F22DB"/>
    <w:rsid w:val="000F2504"/>
    <w:rsid w:val="000F3F6E"/>
    <w:rsid w:val="000F57C4"/>
    <w:rsid w:val="000F58A0"/>
    <w:rsid w:val="000F5BC1"/>
    <w:rsid w:val="000F5DB6"/>
    <w:rsid w:val="000F615A"/>
    <w:rsid w:val="000F69B2"/>
    <w:rsid w:val="000F70DF"/>
    <w:rsid w:val="000F721F"/>
    <w:rsid w:val="000F7DA6"/>
    <w:rsid w:val="000F7E0A"/>
    <w:rsid w:val="00100527"/>
    <w:rsid w:val="00100890"/>
    <w:rsid w:val="00100FA4"/>
    <w:rsid w:val="0010109E"/>
    <w:rsid w:val="00101283"/>
    <w:rsid w:val="00101DE0"/>
    <w:rsid w:val="00102AA0"/>
    <w:rsid w:val="00104334"/>
    <w:rsid w:val="0010488A"/>
    <w:rsid w:val="001049A1"/>
    <w:rsid w:val="00104C3E"/>
    <w:rsid w:val="00104EDA"/>
    <w:rsid w:val="00105256"/>
    <w:rsid w:val="001059E4"/>
    <w:rsid w:val="00105D48"/>
    <w:rsid w:val="001067DA"/>
    <w:rsid w:val="00106C95"/>
    <w:rsid w:val="00106CEC"/>
    <w:rsid w:val="001074C3"/>
    <w:rsid w:val="00107F12"/>
    <w:rsid w:val="001102C1"/>
    <w:rsid w:val="00110400"/>
    <w:rsid w:val="00111166"/>
    <w:rsid w:val="00111F85"/>
    <w:rsid w:val="00112884"/>
    <w:rsid w:val="0011298A"/>
    <w:rsid w:val="001129A7"/>
    <w:rsid w:val="001130FB"/>
    <w:rsid w:val="001136DC"/>
    <w:rsid w:val="0011545F"/>
    <w:rsid w:val="00116384"/>
    <w:rsid w:val="00117362"/>
    <w:rsid w:val="0011776E"/>
    <w:rsid w:val="00117DE2"/>
    <w:rsid w:val="0012020A"/>
    <w:rsid w:val="00121527"/>
    <w:rsid w:val="001216B4"/>
    <w:rsid w:val="00121750"/>
    <w:rsid w:val="001219DD"/>
    <w:rsid w:val="00121FAA"/>
    <w:rsid w:val="00123283"/>
    <w:rsid w:val="0012381B"/>
    <w:rsid w:val="00123B02"/>
    <w:rsid w:val="00124088"/>
    <w:rsid w:val="00124430"/>
    <w:rsid w:val="0012475D"/>
    <w:rsid w:val="00124A78"/>
    <w:rsid w:val="00124DD6"/>
    <w:rsid w:val="00125111"/>
    <w:rsid w:val="00125DE6"/>
    <w:rsid w:val="00125E80"/>
    <w:rsid w:val="0012690E"/>
    <w:rsid w:val="00126DDF"/>
    <w:rsid w:val="001301FD"/>
    <w:rsid w:val="0013066B"/>
    <w:rsid w:val="00130926"/>
    <w:rsid w:val="00130B89"/>
    <w:rsid w:val="00132AC5"/>
    <w:rsid w:val="00132C47"/>
    <w:rsid w:val="00133BDF"/>
    <w:rsid w:val="00133E15"/>
    <w:rsid w:val="00133FE5"/>
    <w:rsid w:val="0013406C"/>
    <w:rsid w:val="001341B7"/>
    <w:rsid w:val="001346BC"/>
    <w:rsid w:val="00136132"/>
    <w:rsid w:val="001365DA"/>
    <w:rsid w:val="00137692"/>
    <w:rsid w:val="00137968"/>
    <w:rsid w:val="00137A9D"/>
    <w:rsid w:val="001409BC"/>
    <w:rsid w:val="001420B0"/>
    <w:rsid w:val="00142844"/>
    <w:rsid w:val="001429A9"/>
    <w:rsid w:val="00142A15"/>
    <w:rsid w:val="00143085"/>
    <w:rsid w:val="001431FE"/>
    <w:rsid w:val="00143975"/>
    <w:rsid w:val="00143B81"/>
    <w:rsid w:val="00144021"/>
    <w:rsid w:val="00144AA6"/>
    <w:rsid w:val="00144EEA"/>
    <w:rsid w:val="001450AA"/>
    <w:rsid w:val="00146563"/>
    <w:rsid w:val="00146A12"/>
    <w:rsid w:val="00146BF8"/>
    <w:rsid w:val="00146C11"/>
    <w:rsid w:val="00146D76"/>
    <w:rsid w:val="00147EE6"/>
    <w:rsid w:val="0015062E"/>
    <w:rsid w:val="001506A8"/>
    <w:rsid w:val="00150F19"/>
    <w:rsid w:val="00151622"/>
    <w:rsid w:val="001529B3"/>
    <w:rsid w:val="00153D65"/>
    <w:rsid w:val="00154107"/>
    <w:rsid w:val="00154683"/>
    <w:rsid w:val="0015470F"/>
    <w:rsid w:val="0015475B"/>
    <w:rsid w:val="00154B14"/>
    <w:rsid w:val="00154E61"/>
    <w:rsid w:val="0015510B"/>
    <w:rsid w:val="00155720"/>
    <w:rsid w:val="00155CB1"/>
    <w:rsid w:val="00155E80"/>
    <w:rsid w:val="0015607E"/>
    <w:rsid w:val="00156CF0"/>
    <w:rsid w:val="0015724C"/>
    <w:rsid w:val="001579DE"/>
    <w:rsid w:val="00160584"/>
    <w:rsid w:val="00160E87"/>
    <w:rsid w:val="00160FD8"/>
    <w:rsid w:val="00161291"/>
    <w:rsid w:val="0016159B"/>
    <w:rsid w:val="00162C72"/>
    <w:rsid w:val="001630C4"/>
    <w:rsid w:val="00163106"/>
    <w:rsid w:val="00163F26"/>
    <w:rsid w:val="00163F57"/>
    <w:rsid w:val="00165172"/>
    <w:rsid w:val="001651AD"/>
    <w:rsid w:val="001651F7"/>
    <w:rsid w:val="00165A35"/>
    <w:rsid w:val="00165E8F"/>
    <w:rsid w:val="00166322"/>
    <w:rsid w:val="001667B8"/>
    <w:rsid w:val="00166876"/>
    <w:rsid w:val="00166FF3"/>
    <w:rsid w:val="00167462"/>
    <w:rsid w:val="001701DB"/>
    <w:rsid w:val="0017041E"/>
    <w:rsid w:val="00172452"/>
    <w:rsid w:val="00172A20"/>
    <w:rsid w:val="00173048"/>
    <w:rsid w:val="00174069"/>
    <w:rsid w:val="00174B95"/>
    <w:rsid w:val="00174C52"/>
    <w:rsid w:val="00175879"/>
    <w:rsid w:val="001763A8"/>
    <w:rsid w:val="0017650A"/>
    <w:rsid w:val="00176722"/>
    <w:rsid w:val="001769C7"/>
    <w:rsid w:val="00176B94"/>
    <w:rsid w:val="0017749F"/>
    <w:rsid w:val="001801FF"/>
    <w:rsid w:val="00180DEE"/>
    <w:rsid w:val="00182F6F"/>
    <w:rsid w:val="00183149"/>
    <w:rsid w:val="0018365B"/>
    <w:rsid w:val="00183D13"/>
    <w:rsid w:val="00183FAF"/>
    <w:rsid w:val="00185FCF"/>
    <w:rsid w:val="001863FF"/>
    <w:rsid w:val="001865D1"/>
    <w:rsid w:val="001869A3"/>
    <w:rsid w:val="00186C6F"/>
    <w:rsid w:val="00187080"/>
    <w:rsid w:val="00187B88"/>
    <w:rsid w:val="00187CEB"/>
    <w:rsid w:val="0019082D"/>
    <w:rsid w:val="00190838"/>
    <w:rsid w:val="00190A24"/>
    <w:rsid w:val="00190E4C"/>
    <w:rsid w:val="00191109"/>
    <w:rsid w:val="001917D5"/>
    <w:rsid w:val="00191B17"/>
    <w:rsid w:val="00192CA0"/>
    <w:rsid w:val="00193939"/>
    <w:rsid w:val="001945E1"/>
    <w:rsid w:val="00194DEC"/>
    <w:rsid w:val="00194E7E"/>
    <w:rsid w:val="001958F4"/>
    <w:rsid w:val="00195927"/>
    <w:rsid w:val="00195B47"/>
    <w:rsid w:val="0019696C"/>
    <w:rsid w:val="00196A27"/>
    <w:rsid w:val="00197EE6"/>
    <w:rsid w:val="001A001C"/>
    <w:rsid w:val="001A0599"/>
    <w:rsid w:val="001A05A0"/>
    <w:rsid w:val="001A05D4"/>
    <w:rsid w:val="001A0879"/>
    <w:rsid w:val="001A0F05"/>
    <w:rsid w:val="001A1152"/>
    <w:rsid w:val="001A124B"/>
    <w:rsid w:val="001A1927"/>
    <w:rsid w:val="001A1D0F"/>
    <w:rsid w:val="001A1FBA"/>
    <w:rsid w:val="001A1FD5"/>
    <w:rsid w:val="001A209D"/>
    <w:rsid w:val="001A22C7"/>
    <w:rsid w:val="001A2AA3"/>
    <w:rsid w:val="001A3042"/>
    <w:rsid w:val="001A327C"/>
    <w:rsid w:val="001A34C7"/>
    <w:rsid w:val="001A4850"/>
    <w:rsid w:val="001A52F9"/>
    <w:rsid w:val="001A5ABD"/>
    <w:rsid w:val="001A5ADA"/>
    <w:rsid w:val="001A618A"/>
    <w:rsid w:val="001A6E1D"/>
    <w:rsid w:val="001B03C6"/>
    <w:rsid w:val="001B0432"/>
    <w:rsid w:val="001B11D7"/>
    <w:rsid w:val="001B1801"/>
    <w:rsid w:val="001B18EF"/>
    <w:rsid w:val="001B1EC3"/>
    <w:rsid w:val="001B2865"/>
    <w:rsid w:val="001B2C22"/>
    <w:rsid w:val="001B2E9C"/>
    <w:rsid w:val="001B3918"/>
    <w:rsid w:val="001B3941"/>
    <w:rsid w:val="001B3D2B"/>
    <w:rsid w:val="001B4D6D"/>
    <w:rsid w:val="001B58DC"/>
    <w:rsid w:val="001B5F99"/>
    <w:rsid w:val="001B6312"/>
    <w:rsid w:val="001C07E5"/>
    <w:rsid w:val="001C0C26"/>
    <w:rsid w:val="001C164E"/>
    <w:rsid w:val="001C1E6F"/>
    <w:rsid w:val="001C20FB"/>
    <w:rsid w:val="001C29D4"/>
    <w:rsid w:val="001C3007"/>
    <w:rsid w:val="001C3B9B"/>
    <w:rsid w:val="001C3C02"/>
    <w:rsid w:val="001C5442"/>
    <w:rsid w:val="001C5695"/>
    <w:rsid w:val="001C5D4E"/>
    <w:rsid w:val="001C6BFD"/>
    <w:rsid w:val="001C7D0D"/>
    <w:rsid w:val="001C7EEB"/>
    <w:rsid w:val="001D0269"/>
    <w:rsid w:val="001D0D92"/>
    <w:rsid w:val="001D0E9B"/>
    <w:rsid w:val="001D1112"/>
    <w:rsid w:val="001D13A1"/>
    <w:rsid w:val="001D14C8"/>
    <w:rsid w:val="001D1669"/>
    <w:rsid w:val="001D1AC3"/>
    <w:rsid w:val="001D1B55"/>
    <w:rsid w:val="001D2021"/>
    <w:rsid w:val="001D2323"/>
    <w:rsid w:val="001D2459"/>
    <w:rsid w:val="001D413E"/>
    <w:rsid w:val="001D497D"/>
    <w:rsid w:val="001D4988"/>
    <w:rsid w:val="001D4A29"/>
    <w:rsid w:val="001D56F3"/>
    <w:rsid w:val="001D6484"/>
    <w:rsid w:val="001D68AF"/>
    <w:rsid w:val="001D74F8"/>
    <w:rsid w:val="001D7946"/>
    <w:rsid w:val="001D7CB0"/>
    <w:rsid w:val="001D7D19"/>
    <w:rsid w:val="001E1833"/>
    <w:rsid w:val="001E2152"/>
    <w:rsid w:val="001E2380"/>
    <w:rsid w:val="001E27D5"/>
    <w:rsid w:val="001E28DF"/>
    <w:rsid w:val="001E29E8"/>
    <w:rsid w:val="001E45EE"/>
    <w:rsid w:val="001E4D23"/>
    <w:rsid w:val="001E4D44"/>
    <w:rsid w:val="001E4F77"/>
    <w:rsid w:val="001E564E"/>
    <w:rsid w:val="001E5D56"/>
    <w:rsid w:val="001E6F84"/>
    <w:rsid w:val="001F0599"/>
    <w:rsid w:val="001F0A23"/>
    <w:rsid w:val="001F1EA6"/>
    <w:rsid w:val="001F21B6"/>
    <w:rsid w:val="001F23F6"/>
    <w:rsid w:val="001F270C"/>
    <w:rsid w:val="001F3463"/>
    <w:rsid w:val="001F400A"/>
    <w:rsid w:val="001F4119"/>
    <w:rsid w:val="001F4914"/>
    <w:rsid w:val="001F4B61"/>
    <w:rsid w:val="001F4B97"/>
    <w:rsid w:val="001F4D6C"/>
    <w:rsid w:val="001F5BF5"/>
    <w:rsid w:val="001F603C"/>
    <w:rsid w:val="001F6548"/>
    <w:rsid w:val="001F6B09"/>
    <w:rsid w:val="001F6B12"/>
    <w:rsid w:val="001F6D3A"/>
    <w:rsid w:val="001F6F08"/>
    <w:rsid w:val="001F70FE"/>
    <w:rsid w:val="001F725A"/>
    <w:rsid w:val="001F72D4"/>
    <w:rsid w:val="001F72FC"/>
    <w:rsid w:val="001F7558"/>
    <w:rsid w:val="001F7765"/>
    <w:rsid w:val="00200BEF"/>
    <w:rsid w:val="0020231B"/>
    <w:rsid w:val="002026C1"/>
    <w:rsid w:val="002047E6"/>
    <w:rsid w:val="00204B5F"/>
    <w:rsid w:val="002051AD"/>
    <w:rsid w:val="002061BD"/>
    <w:rsid w:val="002065C6"/>
    <w:rsid w:val="00206BEF"/>
    <w:rsid w:val="002077A9"/>
    <w:rsid w:val="00207A05"/>
    <w:rsid w:val="00207C6C"/>
    <w:rsid w:val="00210648"/>
    <w:rsid w:val="002109A4"/>
    <w:rsid w:val="00210BB9"/>
    <w:rsid w:val="002110E6"/>
    <w:rsid w:val="00211620"/>
    <w:rsid w:val="00211D39"/>
    <w:rsid w:val="00211D88"/>
    <w:rsid w:val="00211F3B"/>
    <w:rsid w:val="00211F63"/>
    <w:rsid w:val="00212714"/>
    <w:rsid w:val="002132E2"/>
    <w:rsid w:val="0021339F"/>
    <w:rsid w:val="00213617"/>
    <w:rsid w:val="0021363D"/>
    <w:rsid w:val="00213E89"/>
    <w:rsid w:val="002172A4"/>
    <w:rsid w:val="00217B12"/>
    <w:rsid w:val="00217C97"/>
    <w:rsid w:val="00217F82"/>
    <w:rsid w:val="00220DC0"/>
    <w:rsid w:val="002214FC"/>
    <w:rsid w:val="00221B1A"/>
    <w:rsid w:val="00221F9A"/>
    <w:rsid w:val="00222658"/>
    <w:rsid w:val="00222F71"/>
    <w:rsid w:val="0022317D"/>
    <w:rsid w:val="00223675"/>
    <w:rsid w:val="00223E59"/>
    <w:rsid w:val="0022525E"/>
    <w:rsid w:val="002257DC"/>
    <w:rsid w:val="0022595C"/>
    <w:rsid w:val="00225B72"/>
    <w:rsid w:val="002276F6"/>
    <w:rsid w:val="00231242"/>
    <w:rsid w:val="00231F20"/>
    <w:rsid w:val="0023207C"/>
    <w:rsid w:val="002325FC"/>
    <w:rsid w:val="00235020"/>
    <w:rsid w:val="00235511"/>
    <w:rsid w:val="00235AC8"/>
    <w:rsid w:val="00236613"/>
    <w:rsid w:val="0023717E"/>
    <w:rsid w:val="00237285"/>
    <w:rsid w:val="00237532"/>
    <w:rsid w:val="00237C16"/>
    <w:rsid w:val="0024014C"/>
    <w:rsid w:val="00240791"/>
    <w:rsid w:val="002408EE"/>
    <w:rsid w:val="0024104C"/>
    <w:rsid w:val="00241204"/>
    <w:rsid w:val="002415CA"/>
    <w:rsid w:val="00241CA8"/>
    <w:rsid w:val="0024302F"/>
    <w:rsid w:val="00243315"/>
    <w:rsid w:val="00243DA9"/>
    <w:rsid w:val="0024483D"/>
    <w:rsid w:val="00246291"/>
    <w:rsid w:val="00246611"/>
    <w:rsid w:val="002466BD"/>
    <w:rsid w:val="00246BEA"/>
    <w:rsid w:val="002471E6"/>
    <w:rsid w:val="002504D0"/>
    <w:rsid w:val="00250561"/>
    <w:rsid w:val="002507C7"/>
    <w:rsid w:val="00251462"/>
    <w:rsid w:val="00251906"/>
    <w:rsid w:val="00251B7F"/>
    <w:rsid w:val="00251FA6"/>
    <w:rsid w:val="0025224E"/>
    <w:rsid w:val="0025264B"/>
    <w:rsid w:val="00253174"/>
    <w:rsid w:val="00254207"/>
    <w:rsid w:val="002543F3"/>
    <w:rsid w:val="00254702"/>
    <w:rsid w:val="00255450"/>
    <w:rsid w:val="00255ABB"/>
    <w:rsid w:val="00255B92"/>
    <w:rsid w:val="00255BE1"/>
    <w:rsid w:val="00257AA4"/>
    <w:rsid w:val="00257DC6"/>
    <w:rsid w:val="00260C7B"/>
    <w:rsid w:val="00260FF8"/>
    <w:rsid w:val="002610BC"/>
    <w:rsid w:val="00262E42"/>
    <w:rsid w:val="00263C36"/>
    <w:rsid w:val="0026408C"/>
    <w:rsid w:val="00265199"/>
    <w:rsid w:val="002657C4"/>
    <w:rsid w:val="002664A8"/>
    <w:rsid w:val="00266C50"/>
    <w:rsid w:val="00266D5F"/>
    <w:rsid w:val="00266FC5"/>
    <w:rsid w:val="002702F1"/>
    <w:rsid w:val="0027038B"/>
    <w:rsid w:val="0027076E"/>
    <w:rsid w:val="00270B0E"/>
    <w:rsid w:val="00271018"/>
    <w:rsid w:val="002711F5"/>
    <w:rsid w:val="0027143E"/>
    <w:rsid w:val="00271895"/>
    <w:rsid w:val="00272265"/>
    <w:rsid w:val="00272455"/>
    <w:rsid w:val="002738D2"/>
    <w:rsid w:val="002739C1"/>
    <w:rsid w:val="00273A9D"/>
    <w:rsid w:val="00274D91"/>
    <w:rsid w:val="00275A8D"/>
    <w:rsid w:val="00275F81"/>
    <w:rsid w:val="00275FA0"/>
    <w:rsid w:val="00276847"/>
    <w:rsid w:val="00277015"/>
    <w:rsid w:val="00277F7B"/>
    <w:rsid w:val="002803D9"/>
    <w:rsid w:val="00280A11"/>
    <w:rsid w:val="00281A73"/>
    <w:rsid w:val="00282175"/>
    <w:rsid w:val="00283590"/>
    <w:rsid w:val="00283B9A"/>
    <w:rsid w:val="002842BA"/>
    <w:rsid w:val="002846EF"/>
    <w:rsid w:val="0028575C"/>
    <w:rsid w:val="00286098"/>
    <w:rsid w:val="00286808"/>
    <w:rsid w:val="00286946"/>
    <w:rsid w:val="00286FA7"/>
    <w:rsid w:val="002871C0"/>
    <w:rsid w:val="00287413"/>
    <w:rsid w:val="002876D2"/>
    <w:rsid w:val="002900A9"/>
    <w:rsid w:val="002904A6"/>
    <w:rsid w:val="002904CF"/>
    <w:rsid w:val="0029077C"/>
    <w:rsid w:val="00291782"/>
    <w:rsid w:val="00291E3D"/>
    <w:rsid w:val="00293BCC"/>
    <w:rsid w:val="00294181"/>
    <w:rsid w:val="002951C8"/>
    <w:rsid w:val="00295AA8"/>
    <w:rsid w:val="00295E00"/>
    <w:rsid w:val="002966B9"/>
    <w:rsid w:val="00296ADC"/>
    <w:rsid w:val="00297831"/>
    <w:rsid w:val="00297DB3"/>
    <w:rsid w:val="00297EB0"/>
    <w:rsid w:val="002A039F"/>
    <w:rsid w:val="002A0B52"/>
    <w:rsid w:val="002A1158"/>
    <w:rsid w:val="002A1598"/>
    <w:rsid w:val="002A1772"/>
    <w:rsid w:val="002A22BB"/>
    <w:rsid w:val="002A2409"/>
    <w:rsid w:val="002A2996"/>
    <w:rsid w:val="002A2C2F"/>
    <w:rsid w:val="002A344D"/>
    <w:rsid w:val="002A3C81"/>
    <w:rsid w:val="002A3CB2"/>
    <w:rsid w:val="002A5A34"/>
    <w:rsid w:val="002A602A"/>
    <w:rsid w:val="002A610C"/>
    <w:rsid w:val="002A677F"/>
    <w:rsid w:val="002A6F0F"/>
    <w:rsid w:val="002A76EF"/>
    <w:rsid w:val="002A7861"/>
    <w:rsid w:val="002A7D4E"/>
    <w:rsid w:val="002B01AD"/>
    <w:rsid w:val="002B0F6B"/>
    <w:rsid w:val="002B1575"/>
    <w:rsid w:val="002B1720"/>
    <w:rsid w:val="002B23F4"/>
    <w:rsid w:val="002B262B"/>
    <w:rsid w:val="002B2687"/>
    <w:rsid w:val="002B2C76"/>
    <w:rsid w:val="002B2F73"/>
    <w:rsid w:val="002B3407"/>
    <w:rsid w:val="002B3E36"/>
    <w:rsid w:val="002B4EF8"/>
    <w:rsid w:val="002B550A"/>
    <w:rsid w:val="002B598F"/>
    <w:rsid w:val="002B6084"/>
    <w:rsid w:val="002B61F6"/>
    <w:rsid w:val="002B7CAA"/>
    <w:rsid w:val="002C0AC3"/>
    <w:rsid w:val="002C118E"/>
    <w:rsid w:val="002C1C1E"/>
    <w:rsid w:val="002C2059"/>
    <w:rsid w:val="002C3A36"/>
    <w:rsid w:val="002C4170"/>
    <w:rsid w:val="002C42CB"/>
    <w:rsid w:val="002C479F"/>
    <w:rsid w:val="002C4A2A"/>
    <w:rsid w:val="002C52D1"/>
    <w:rsid w:val="002C6855"/>
    <w:rsid w:val="002C68F0"/>
    <w:rsid w:val="002C6B26"/>
    <w:rsid w:val="002C7266"/>
    <w:rsid w:val="002C76A2"/>
    <w:rsid w:val="002C7987"/>
    <w:rsid w:val="002C79EB"/>
    <w:rsid w:val="002C7B1D"/>
    <w:rsid w:val="002D036E"/>
    <w:rsid w:val="002D06EC"/>
    <w:rsid w:val="002D129B"/>
    <w:rsid w:val="002D1373"/>
    <w:rsid w:val="002D1380"/>
    <w:rsid w:val="002D1C22"/>
    <w:rsid w:val="002D23B9"/>
    <w:rsid w:val="002D24A1"/>
    <w:rsid w:val="002D2559"/>
    <w:rsid w:val="002D2936"/>
    <w:rsid w:val="002D29BA"/>
    <w:rsid w:val="002D2CA4"/>
    <w:rsid w:val="002D30DF"/>
    <w:rsid w:val="002D4641"/>
    <w:rsid w:val="002D4A8E"/>
    <w:rsid w:val="002D4B3F"/>
    <w:rsid w:val="002D66E0"/>
    <w:rsid w:val="002D6B7A"/>
    <w:rsid w:val="002D6CBB"/>
    <w:rsid w:val="002D77FD"/>
    <w:rsid w:val="002D7B15"/>
    <w:rsid w:val="002E00BE"/>
    <w:rsid w:val="002E0E42"/>
    <w:rsid w:val="002E0E92"/>
    <w:rsid w:val="002E10DA"/>
    <w:rsid w:val="002E11EC"/>
    <w:rsid w:val="002E159F"/>
    <w:rsid w:val="002E164B"/>
    <w:rsid w:val="002E1FAD"/>
    <w:rsid w:val="002E2490"/>
    <w:rsid w:val="002E388F"/>
    <w:rsid w:val="002E4700"/>
    <w:rsid w:val="002E4D21"/>
    <w:rsid w:val="002E4EE3"/>
    <w:rsid w:val="002E51D4"/>
    <w:rsid w:val="002E59EF"/>
    <w:rsid w:val="002E5C96"/>
    <w:rsid w:val="002E6768"/>
    <w:rsid w:val="002E67C9"/>
    <w:rsid w:val="002E6C6E"/>
    <w:rsid w:val="002E7545"/>
    <w:rsid w:val="002F0398"/>
    <w:rsid w:val="002F041F"/>
    <w:rsid w:val="002F06FA"/>
    <w:rsid w:val="002F0725"/>
    <w:rsid w:val="002F0882"/>
    <w:rsid w:val="002F1158"/>
    <w:rsid w:val="002F243E"/>
    <w:rsid w:val="002F24ED"/>
    <w:rsid w:val="002F28B5"/>
    <w:rsid w:val="002F2926"/>
    <w:rsid w:val="002F32B7"/>
    <w:rsid w:val="002F4509"/>
    <w:rsid w:val="002F4CBF"/>
    <w:rsid w:val="002F5334"/>
    <w:rsid w:val="002F533D"/>
    <w:rsid w:val="00300FDD"/>
    <w:rsid w:val="003017A4"/>
    <w:rsid w:val="003037DF"/>
    <w:rsid w:val="0030399E"/>
    <w:rsid w:val="003042A6"/>
    <w:rsid w:val="003043CE"/>
    <w:rsid w:val="00304748"/>
    <w:rsid w:val="003048E2"/>
    <w:rsid w:val="003052CF"/>
    <w:rsid w:val="003058E3"/>
    <w:rsid w:val="00305909"/>
    <w:rsid w:val="00305B2F"/>
    <w:rsid w:val="00305C54"/>
    <w:rsid w:val="00305DC5"/>
    <w:rsid w:val="00305EBD"/>
    <w:rsid w:val="003063A2"/>
    <w:rsid w:val="00306889"/>
    <w:rsid w:val="00311C9A"/>
    <w:rsid w:val="00311E9F"/>
    <w:rsid w:val="00312B9A"/>
    <w:rsid w:val="00314290"/>
    <w:rsid w:val="0031561C"/>
    <w:rsid w:val="003162FF"/>
    <w:rsid w:val="00316CFE"/>
    <w:rsid w:val="00317925"/>
    <w:rsid w:val="003179E5"/>
    <w:rsid w:val="0032001E"/>
    <w:rsid w:val="00320137"/>
    <w:rsid w:val="00320FEB"/>
    <w:rsid w:val="0032101C"/>
    <w:rsid w:val="00321039"/>
    <w:rsid w:val="003212ED"/>
    <w:rsid w:val="00323613"/>
    <w:rsid w:val="0032386E"/>
    <w:rsid w:val="00324273"/>
    <w:rsid w:val="0032466A"/>
    <w:rsid w:val="00325D7C"/>
    <w:rsid w:val="003261AD"/>
    <w:rsid w:val="00326728"/>
    <w:rsid w:val="0032779C"/>
    <w:rsid w:val="00327E03"/>
    <w:rsid w:val="00330081"/>
    <w:rsid w:val="0033073E"/>
    <w:rsid w:val="003307A2"/>
    <w:rsid w:val="00330922"/>
    <w:rsid w:val="00331E5C"/>
    <w:rsid w:val="00333013"/>
    <w:rsid w:val="00333272"/>
    <w:rsid w:val="003335BC"/>
    <w:rsid w:val="00333B29"/>
    <w:rsid w:val="00334A3C"/>
    <w:rsid w:val="00334AB6"/>
    <w:rsid w:val="003365B9"/>
    <w:rsid w:val="00336977"/>
    <w:rsid w:val="00337292"/>
    <w:rsid w:val="00340336"/>
    <w:rsid w:val="003403CF"/>
    <w:rsid w:val="00340BCA"/>
    <w:rsid w:val="003413AF"/>
    <w:rsid w:val="003414C7"/>
    <w:rsid w:val="003416C6"/>
    <w:rsid w:val="00341B86"/>
    <w:rsid w:val="003424E6"/>
    <w:rsid w:val="0034270C"/>
    <w:rsid w:val="00343A09"/>
    <w:rsid w:val="00343B02"/>
    <w:rsid w:val="00343EEC"/>
    <w:rsid w:val="00343F4D"/>
    <w:rsid w:val="00343FBA"/>
    <w:rsid w:val="00344B6E"/>
    <w:rsid w:val="0034546E"/>
    <w:rsid w:val="0034596D"/>
    <w:rsid w:val="00345CE0"/>
    <w:rsid w:val="0034698A"/>
    <w:rsid w:val="00346A9F"/>
    <w:rsid w:val="00347C87"/>
    <w:rsid w:val="00350101"/>
    <w:rsid w:val="00350269"/>
    <w:rsid w:val="00350904"/>
    <w:rsid w:val="00350CE2"/>
    <w:rsid w:val="00350F8F"/>
    <w:rsid w:val="00351DCE"/>
    <w:rsid w:val="003521B1"/>
    <w:rsid w:val="00352E90"/>
    <w:rsid w:val="0035315B"/>
    <w:rsid w:val="0035320C"/>
    <w:rsid w:val="00354448"/>
    <w:rsid w:val="0035465A"/>
    <w:rsid w:val="00354E6E"/>
    <w:rsid w:val="003552DA"/>
    <w:rsid w:val="0035535F"/>
    <w:rsid w:val="00355EFD"/>
    <w:rsid w:val="00356167"/>
    <w:rsid w:val="00356252"/>
    <w:rsid w:val="003565C3"/>
    <w:rsid w:val="0035691C"/>
    <w:rsid w:val="003569B2"/>
    <w:rsid w:val="003569FC"/>
    <w:rsid w:val="00357000"/>
    <w:rsid w:val="00357C2F"/>
    <w:rsid w:val="00357F77"/>
    <w:rsid w:val="00360260"/>
    <w:rsid w:val="003613C0"/>
    <w:rsid w:val="00362039"/>
    <w:rsid w:val="00363A6E"/>
    <w:rsid w:val="003645E8"/>
    <w:rsid w:val="00364840"/>
    <w:rsid w:val="00364D6E"/>
    <w:rsid w:val="003655E9"/>
    <w:rsid w:val="00365D83"/>
    <w:rsid w:val="00365F8F"/>
    <w:rsid w:val="00367BCA"/>
    <w:rsid w:val="00370A77"/>
    <w:rsid w:val="003717C9"/>
    <w:rsid w:val="00372278"/>
    <w:rsid w:val="003722B4"/>
    <w:rsid w:val="00372641"/>
    <w:rsid w:val="0037402D"/>
    <w:rsid w:val="00374EA3"/>
    <w:rsid w:val="003752A3"/>
    <w:rsid w:val="00375846"/>
    <w:rsid w:val="00376716"/>
    <w:rsid w:val="00377940"/>
    <w:rsid w:val="00377EEE"/>
    <w:rsid w:val="00377FF7"/>
    <w:rsid w:val="00380133"/>
    <w:rsid w:val="00380F05"/>
    <w:rsid w:val="003816BF"/>
    <w:rsid w:val="00383099"/>
    <w:rsid w:val="0038349A"/>
    <w:rsid w:val="00383A74"/>
    <w:rsid w:val="00383F66"/>
    <w:rsid w:val="0038449F"/>
    <w:rsid w:val="00384A2E"/>
    <w:rsid w:val="00384CD5"/>
    <w:rsid w:val="00385BB1"/>
    <w:rsid w:val="00385F03"/>
    <w:rsid w:val="00386256"/>
    <w:rsid w:val="0038663C"/>
    <w:rsid w:val="00386855"/>
    <w:rsid w:val="00386D93"/>
    <w:rsid w:val="003872FD"/>
    <w:rsid w:val="0038781E"/>
    <w:rsid w:val="003903BC"/>
    <w:rsid w:val="0039057C"/>
    <w:rsid w:val="003906DE"/>
    <w:rsid w:val="00391710"/>
    <w:rsid w:val="00391EDC"/>
    <w:rsid w:val="00392145"/>
    <w:rsid w:val="00392479"/>
    <w:rsid w:val="00392CC9"/>
    <w:rsid w:val="00392D5C"/>
    <w:rsid w:val="00392FD4"/>
    <w:rsid w:val="00393097"/>
    <w:rsid w:val="00393455"/>
    <w:rsid w:val="00393CE2"/>
    <w:rsid w:val="00393DF1"/>
    <w:rsid w:val="0039468D"/>
    <w:rsid w:val="0039484F"/>
    <w:rsid w:val="003948A5"/>
    <w:rsid w:val="0039785C"/>
    <w:rsid w:val="003978DB"/>
    <w:rsid w:val="00397A4D"/>
    <w:rsid w:val="00397D6B"/>
    <w:rsid w:val="00397EF1"/>
    <w:rsid w:val="003A03E2"/>
    <w:rsid w:val="003A06A7"/>
    <w:rsid w:val="003A0CD3"/>
    <w:rsid w:val="003A1657"/>
    <w:rsid w:val="003A1959"/>
    <w:rsid w:val="003A2BD8"/>
    <w:rsid w:val="003A2C25"/>
    <w:rsid w:val="003A2FEF"/>
    <w:rsid w:val="003A3446"/>
    <w:rsid w:val="003A35C0"/>
    <w:rsid w:val="003A3AA8"/>
    <w:rsid w:val="003A3CC5"/>
    <w:rsid w:val="003A3E0A"/>
    <w:rsid w:val="003A406D"/>
    <w:rsid w:val="003A55E0"/>
    <w:rsid w:val="003A5A26"/>
    <w:rsid w:val="003A5DBA"/>
    <w:rsid w:val="003A6CE3"/>
    <w:rsid w:val="003A73E8"/>
    <w:rsid w:val="003B00CF"/>
    <w:rsid w:val="003B0DB2"/>
    <w:rsid w:val="003B13F4"/>
    <w:rsid w:val="003B1853"/>
    <w:rsid w:val="003B18E1"/>
    <w:rsid w:val="003B197A"/>
    <w:rsid w:val="003B24E7"/>
    <w:rsid w:val="003B2D4C"/>
    <w:rsid w:val="003B43CD"/>
    <w:rsid w:val="003B58A9"/>
    <w:rsid w:val="003B725A"/>
    <w:rsid w:val="003B758A"/>
    <w:rsid w:val="003B770B"/>
    <w:rsid w:val="003B77A9"/>
    <w:rsid w:val="003C0D1B"/>
    <w:rsid w:val="003C11CC"/>
    <w:rsid w:val="003C16EF"/>
    <w:rsid w:val="003C2046"/>
    <w:rsid w:val="003C3131"/>
    <w:rsid w:val="003C41B0"/>
    <w:rsid w:val="003C4A48"/>
    <w:rsid w:val="003C522F"/>
    <w:rsid w:val="003C5F2B"/>
    <w:rsid w:val="003C7363"/>
    <w:rsid w:val="003C77CA"/>
    <w:rsid w:val="003C7BBA"/>
    <w:rsid w:val="003C7D27"/>
    <w:rsid w:val="003D0CE1"/>
    <w:rsid w:val="003D0E45"/>
    <w:rsid w:val="003D123B"/>
    <w:rsid w:val="003D1319"/>
    <w:rsid w:val="003D1B93"/>
    <w:rsid w:val="003D1FEC"/>
    <w:rsid w:val="003D20A8"/>
    <w:rsid w:val="003D22FC"/>
    <w:rsid w:val="003D28B5"/>
    <w:rsid w:val="003D2C04"/>
    <w:rsid w:val="003D324D"/>
    <w:rsid w:val="003D39AE"/>
    <w:rsid w:val="003D3C21"/>
    <w:rsid w:val="003D504E"/>
    <w:rsid w:val="003D6316"/>
    <w:rsid w:val="003D6E2E"/>
    <w:rsid w:val="003D78E2"/>
    <w:rsid w:val="003E10D0"/>
    <w:rsid w:val="003E1705"/>
    <w:rsid w:val="003E1F79"/>
    <w:rsid w:val="003E29D6"/>
    <w:rsid w:val="003E45F5"/>
    <w:rsid w:val="003E49E7"/>
    <w:rsid w:val="003E59EA"/>
    <w:rsid w:val="003E61E4"/>
    <w:rsid w:val="003E6533"/>
    <w:rsid w:val="003E7A43"/>
    <w:rsid w:val="003F065E"/>
    <w:rsid w:val="003F0CEE"/>
    <w:rsid w:val="003F109B"/>
    <w:rsid w:val="003F186A"/>
    <w:rsid w:val="003F1DC8"/>
    <w:rsid w:val="003F2F4F"/>
    <w:rsid w:val="003F38BF"/>
    <w:rsid w:val="003F48F1"/>
    <w:rsid w:val="003F52A7"/>
    <w:rsid w:val="003F7B8B"/>
    <w:rsid w:val="003F7F04"/>
    <w:rsid w:val="0040036D"/>
    <w:rsid w:val="004007C3"/>
    <w:rsid w:val="00401397"/>
    <w:rsid w:val="004025CC"/>
    <w:rsid w:val="00402B36"/>
    <w:rsid w:val="0040463A"/>
    <w:rsid w:val="0040492A"/>
    <w:rsid w:val="00404BE1"/>
    <w:rsid w:val="00405871"/>
    <w:rsid w:val="0040640F"/>
    <w:rsid w:val="00406B32"/>
    <w:rsid w:val="00406F91"/>
    <w:rsid w:val="00407C6A"/>
    <w:rsid w:val="00407E80"/>
    <w:rsid w:val="00410287"/>
    <w:rsid w:val="00410398"/>
    <w:rsid w:val="00410B66"/>
    <w:rsid w:val="00410BFF"/>
    <w:rsid w:val="00410E8B"/>
    <w:rsid w:val="004115C8"/>
    <w:rsid w:val="00411FFE"/>
    <w:rsid w:val="004141F5"/>
    <w:rsid w:val="004143F7"/>
    <w:rsid w:val="00414B69"/>
    <w:rsid w:val="00414F70"/>
    <w:rsid w:val="00415499"/>
    <w:rsid w:val="004156D2"/>
    <w:rsid w:val="00415AC5"/>
    <w:rsid w:val="00415CC7"/>
    <w:rsid w:val="00416BBE"/>
    <w:rsid w:val="0041759B"/>
    <w:rsid w:val="004200D3"/>
    <w:rsid w:val="00420451"/>
    <w:rsid w:val="0042061E"/>
    <w:rsid w:val="00421771"/>
    <w:rsid w:val="0042449F"/>
    <w:rsid w:val="00425F9F"/>
    <w:rsid w:val="0042730F"/>
    <w:rsid w:val="0042766D"/>
    <w:rsid w:val="00427962"/>
    <w:rsid w:val="00430BD1"/>
    <w:rsid w:val="004314AA"/>
    <w:rsid w:val="004316F1"/>
    <w:rsid w:val="0043192E"/>
    <w:rsid w:val="00433577"/>
    <w:rsid w:val="00433AD6"/>
    <w:rsid w:val="00435B44"/>
    <w:rsid w:val="00435D04"/>
    <w:rsid w:val="00435E22"/>
    <w:rsid w:val="00436882"/>
    <w:rsid w:val="00436886"/>
    <w:rsid w:val="00436A70"/>
    <w:rsid w:val="00437B4A"/>
    <w:rsid w:val="00437ED7"/>
    <w:rsid w:val="00437FDC"/>
    <w:rsid w:val="00440198"/>
    <w:rsid w:val="00440509"/>
    <w:rsid w:val="004408F5"/>
    <w:rsid w:val="004413A4"/>
    <w:rsid w:val="00441788"/>
    <w:rsid w:val="004418C1"/>
    <w:rsid w:val="00441FC5"/>
    <w:rsid w:val="00442EA7"/>
    <w:rsid w:val="00443AC8"/>
    <w:rsid w:val="00443D24"/>
    <w:rsid w:val="00444835"/>
    <w:rsid w:val="004448DE"/>
    <w:rsid w:val="00444A4E"/>
    <w:rsid w:val="00445050"/>
    <w:rsid w:val="00445166"/>
    <w:rsid w:val="004451DC"/>
    <w:rsid w:val="00445A2B"/>
    <w:rsid w:val="00445BE2"/>
    <w:rsid w:val="00445C93"/>
    <w:rsid w:val="00446403"/>
    <w:rsid w:val="0044643C"/>
    <w:rsid w:val="0044653D"/>
    <w:rsid w:val="00446940"/>
    <w:rsid w:val="00446B97"/>
    <w:rsid w:val="0044751A"/>
    <w:rsid w:val="00447F6B"/>
    <w:rsid w:val="004500A1"/>
    <w:rsid w:val="004504F5"/>
    <w:rsid w:val="00451564"/>
    <w:rsid w:val="004518A2"/>
    <w:rsid w:val="00452815"/>
    <w:rsid w:val="00452944"/>
    <w:rsid w:val="004537E9"/>
    <w:rsid w:val="00453934"/>
    <w:rsid w:val="004545B3"/>
    <w:rsid w:val="00454747"/>
    <w:rsid w:val="00455042"/>
    <w:rsid w:val="0045705B"/>
    <w:rsid w:val="004577A0"/>
    <w:rsid w:val="00457821"/>
    <w:rsid w:val="004579CB"/>
    <w:rsid w:val="0046251B"/>
    <w:rsid w:val="00462CF4"/>
    <w:rsid w:val="00463774"/>
    <w:rsid w:val="004644B6"/>
    <w:rsid w:val="00464912"/>
    <w:rsid w:val="00464F95"/>
    <w:rsid w:val="004656BB"/>
    <w:rsid w:val="00465AC9"/>
    <w:rsid w:val="0046746C"/>
    <w:rsid w:val="00467F0B"/>
    <w:rsid w:val="00470139"/>
    <w:rsid w:val="00471928"/>
    <w:rsid w:val="00471B71"/>
    <w:rsid w:val="00472698"/>
    <w:rsid w:val="00472AEE"/>
    <w:rsid w:val="00472C4C"/>
    <w:rsid w:val="00472CA9"/>
    <w:rsid w:val="00472EB5"/>
    <w:rsid w:val="00473430"/>
    <w:rsid w:val="004739E1"/>
    <w:rsid w:val="00473D4B"/>
    <w:rsid w:val="00473DD8"/>
    <w:rsid w:val="00474A92"/>
    <w:rsid w:val="00476307"/>
    <w:rsid w:val="00476FAC"/>
    <w:rsid w:val="004770DA"/>
    <w:rsid w:val="00477266"/>
    <w:rsid w:val="00477730"/>
    <w:rsid w:val="00477D9D"/>
    <w:rsid w:val="004802BC"/>
    <w:rsid w:val="00480593"/>
    <w:rsid w:val="004809CB"/>
    <w:rsid w:val="00480EF3"/>
    <w:rsid w:val="00480F65"/>
    <w:rsid w:val="004818B0"/>
    <w:rsid w:val="00481D63"/>
    <w:rsid w:val="00481DAD"/>
    <w:rsid w:val="004825E2"/>
    <w:rsid w:val="00482E8C"/>
    <w:rsid w:val="00483F60"/>
    <w:rsid w:val="0048405F"/>
    <w:rsid w:val="004844C8"/>
    <w:rsid w:val="0048456B"/>
    <w:rsid w:val="004847DA"/>
    <w:rsid w:val="00484814"/>
    <w:rsid w:val="00484A67"/>
    <w:rsid w:val="00485568"/>
    <w:rsid w:val="00485742"/>
    <w:rsid w:val="00485801"/>
    <w:rsid w:val="00485F08"/>
    <w:rsid w:val="00485FCB"/>
    <w:rsid w:val="004864C4"/>
    <w:rsid w:val="00486E59"/>
    <w:rsid w:val="00487104"/>
    <w:rsid w:val="004902F8"/>
    <w:rsid w:val="00491859"/>
    <w:rsid w:val="004918F8"/>
    <w:rsid w:val="00491BD5"/>
    <w:rsid w:val="00493567"/>
    <w:rsid w:val="00493AFE"/>
    <w:rsid w:val="00493D04"/>
    <w:rsid w:val="004944DD"/>
    <w:rsid w:val="0049512B"/>
    <w:rsid w:val="004951C4"/>
    <w:rsid w:val="00495433"/>
    <w:rsid w:val="00495F02"/>
    <w:rsid w:val="0049710C"/>
    <w:rsid w:val="004976EB"/>
    <w:rsid w:val="004A02AA"/>
    <w:rsid w:val="004A03E4"/>
    <w:rsid w:val="004A0963"/>
    <w:rsid w:val="004A269F"/>
    <w:rsid w:val="004A3B93"/>
    <w:rsid w:val="004A3D71"/>
    <w:rsid w:val="004A4AEF"/>
    <w:rsid w:val="004A6353"/>
    <w:rsid w:val="004A69DF"/>
    <w:rsid w:val="004A702B"/>
    <w:rsid w:val="004A71EF"/>
    <w:rsid w:val="004A7EF6"/>
    <w:rsid w:val="004B030A"/>
    <w:rsid w:val="004B05BA"/>
    <w:rsid w:val="004B19B3"/>
    <w:rsid w:val="004B1E85"/>
    <w:rsid w:val="004B254F"/>
    <w:rsid w:val="004B296D"/>
    <w:rsid w:val="004B2E3D"/>
    <w:rsid w:val="004B33E2"/>
    <w:rsid w:val="004B3966"/>
    <w:rsid w:val="004B3B36"/>
    <w:rsid w:val="004B4183"/>
    <w:rsid w:val="004B45F1"/>
    <w:rsid w:val="004B4F3D"/>
    <w:rsid w:val="004B53ED"/>
    <w:rsid w:val="004B5B19"/>
    <w:rsid w:val="004B5B59"/>
    <w:rsid w:val="004B5BDD"/>
    <w:rsid w:val="004B64CA"/>
    <w:rsid w:val="004B6FD2"/>
    <w:rsid w:val="004B7673"/>
    <w:rsid w:val="004C0284"/>
    <w:rsid w:val="004C0603"/>
    <w:rsid w:val="004C0725"/>
    <w:rsid w:val="004C0F20"/>
    <w:rsid w:val="004C2700"/>
    <w:rsid w:val="004C2E6C"/>
    <w:rsid w:val="004C3764"/>
    <w:rsid w:val="004C4627"/>
    <w:rsid w:val="004C5079"/>
    <w:rsid w:val="004C54D3"/>
    <w:rsid w:val="004C6258"/>
    <w:rsid w:val="004C644F"/>
    <w:rsid w:val="004C646D"/>
    <w:rsid w:val="004C72E0"/>
    <w:rsid w:val="004C7B43"/>
    <w:rsid w:val="004D12A2"/>
    <w:rsid w:val="004D1355"/>
    <w:rsid w:val="004D1E6F"/>
    <w:rsid w:val="004D2E11"/>
    <w:rsid w:val="004D2F6C"/>
    <w:rsid w:val="004D33F2"/>
    <w:rsid w:val="004D3FA5"/>
    <w:rsid w:val="004D4659"/>
    <w:rsid w:val="004D522F"/>
    <w:rsid w:val="004D5BD4"/>
    <w:rsid w:val="004D62E8"/>
    <w:rsid w:val="004D6AB8"/>
    <w:rsid w:val="004D7244"/>
    <w:rsid w:val="004D7A0D"/>
    <w:rsid w:val="004E15D2"/>
    <w:rsid w:val="004E1E5A"/>
    <w:rsid w:val="004E2372"/>
    <w:rsid w:val="004E279F"/>
    <w:rsid w:val="004E2E7E"/>
    <w:rsid w:val="004E4320"/>
    <w:rsid w:val="004E5E98"/>
    <w:rsid w:val="004E623E"/>
    <w:rsid w:val="004E62A7"/>
    <w:rsid w:val="004E645C"/>
    <w:rsid w:val="004E7B1A"/>
    <w:rsid w:val="004F0153"/>
    <w:rsid w:val="004F0F9E"/>
    <w:rsid w:val="004F1149"/>
    <w:rsid w:val="004F2F31"/>
    <w:rsid w:val="004F43E2"/>
    <w:rsid w:val="004F4A13"/>
    <w:rsid w:val="004F5DCF"/>
    <w:rsid w:val="004F60C2"/>
    <w:rsid w:val="004F60E9"/>
    <w:rsid w:val="004F7389"/>
    <w:rsid w:val="004F766F"/>
    <w:rsid w:val="0050231A"/>
    <w:rsid w:val="00502CD6"/>
    <w:rsid w:val="00502EB0"/>
    <w:rsid w:val="0050425C"/>
    <w:rsid w:val="00504356"/>
    <w:rsid w:val="0050471F"/>
    <w:rsid w:val="005048B2"/>
    <w:rsid w:val="005050A4"/>
    <w:rsid w:val="005051C7"/>
    <w:rsid w:val="00505542"/>
    <w:rsid w:val="00505FF5"/>
    <w:rsid w:val="00506C2E"/>
    <w:rsid w:val="00506F6D"/>
    <w:rsid w:val="00507B71"/>
    <w:rsid w:val="005100E5"/>
    <w:rsid w:val="005108A4"/>
    <w:rsid w:val="00511851"/>
    <w:rsid w:val="00513C50"/>
    <w:rsid w:val="005146AE"/>
    <w:rsid w:val="00514B55"/>
    <w:rsid w:val="00516524"/>
    <w:rsid w:val="0051746A"/>
    <w:rsid w:val="0052149A"/>
    <w:rsid w:val="00521921"/>
    <w:rsid w:val="005225FA"/>
    <w:rsid w:val="00522B7A"/>
    <w:rsid w:val="00522C7E"/>
    <w:rsid w:val="0052337B"/>
    <w:rsid w:val="005234E1"/>
    <w:rsid w:val="005249E4"/>
    <w:rsid w:val="00524C63"/>
    <w:rsid w:val="005270A0"/>
    <w:rsid w:val="00527A58"/>
    <w:rsid w:val="00527BA3"/>
    <w:rsid w:val="00527CA2"/>
    <w:rsid w:val="00530A6E"/>
    <w:rsid w:val="00530F25"/>
    <w:rsid w:val="00532709"/>
    <w:rsid w:val="005328A3"/>
    <w:rsid w:val="005332D5"/>
    <w:rsid w:val="005341FE"/>
    <w:rsid w:val="00534653"/>
    <w:rsid w:val="00535D4B"/>
    <w:rsid w:val="00535E75"/>
    <w:rsid w:val="00536164"/>
    <w:rsid w:val="00536189"/>
    <w:rsid w:val="00536510"/>
    <w:rsid w:val="0053760D"/>
    <w:rsid w:val="00537775"/>
    <w:rsid w:val="00537997"/>
    <w:rsid w:val="00537C22"/>
    <w:rsid w:val="00537D7B"/>
    <w:rsid w:val="00540A28"/>
    <w:rsid w:val="005412AB"/>
    <w:rsid w:val="005425D3"/>
    <w:rsid w:val="00542625"/>
    <w:rsid w:val="0054262B"/>
    <w:rsid w:val="005427C9"/>
    <w:rsid w:val="00542956"/>
    <w:rsid w:val="00542C04"/>
    <w:rsid w:val="00543A9B"/>
    <w:rsid w:val="00543D29"/>
    <w:rsid w:val="00543D7A"/>
    <w:rsid w:val="00543DA7"/>
    <w:rsid w:val="00544231"/>
    <w:rsid w:val="005442AD"/>
    <w:rsid w:val="00545642"/>
    <w:rsid w:val="00546D95"/>
    <w:rsid w:val="00550AE0"/>
    <w:rsid w:val="005513F5"/>
    <w:rsid w:val="0055150C"/>
    <w:rsid w:val="00551D77"/>
    <w:rsid w:val="005521E4"/>
    <w:rsid w:val="005522CF"/>
    <w:rsid w:val="00552A68"/>
    <w:rsid w:val="005530E8"/>
    <w:rsid w:val="005532D0"/>
    <w:rsid w:val="0055356B"/>
    <w:rsid w:val="005541F9"/>
    <w:rsid w:val="00554E44"/>
    <w:rsid w:val="005551BD"/>
    <w:rsid w:val="00555353"/>
    <w:rsid w:val="00555513"/>
    <w:rsid w:val="0055598D"/>
    <w:rsid w:val="00556008"/>
    <w:rsid w:val="0055673D"/>
    <w:rsid w:val="00556EB5"/>
    <w:rsid w:val="005574C5"/>
    <w:rsid w:val="0055770B"/>
    <w:rsid w:val="00560831"/>
    <w:rsid w:val="005612FC"/>
    <w:rsid w:val="00561AA4"/>
    <w:rsid w:val="00562469"/>
    <w:rsid w:val="00562F81"/>
    <w:rsid w:val="0056380F"/>
    <w:rsid w:val="00563D84"/>
    <w:rsid w:val="005644DB"/>
    <w:rsid w:val="00564858"/>
    <w:rsid w:val="0056494E"/>
    <w:rsid w:val="00564C6E"/>
    <w:rsid w:val="00565816"/>
    <w:rsid w:val="005662D1"/>
    <w:rsid w:val="005664C8"/>
    <w:rsid w:val="00566C65"/>
    <w:rsid w:val="00567542"/>
    <w:rsid w:val="00567D1E"/>
    <w:rsid w:val="00567F13"/>
    <w:rsid w:val="00567F3E"/>
    <w:rsid w:val="00571CE5"/>
    <w:rsid w:val="00571FDC"/>
    <w:rsid w:val="0057225E"/>
    <w:rsid w:val="00572D5B"/>
    <w:rsid w:val="005737B9"/>
    <w:rsid w:val="00573B59"/>
    <w:rsid w:val="00573BD3"/>
    <w:rsid w:val="00573F52"/>
    <w:rsid w:val="005749B0"/>
    <w:rsid w:val="005750D0"/>
    <w:rsid w:val="00575579"/>
    <w:rsid w:val="005765D7"/>
    <w:rsid w:val="005773FD"/>
    <w:rsid w:val="00580009"/>
    <w:rsid w:val="00580243"/>
    <w:rsid w:val="00580A21"/>
    <w:rsid w:val="00581BCF"/>
    <w:rsid w:val="005821BE"/>
    <w:rsid w:val="00582292"/>
    <w:rsid w:val="005825A0"/>
    <w:rsid w:val="005833FA"/>
    <w:rsid w:val="00583759"/>
    <w:rsid w:val="00583E41"/>
    <w:rsid w:val="00583F5C"/>
    <w:rsid w:val="00584415"/>
    <w:rsid w:val="00584F0A"/>
    <w:rsid w:val="00585537"/>
    <w:rsid w:val="00585A3A"/>
    <w:rsid w:val="00586B0D"/>
    <w:rsid w:val="00586FD3"/>
    <w:rsid w:val="00587AA0"/>
    <w:rsid w:val="00587C50"/>
    <w:rsid w:val="00587D6E"/>
    <w:rsid w:val="00590717"/>
    <w:rsid w:val="00590EF8"/>
    <w:rsid w:val="00591033"/>
    <w:rsid w:val="00591338"/>
    <w:rsid w:val="005924DF"/>
    <w:rsid w:val="005928E9"/>
    <w:rsid w:val="005933B2"/>
    <w:rsid w:val="00594368"/>
    <w:rsid w:val="00594786"/>
    <w:rsid w:val="00595DD9"/>
    <w:rsid w:val="00596926"/>
    <w:rsid w:val="00596D5A"/>
    <w:rsid w:val="00596FCC"/>
    <w:rsid w:val="00597352"/>
    <w:rsid w:val="005A0C1D"/>
    <w:rsid w:val="005A1D64"/>
    <w:rsid w:val="005A2A0D"/>
    <w:rsid w:val="005A3087"/>
    <w:rsid w:val="005A31F8"/>
    <w:rsid w:val="005A3AB1"/>
    <w:rsid w:val="005A3FCD"/>
    <w:rsid w:val="005A452B"/>
    <w:rsid w:val="005A49C9"/>
    <w:rsid w:val="005A4A94"/>
    <w:rsid w:val="005A4EB3"/>
    <w:rsid w:val="005A55B9"/>
    <w:rsid w:val="005A59FD"/>
    <w:rsid w:val="005A5FC0"/>
    <w:rsid w:val="005A626C"/>
    <w:rsid w:val="005A6878"/>
    <w:rsid w:val="005A6CB6"/>
    <w:rsid w:val="005A6F50"/>
    <w:rsid w:val="005A7AA6"/>
    <w:rsid w:val="005B09A3"/>
    <w:rsid w:val="005B0E76"/>
    <w:rsid w:val="005B16BA"/>
    <w:rsid w:val="005B1CC4"/>
    <w:rsid w:val="005B2282"/>
    <w:rsid w:val="005B2833"/>
    <w:rsid w:val="005B2ADC"/>
    <w:rsid w:val="005B3260"/>
    <w:rsid w:val="005B3FEE"/>
    <w:rsid w:val="005B409D"/>
    <w:rsid w:val="005B4821"/>
    <w:rsid w:val="005B4875"/>
    <w:rsid w:val="005B545F"/>
    <w:rsid w:val="005B567D"/>
    <w:rsid w:val="005B5EC9"/>
    <w:rsid w:val="005B6685"/>
    <w:rsid w:val="005B684A"/>
    <w:rsid w:val="005B767A"/>
    <w:rsid w:val="005B772A"/>
    <w:rsid w:val="005C0D69"/>
    <w:rsid w:val="005C169E"/>
    <w:rsid w:val="005C199A"/>
    <w:rsid w:val="005C1DBE"/>
    <w:rsid w:val="005C2614"/>
    <w:rsid w:val="005C35E4"/>
    <w:rsid w:val="005C3F5D"/>
    <w:rsid w:val="005C4D54"/>
    <w:rsid w:val="005C4E40"/>
    <w:rsid w:val="005C4FDB"/>
    <w:rsid w:val="005C5082"/>
    <w:rsid w:val="005C68F6"/>
    <w:rsid w:val="005C6BBD"/>
    <w:rsid w:val="005C7323"/>
    <w:rsid w:val="005D137C"/>
    <w:rsid w:val="005D2BFE"/>
    <w:rsid w:val="005D48FA"/>
    <w:rsid w:val="005D4AC5"/>
    <w:rsid w:val="005D5025"/>
    <w:rsid w:val="005D537D"/>
    <w:rsid w:val="005D55B4"/>
    <w:rsid w:val="005D5EB6"/>
    <w:rsid w:val="005D6535"/>
    <w:rsid w:val="005D67EF"/>
    <w:rsid w:val="005D6A81"/>
    <w:rsid w:val="005D6CB1"/>
    <w:rsid w:val="005E004F"/>
    <w:rsid w:val="005E131A"/>
    <w:rsid w:val="005E1421"/>
    <w:rsid w:val="005E1537"/>
    <w:rsid w:val="005E169D"/>
    <w:rsid w:val="005E2A9F"/>
    <w:rsid w:val="005E3923"/>
    <w:rsid w:val="005E3C21"/>
    <w:rsid w:val="005E42BD"/>
    <w:rsid w:val="005E43B6"/>
    <w:rsid w:val="005E5458"/>
    <w:rsid w:val="005E5988"/>
    <w:rsid w:val="005E59CB"/>
    <w:rsid w:val="005E6098"/>
    <w:rsid w:val="005F1AC3"/>
    <w:rsid w:val="005F1BA6"/>
    <w:rsid w:val="005F23C4"/>
    <w:rsid w:val="005F29A5"/>
    <w:rsid w:val="005F300D"/>
    <w:rsid w:val="005F3FCF"/>
    <w:rsid w:val="005F4402"/>
    <w:rsid w:val="005F507F"/>
    <w:rsid w:val="005F6AC9"/>
    <w:rsid w:val="005F77B4"/>
    <w:rsid w:val="00600155"/>
    <w:rsid w:val="006006DF"/>
    <w:rsid w:val="00601C32"/>
    <w:rsid w:val="0060208D"/>
    <w:rsid w:val="0060258D"/>
    <w:rsid w:val="00602880"/>
    <w:rsid w:val="00603359"/>
    <w:rsid w:val="00603B8B"/>
    <w:rsid w:val="00603F7D"/>
    <w:rsid w:val="006041A6"/>
    <w:rsid w:val="00604BB4"/>
    <w:rsid w:val="00604EF9"/>
    <w:rsid w:val="006050E8"/>
    <w:rsid w:val="00605854"/>
    <w:rsid w:val="00605E25"/>
    <w:rsid w:val="00606240"/>
    <w:rsid w:val="00606875"/>
    <w:rsid w:val="00607A05"/>
    <w:rsid w:val="00610312"/>
    <w:rsid w:val="00611183"/>
    <w:rsid w:val="006124FA"/>
    <w:rsid w:val="00612605"/>
    <w:rsid w:val="00612A4D"/>
    <w:rsid w:val="00612B57"/>
    <w:rsid w:val="00614110"/>
    <w:rsid w:val="00614B99"/>
    <w:rsid w:val="00614C48"/>
    <w:rsid w:val="00616098"/>
    <w:rsid w:val="00616155"/>
    <w:rsid w:val="006162F5"/>
    <w:rsid w:val="00616CA7"/>
    <w:rsid w:val="00616D6D"/>
    <w:rsid w:val="0061726E"/>
    <w:rsid w:val="00617E0B"/>
    <w:rsid w:val="00620C4F"/>
    <w:rsid w:val="00620F61"/>
    <w:rsid w:val="00621628"/>
    <w:rsid w:val="00621DF4"/>
    <w:rsid w:val="0062324E"/>
    <w:rsid w:val="006238A3"/>
    <w:rsid w:val="00624473"/>
    <w:rsid w:val="006248B4"/>
    <w:rsid w:val="00625162"/>
    <w:rsid w:val="00625E26"/>
    <w:rsid w:val="006274BF"/>
    <w:rsid w:val="00630449"/>
    <w:rsid w:val="00630EB5"/>
    <w:rsid w:val="00631BE5"/>
    <w:rsid w:val="00631CE6"/>
    <w:rsid w:val="00631D94"/>
    <w:rsid w:val="00631F66"/>
    <w:rsid w:val="006320E9"/>
    <w:rsid w:val="006323BC"/>
    <w:rsid w:val="006329C3"/>
    <w:rsid w:val="00632EA1"/>
    <w:rsid w:val="00633260"/>
    <w:rsid w:val="00633710"/>
    <w:rsid w:val="00633851"/>
    <w:rsid w:val="00633FDD"/>
    <w:rsid w:val="00634DAC"/>
    <w:rsid w:val="0063530C"/>
    <w:rsid w:val="006366B1"/>
    <w:rsid w:val="006368B6"/>
    <w:rsid w:val="006369C6"/>
    <w:rsid w:val="00637176"/>
    <w:rsid w:val="00637857"/>
    <w:rsid w:val="00637E93"/>
    <w:rsid w:val="00637EB3"/>
    <w:rsid w:val="00640AB6"/>
    <w:rsid w:val="00640D57"/>
    <w:rsid w:val="006410AC"/>
    <w:rsid w:val="00641528"/>
    <w:rsid w:val="00642727"/>
    <w:rsid w:val="00643017"/>
    <w:rsid w:val="006433C7"/>
    <w:rsid w:val="00643FA0"/>
    <w:rsid w:val="00644220"/>
    <w:rsid w:val="006446EB"/>
    <w:rsid w:val="00645050"/>
    <w:rsid w:val="00645848"/>
    <w:rsid w:val="006458AF"/>
    <w:rsid w:val="0064668A"/>
    <w:rsid w:val="00646D40"/>
    <w:rsid w:val="00646EAA"/>
    <w:rsid w:val="00647C4E"/>
    <w:rsid w:val="0065012C"/>
    <w:rsid w:val="00650318"/>
    <w:rsid w:val="006503A3"/>
    <w:rsid w:val="0065078C"/>
    <w:rsid w:val="0065091C"/>
    <w:rsid w:val="0065122B"/>
    <w:rsid w:val="0065162E"/>
    <w:rsid w:val="00651638"/>
    <w:rsid w:val="0065175A"/>
    <w:rsid w:val="0065199C"/>
    <w:rsid w:val="00651B23"/>
    <w:rsid w:val="00651B45"/>
    <w:rsid w:val="00651D26"/>
    <w:rsid w:val="00651E3D"/>
    <w:rsid w:val="00652036"/>
    <w:rsid w:val="0065370F"/>
    <w:rsid w:val="006542A4"/>
    <w:rsid w:val="006549E1"/>
    <w:rsid w:val="00655A71"/>
    <w:rsid w:val="00657728"/>
    <w:rsid w:val="006579BC"/>
    <w:rsid w:val="006602A3"/>
    <w:rsid w:val="0066154B"/>
    <w:rsid w:val="00661D69"/>
    <w:rsid w:val="0066215B"/>
    <w:rsid w:val="00662584"/>
    <w:rsid w:val="00663221"/>
    <w:rsid w:val="00663F7A"/>
    <w:rsid w:val="0066466D"/>
    <w:rsid w:val="00665A73"/>
    <w:rsid w:val="00665B14"/>
    <w:rsid w:val="006662D1"/>
    <w:rsid w:val="00666CF2"/>
    <w:rsid w:val="00667D2D"/>
    <w:rsid w:val="006702F3"/>
    <w:rsid w:val="00670444"/>
    <w:rsid w:val="00670DE9"/>
    <w:rsid w:val="006718F8"/>
    <w:rsid w:val="00671ADB"/>
    <w:rsid w:val="00671FB3"/>
    <w:rsid w:val="006720B4"/>
    <w:rsid w:val="006721B6"/>
    <w:rsid w:val="00672A3A"/>
    <w:rsid w:val="00672F83"/>
    <w:rsid w:val="00673849"/>
    <w:rsid w:val="00674546"/>
    <w:rsid w:val="00674815"/>
    <w:rsid w:val="00675560"/>
    <w:rsid w:val="00676458"/>
    <w:rsid w:val="0067697A"/>
    <w:rsid w:val="006769DE"/>
    <w:rsid w:val="00676E66"/>
    <w:rsid w:val="00677888"/>
    <w:rsid w:val="00677AA4"/>
    <w:rsid w:val="00677D30"/>
    <w:rsid w:val="00677DDF"/>
    <w:rsid w:val="00680206"/>
    <w:rsid w:val="00680747"/>
    <w:rsid w:val="006808B4"/>
    <w:rsid w:val="006809F4"/>
    <w:rsid w:val="00681BD6"/>
    <w:rsid w:val="0068273F"/>
    <w:rsid w:val="006837DE"/>
    <w:rsid w:val="00683DC5"/>
    <w:rsid w:val="0068473B"/>
    <w:rsid w:val="00684807"/>
    <w:rsid w:val="006849DC"/>
    <w:rsid w:val="00684EF2"/>
    <w:rsid w:val="00684FF2"/>
    <w:rsid w:val="006851F4"/>
    <w:rsid w:val="00685A8B"/>
    <w:rsid w:val="00685F32"/>
    <w:rsid w:val="00686304"/>
    <w:rsid w:val="006863DA"/>
    <w:rsid w:val="00690D91"/>
    <w:rsid w:val="00690FB3"/>
    <w:rsid w:val="00691D39"/>
    <w:rsid w:val="006923E1"/>
    <w:rsid w:val="00692716"/>
    <w:rsid w:val="00692D57"/>
    <w:rsid w:val="0069326D"/>
    <w:rsid w:val="006933DA"/>
    <w:rsid w:val="006934E7"/>
    <w:rsid w:val="00693BB1"/>
    <w:rsid w:val="00693E29"/>
    <w:rsid w:val="00694375"/>
    <w:rsid w:val="00694419"/>
    <w:rsid w:val="006946B9"/>
    <w:rsid w:val="006950EB"/>
    <w:rsid w:val="0069512F"/>
    <w:rsid w:val="00695428"/>
    <w:rsid w:val="0069657E"/>
    <w:rsid w:val="00696B6C"/>
    <w:rsid w:val="006978AD"/>
    <w:rsid w:val="0069795E"/>
    <w:rsid w:val="00697FD8"/>
    <w:rsid w:val="006A03D7"/>
    <w:rsid w:val="006A04EE"/>
    <w:rsid w:val="006A12C2"/>
    <w:rsid w:val="006A193E"/>
    <w:rsid w:val="006A1D61"/>
    <w:rsid w:val="006A2DBF"/>
    <w:rsid w:val="006A3696"/>
    <w:rsid w:val="006A36FB"/>
    <w:rsid w:val="006A3ADD"/>
    <w:rsid w:val="006A5182"/>
    <w:rsid w:val="006A541B"/>
    <w:rsid w:val="006A563B"/>
    <w:rsid w:val="006A598A"/>
    <w:rsid w:val="006A614E"/>
    <w:rsid w:val="006A6308"/>
    <w:rsid w:val="006A7054"/>
    <w:rsid w:val="006A79B5"/>
    <w:rsid w:val="006A7B48"/>
    <w:rsid w:val="006B0BB1"/>
    <w:rsid w:val="006B1586"/>
    <w:rsid w:val="006B1B3E"/>
    <w:rsid w:val="006B2072"/>
    <w:rsid w:val="006B28CB"/>
    <w:rsid w:val="006B290F"/>
    <w:rsid w:val="006B34F7"/>
    <w:rsid w:val="006B3A00"/>
    <w:rsid w:val="006B459F"/>
    <w:rsid w:val="006B4A93"/>
    <w:rsid w:val="006B4ED0"/>
    <w:rsid w:val="006B5259"/>
    <w:rsid w:val="006B67D0"/>
    <w:rsid w:val="006B6B4A"/>
    <w:rsid w:val="006B701B"/>
    <w:rsid w:val="006B70AB"/>
    <w:rsid w:val="006B7344"/>
    <w:rsid w:val="006B7600"/>
    <w:rsid w:val="006B7CC0"/>
    <w:rsid w:val="006B7F59"/>
    <w:rsid w:val="006C024B"/>
    <w:rsid w:val="006C0A37"/>
    <w:rsid w:val="006C1616"/>
    <w:rsid w:val="006C1C57"/>
    <w:rsid w:val="006C2117"/>
    <w:rsid w:val="006C2494"/>
    <w:rsid w:val="006C2F03"/>
    <w:rsid w:val="006C4377"/>
    <w:rsid w:val="006C4611"/>
    <w:rsid w:val="006C5D35"/>
    <w:rsid w:val="006C62CF"/>
    <w:rsid w:val="006C64DD"/>
    <w:rsid w:val="006D0011"/>
    <w:rsid w:val="006D109E"/>
    <w:rsid w:val="006D112B"/>
    <w:rsid w:val="006D1677"/>
    <w:rsid w:val="006D1AD5"/>
    <w:rsid w:val="006D1BB3"/>
    <w:rsid w:val="006D221A"/>
    <w:rsid w:val="006D236E"/>
    <w:rsid w:val="006D2A38"/>
    <w:rsid w:val="006D3102"/>
    <w:rsid w:val="006D3B0D"/>
    <w:rsid w:val="006D3F1A"/>
    <w:rsid w:val="006D46E7"/>
    <w:rsid w:val="006D4889"/>
    <w:rsid w:val="006D4C12"/>
    <w:rsid w:val="006D5156"/>
    <w:rsid w:val="006D5CC2"/>
    <w:rsid w:val="006D63F3"/>
    <w:rsid w:val="006D6AA6"/>
    <w:rsid w:val="006D75A8"/>
    <w:rsid w:val="006E02F0"/>
    <w:rsid w:val="006E0892"/>
    <w:rsid w:val="006E0F5E"/>
    <w:rsid w:val="006E22ED"/>
    <w:rsid w:val="006E28C6"/>
    <w:rsid w:val="006E4248"/>
    <w:rsid w:val="006E4A67"/>
    <w:rsid w:val="006E4B8B"/>
    <w:rsid w:val="006E4C69"/>
    <w:rsid w:val="006E4FEE"/>
    <w:rsid w:val="006E51A9"/>
    <w:rsid w:val="006E5372"/>
    <w:rsid w:val="006E554B"/>
    <w:rsid w:val="006E59B3"/>
    <w:rsid w:val="006E6413"/>
    <w:rsid w:val="006E67FC"/>
    <w:rsid w:val="006E69FA"/>
    <w:rsid w:val="006F01DF"/>
    <w:rsid w:val="006F0A03"/>
    <w:rsid w:val="006F1DD9"/>
    <w:rsid w:val="006F20C4"/>
    <w:rsid w:val="006F2A03"/>
    <w:rsid w:val="006F2A04"/>
    <w:rsid w:val="006F3527"/>
    <w:rsid w:val="006F3AD0"/>
    <w:rsid w:val="006F4097"/>
    <w:rsid w:val="006F41D9"/>
    <w:rsid w:val="006F45BF"/>
    <w:rsid w:val="006F4A8D"/>
    <w:rsid w:val="006F4BAE"/>
    <w:rsid w:val="006F4FF7"/>
    <w:rsid w:val="006F57B4"/>
    <w:rsid w:val="006F6838"/>
    <w:rsid w:val="006F6B33"/>
    <w:rsid w:val="006F6F8A"/>
    <w:rsid w:val="006F77D5"/>
    <w:rsid w:val="006F7B9D"/>
    <w:rsid w:val="00700A3D"/>
    <w:rsid w:val="00700BB2"/>
    <w:rsid w:val="00700C34"/>
    <w:rsid w:val="00700FC6"/>
    <w:rsid w:val="0070198F"/>
    <w:rsid w:val="00701AF5"/>
    <w:rsid w:val="00701E1F"/>
    <w:rsid w:val="007028EC"/>
    <w:rsid w:val="00702F0E"/>
    <w:rsid w:val="00703547"/>
    <w:rsid w:val="00703A7A"/>
    <w:rsid w:val="0070438E"/>
    <w:rsid w:val="00704537"/>
    <w:rsid w:val="00704B1A"/>
    <w:rsid w:val="007055B9"/>
    <w:rsid w:val="007062FD"/>
    <w:rsid w:val="00706404"/>
    <w:rsid w:val="00706516"/>
    <w:rsid w:val="00707542"/>
    <w:rsid w:val="007077CD"/>
    <w:rsid w:val="00707D37"/>
    <w:rsid w:val="0071083A"/>
    <w:rsid w:val="00711545"/>
    <w:rsid w:val="0071309C"/>
    <w:rsid w:val="0071317E"/>
    <w:rsid w:val="00714330"/>
    <w:rsid w:val="00714957"/>
    <w:rsid w:val="007154AD"/>
    <w:rsid w:val="00715970"/>
    <w:rsid w:val="007160E3"/>
    <w:rsid w:val="00716812"/>
    <w:rsid w:val="00717191"/>
    <w:rsid w:val="00717470"/>
    <w:rsid w:val="00717543"/>
    <w:rsid w:val="00717731"/>
    <w:rsid w:val="0072024A"/>
    <w:rsid w:val="0072059E"/>
    <w:rsid w:val="0072066C"/>
    <w:rsid w:val="00721002"/>
    <w:rsid w:val="007214A7"/>
    <w:rsid w:val="00721E34"/>
    <w:rsid w:val="00722110"/>
    <w:rsid w:val="00722F17"/>
    <w:rsid w:val="007231BE"/>
    <w:rsid w:val="007238C7"/>
    <w:rsid w:val="0072501B"/>
    <w:rsid w:val="00725061"/>
    <w:rsid w:val="007250D1"/>
    <w:rsid w:val="00725407"/>
    <w:rsid w:val="007256AD"/>
    <w:rsid w:val="007257B2"/>
    <w:rsid w:val="00725B01"/>
    <w:rsid w:val="00726B25"/>
    <w:rsid w:val="00726C97"/>
    <w:rsid w:val="00727199"/>
    <w:rsid w:val="0072791D"/>
    <w:rsid w:val="00730114"/>
    <w:rsid w:val="00730A67"/>
    <w:rsid w:val="00730E46"/>
    <w:rsid w:val="0073114C"/>
    <w:rsid w:val="00731490"/>
    <w:rsid w:val="007317EB"/>
    <w:rsid w:val="00731911"/>
    <w:rsid w:val="00731BE1"/>
    <w:rsid w:val="0073241B"/>
    <w:rsid w:val="0073349B"/>
    <w:rsid w:val="00733A68"/>
    <w:rsid w:val="007340A2"/>
    <w:rsid w:val="00736545"/>
    <w:rsid w:val="007367BD"/>
    <w:rsid w:val="00736F38"/>
    <w:rsid w:val="00737E43"/>
    <w:rsid w:val="007407DE"/>
    <w:rsid w:val="00740BA0"/>
    <w:rsid w:val="00740DC8"/>
    <w:rsid w:val="00740E84"/>
    <w:rsid w:val="00740F2A"/>
    <w:rsid w:val="00740F87"/>
    <w:rsid w:val="007411DE"/>
    <w:rsid w:val="00741DBC"/>
    <w:rsid w:val="00742CE4"/>
    <w:rsid w:val="00742DDF"/>
    <w:rsid w:val="00743AB5"/>
    <w:rsid w:val="00744172"/>
    <w:rsid w:val="00744A67"/>
    <w:rsid w:val="0074553B"/>
    <w:rsid w:val="00745AF4"/>
    <w:rsid w:val="00746B9D"/>
    <w:rsid w:val="007474C9"/>
    <w:rsid w:val="007500D7"/>
    <w:rsid w:val="00750C56"/>
    <w:rsid w:val="00752691"/>
    <w:rsid w:val="0075286E"/>
    <w:rsid w:val="0075356B"/>
    <w:rsid w:val="00753AB2"/>
    <w:rsid w:val="00754497"/>
    <w:rsid w:val="007544F1"/>
    <w:rsid w:val="00754692"/>
    <w:rsid w:val="00754DB8"/>
    <w:rsid w:val="00755769"/>
    <w:rsid w:val="00755821"/>
    <w:rsid w:val="00755A89"/>
    <w:rsid w:val="00755DFD"/>
    <w:rsid w:val="00755F45"/>
    <w:rsid w:val="00756442"/>
    <w:rsid w:val="00757385"/>
    <w:rsid w:val="0075786C"/>
    <w:rsid w:val="007607D6"/>
    <w:rsid w:val="00760DA2"/>
    <w:rsid w:val="00761D5E"/>
    <w:rsid w:val="007627A8"/>
    <w:rsid w:val="00762A27"/>
    <w:rsid w:val="00762B1D"/>
    <w:rsid w:val="0076382C"/>
    <w:rsid w:val="00764938"/>
    <w:rsid w:val="00764ECB"/>
    <w:rsid w:val="00765751"/>
    <w:rsid w:val="007658C5"/>
    <w:rsid w:val="00765A1A"/>
    <w:rsid w:val="00766DF0"/>
    <w:rsid w:val="00767B8B"/>
    <w:rsid w:val="00770806"/>
    <w:rsid w:val="007709C5"/>
    <w:rsid w:val="00770B00"/>
    <w:rsid w:val="00770B44"/>
    <w:rsid w:val="00770F2D"/>
    <w:rsid w:val="00771181"/>
    <w:rsid w:val="0077150C"/>
    <w:rsid w:val="0077213B"/>
    <w:rsid w:val="0077252D"/>
    <w:rsid w:val="00772576"/>
    <w:rsid w:val="00772D2F"/>
    <w:rsid w:val="0077311E"/>
    <w:rsid w:val="00773123"/>
    <w:rsid w:val="00773594"/>
    <w:rsid w:val="00773B91"/>
    <w:rsid w:val="00773CCE"/>
    <w:rsid w:val="00773D06"/>
    <w:rsid w:val="007742AA"/>
    <w:rsid w:val="0077478B"/>
    <w:rsid w:val="00774BE7"/>
    <w:rsid w:val="00774C0A"/>
    <w:rsid w:val="00774E1D"/>
    <w:rsid w:val="0077559A"/>
    <w:rsid w:val="007756C0"/>
    <w:rsid w:val="00775CBD"/>
    <w:rsid w:val="00775DFF"/>
    <w:rsid w:val="00775F99"/>
    <w:rsid w:val="00776475"/>
    <w:rsid w:val="007767DF"/>
    <w:rsid w:val="007770F6"/>
    <w:rsid w:val="00777F53"/>
    <w:rsid w:val="00780016"/>
    <w:rsid w:val="00780B13"/>
    <w:rsid w:val="00782934"/>
    <w:rsid w:val="00783171"/>
    <w:rsid w:val="00783561"/>
    <w:rsid w:val="007835E1"/>
    <w:rsid w:val="007838C2"/>
    <w:rsid w:val="00783A9D"/>
    <w:rsid w:val="00783C3C"/>
    <w:rsid w:val="00783CEF"/>
    <w:rsid w:val="007849DE"/>
    <w:rsid w:val="00785171"/>
    <w:rsid w:val="00785576"/>
    <w:rsid w:val="0078619E"/>
    <w:rsid w:val="00786411"/>
    <w:rsid w:val="00787A1C"/>
    <w:rsid w:val="0079060F"/>
    <w:rsid w:val="007909B8"/>
    <w:rsid w:val="00790E0E"/>
    <w:rsid w:val="007914A2"/>
    <w:rsid w:val="00791711"/>
    <w:rsid w:val="007927E7"/>
    <w:rsid w:val="00794007"/>
    <w:rsid w:val="007941E2"/>
    <w:rsid w:val="0079433C"/>
    <w:rsid w:val="00794399"/>
    <w:rsid w:val="0079454A"/>
    <w:rsid w:val="00794E18"/>
    <w:rsid w:val="007953B2"/>
    <w:rsid w:val="007953CC"/>
    <w:rsid w:val="00795A3C"/>
    <w:rsid w:val="00796D54"/>
    <w:rsid w:val="007974B8"/>
    <w:rsid w:val="00797B55"/>
    <w:rsid w:val="00797CA0"/>
    <w:rsid w:val="007A022E"/>
    <w:rsid w:val="007A0442"/>
    <w:rsid w:val="007A1042"/>
    <w:rsid w:val="007A139A"/>
    <w:rsid w:val="007A1CA7"/>
    <w:rsid w:val="007A2371"/>
    <w:rsid w:val="007A2892"/>
    <w:rsid w:val="007A3626"/>
    <w:rsid w:val="007A4281"/>
    <w:rsid w:val="007A469F"/>
    <w:rsid w:val="007A5023"/>
    <w:rsid w:val="007A5F49"/>
    <w:rsid w:val="007A70F6"/>
    <w:rsid w:val="007A7E98"/>
    <w:rsid w:val="007B06C4"/>
    <w:rsid w:val="007B14CC"/>
    <w:rsid w:val="007B184F"/>
    <w:rsid w:val="007B29F2"/>
    <w:rsid w:val="007B3BB0"/>
    <w:rsid w:val="007B3E19"/>
    <w:rsid w:val="007B4588"/>
    <w:rsid w:val="007B481C"/>
    <w:rsid w:val="007B4838"/>
    <w:rsid w:val="007B4B0F"/>
    <w:rsid w:val="007B5381"/>
    <w:rsid w:val="007B53CE"/>
    <w:rsid w:val="007B5594"/>
    <w:rsid w:val="007B5616"/>
    <w:rsid w:val="007B5E59"/>
    <w:rsid w:val="007B600E"/>
    <w:rsid w:val="007B65F0"/>
    <w:rsid w:val="007B6698"/>
    <w:rsid w:val="007B7C4F"/>
    <w:rsid w:val="007C111E"/>
    <w:rsid w:val="007C1833"/>
    <w:rsid w:val="007C1AE8"/>
    <w:rsid w:val="007C2CFB"/>
    <w:rsid w:val="007C3A9E"/>
    <w:rsid w:val="007C439F"/>
    <w:rsid w:val="007C4406"/>
    <w:rsid w:val="007C49B4"/>
    <w:rsid w:val="007C5032"/>
    <w:rsid w:val="007C5A7E"/>
    <w:rsid w:val="007C6864"/>
    <w:rsid w:val="007C73F6"/>
    <w:rsid w:val="007C759C"/>
    <w:rsid w:val="007D063E"/>
    <w:rsid w:val="007D09E1"/>
    <w:rsid w:val="007D0D30"/>
    <w:rsid w:val="007D1365"/>
    <w:rsid w:val="007D144F"/>
    <w:rsid w:val="007D1743"/>
    <w:rsid w:val="007D1807"/>
    <w:rsid w:val="007D1B53"/>
    <w:rsid w:val="007D22EE"/>
    <w:rsid w:val="007D3321"/>
    <w:rsid w:val="007D3393"/>
    <w:rsid w:val="007D412A"/>
    <w:rsid w:val="007D5307"/>
    <w:rsid w:val="007D5C83"/>
    <w:rsid w:val="007D617D"/>
    <w:rsid w:val="007D6B6B"/>
    <w:rsid w:val="007D7E20"/>
    <w:rsid w:val="007E0F8E"/>
    <w:rsid w:val="007E2376"/>
    <w:rsid w:val="007E2780"/>
    <w:rsid w:val="007E2C86"/>
    <w:rsid w:val="007E372D"/>
    <w:rsid w:val="007E38C5"/>
    <w:rsid w:val="007E38E9"/>
    <w:rsid w:val="007E3DCD"/>
    <w:rsid w:val="007E3E34"/>
    <w:rsid w:val="007E4908"/>
    <w:rsid w:val="007E4B2C"/>
    <w:rsid w:val="007E5255"/>
    <w:rsid w:val="007E57FB"/>
    <w:rsid w:val="007E5C7B"/>
    <w:rsid w:val="007E67D1"/>
    <w:rsid w:val="007E6812"/>
    <w:rsid w:val="007E68A5"/>
    <w:rsid w:val="007E6F7F"/>
    <w:rsid w:val="007E7C0C"/>
    <w:rsid w:val="007E7DD0"/>
    <w:rsid w:val="007F0254"/>
    <w:rsid w:val="007F0B7F"/>
    <w:rsid w:val="007F1537"/>
    <w:rsid w:val="007F1592"/>
    <w:rsid w:val="007F1658"/>
    <w:rsid w:val="007F1F89"/>
    <w:rsid w:val="007F237F"/>
    <w:rsid w:val="007F2559"/>
    <w:rsid w:val="007F3FC3"/>
    <w:rsid w:val="007F4870"/>
    <w:rsid w:val="007F4CDE"/>
    <w:rsid w:val="007F4D7A"/>
    <w:rsid w:val="007F5190"/>
    <w:rsid w:val="007F5261"/>
    <w:rsid w:val="007F558C"/>
    <w:rsid w:val="007F5A64"/>
    <w:rsid w:val="007F6776"/>
    <w:rsid w:val="007F70FF"/>
    <w:rsid w:val="007F747A"/>
    <w:rsid w:val="007F7CA2"/>
    <w:rsid w:val="007F7FA4"/>
    <w:rsid w:val="008001C8"/>
    <w:rsid w:val="008015BD"/>
    <w:rsid w:val="00801738"/>
    <w:rsid w:val="00801868"/>
    <w:rsid w:val="00801BE0"/>
    <w:rsid w:val="00801C3F"/>
    <w:rsid w:val="00801D37"/>
    <w:rsid w:val="008020F3"/>
    <w:rsid w:val="00802AA1"/>
    <w:rsid w:val="00803229"/>
    <w:rsid w:val="00803804"/>
    <w:rsid w:val="00803E9B"/>
    <w:rsid w:val="0080435A"/>
    <w:rsid w:val="008043DD"/>
    <w:rsid w:val="00804DEF"/>
    <w:rsid w:val="00804F04"/>
    <w:rsid w:val="008061D4"/>
    <w:rsid w:val="00806FA2"/>
    <w:rsid w:val="00807078"/>
    <w:rsid w:val="008075BF"/>
    <w:rsid w:val="008076FF"/>
    <w:rsid w:val="00807C44"/>
    <w:rsid w:val="008101E4"/>
    <w:rsid w:val="00810336"/>
    <w:rsid w:val="00810E1C"/>
    <w:rsid w:val="00810EAA"/>
    <w:rsid w:val="00811A4B"/>
    <w:rsid w:val="00811B89"/>
    <w:rsid w:val="008129E7"/>
    <w:rsid w:val="00812D1F"/>
    <w:rsid w:val="008134F7"/>
    <w:rsid w:val="008146C9"/>
    <w:rsid w:val="00814C5F"/>
    <w:rsid w:val="00814F4A"/>
    <w:rsid w:val="008154C2"/>
    <w:rsid w:val="00817196"/>
    <w:rsid w:val="00817266"/>
    <w:rsid w:val="008204BC"/>
    <w:rsid w:val="00820643"/>
    <w:rsid w:val="00820751"/>
    <w:rsid w:val="00820BE3"/>
    <w:rsid w:val="00820E4A"/>
    <w:rsid w:val="008219AC"/>
    <w:rsid w:val="00821C79"/>
    <w:rsid w:val="0082295C"/>
    <w:rsid w:val="008230CA"/>
    <w:rsid w:val="0082377D"/>
    <w:rsid w:val="008238B3"/>
    <w:rsid w:val="0082447C"/>
    <w:rsid w:val="00824531"/>
    <w:rsid w:val="00824A58"/>
    <w:rsid w:val="00825BE8"/>
    <w:rsid w:val="008261BF"/>
    <w:rsid w:val="00826655"/>
    <w:rsid w:val="00827471"/>
    <w:rsid w:val="008274DC"/>
    <w:rsid w:val="008275A7"/>
    <w:rsid w:val="00827978"/>
    <w:rsid w:val="00827C4F"/>
    <w:rsid w:val="00830948"/>
    <w:rsid w:val="00830FC0"/>
    <w:rsid w:val="00831444"/>
    <w:rsid w:val="00831501"/>
    <w:rsid w:val="00832520"/>
    <w:rsid w:val="00834020"/>
    <w:rsid w:val="008348C2"/>
    <w:rsid w:val="008352D4"/>
    <w:rsid w:val="0083568B"/>
    <w:rsid w:val="0083587B"/>
    <w:rsid w:val="00835A2A"/>
    <w:rsid w:val="00836666"/>
    <w:rsid w:val="00836C0C"/>
    <w:rsid w:val="0083766F"/>
    <w:rsid w:val="00837B25"/>
    <w:rsid w:val="00837C90"/>
    <w:rsid w:val="00837CE3"/>
    <w:rsid w:val="00840EAE"/>
    <w:rsid w:val="00841713"/>
    <w:rsid w:val="00841CA8"/>
    <w:rsid w:val="00841CDA"/>
    <w:rsid w:val="008422C7"/>
    <w:rsid w:val="0084242A"/>
    <w:rsid w:val="00842BDD"/>
    <w:rsid w:val="00842D6A"/>
    <w:rsid w:val="008436E1"/>
    <w:rsid w:val="00843AD7"/>
    <w:rsid w:val="00843CC6"/>
    <w:rsid w:val="008448A1"/>
    <w:rsid w:val="00845D6F"/>
    <w:rsid w:val="00846126"/>
    <w:rsid w:val="00850922"/>
    <w:rsid w:val="0085095F"/>
    <w:rsid w:val="00850965"/>
    <w:rsid w:val="00850D52"/>
    <w:rsid w:val="0085104D"/>
    <w:rsid w:val="00851D62"/>
    <w:rsid w:val="00851E6D"/>
    <w:rsid w:val="008525FD"/>
    <w:rsid w:val="008539B4"/>
    <w:rsid w:val="008543C8"/>
    <w:rsid w:val="0085451C"/>
    <w:rsid w:val="0085453B"/>
    <w:rsid w:val="008545C5"/>
    <w:rsid w:val="00854C32"/>
    <w:rsid w:val="00854C8A"/>
    <w:rsid w:val="00854E0E"/>
    <w:rsid w:val="00855B6E"/>
    <w:rsid w:val="00855BE6"/>
    <w:rsid w:val="00855F36"/>
    <w:rsid w:val="00856882"/>
    <w:rsid w:val="00856AA0"/>
    <w:rsid w:val="00856C52"/>
    <w:rsid w:val="008579CC"/>
    <w:rsid w:val="0086015B"/>
    <w:rsid w:val="008607E5"/>
    <w:rsid w:val="00861665"/>
    <w:rsid w:val="00861C0A"/>
    <w:rsid w:val="00861EF9"/>
    <w:rsid w:val="0086246C"/>
    <w:rsid w:val="008630D4"/>
    <w:rsid w:val="00863964"/>
    <w:rsid w:val="00863A35"/>
    <w:rsid w:val="008645C0"/>
    <w:rsid w:val="0086568E"/>
    <w:rsid w:val="00865FB4"/>
    <w:rsid w:val="00866216"/>
    <w:rsid w:val="008663AE"/>
    <w:rsid w:val="008668AE"/>
    <w:rsid w:val="008668FF"/>
    <w:rsid w:val="008669F4"/>
    <w:rsid w:val="00866F84"/>
    <w:rsid w:val="008672B3"/>
    <w:rsid w:val="00867FE8"/>
    <w:rsid w:val="00870824"/>
    <w:rsid w:val="00870EA4"/>
    <w:rsid w:val="008711C4"/>
    <w:rsid w:val="008715FF"/>
    <w:rsid w:val="00871A04"/>
    <w:rsid w:val="008720FA"/>
    <w:rsid w:val="008737E9"/>
    <w:rsid w:val="00873D8F"/>
    <w:rsid w:val="00873DB6"/>
    <w:rsid w:val="0087411F"/>
    <w:rsid w:val="008741D6"/>
    <w:rsid w:val="00874811"/>
    <w:rsid w:val="00874A13"/>
    <w:rsid w:val="00874F50"/>
    <w:rsid w:val="008753FA"/>
    <w:rsid w:val="008755BF"/>
    <w:rsid w:val="0087623E"/>
    <w:rsid w:val="0087632B"/>
    <w:rsid w:val="00876B46"/>
    <w:rsid w:val="008777D8"/>
    <w:rsid w:val="0087783E"/>
    <w:rsid w:val="0087795E"/>
    <w:rsid w:val="00877AD4"/>
    <w:rsid w:val="00877E03"/>
    <w:rsid w:val="008805DA"/>
    <w:rsid w:val="008807BE"/>
    <w:rsid w:val="00880B01"/>
    <w:rsid w:val="00880D0F"/>
    <w:rsid w:val="00881363"/>
    <w:rsid w:val="00881B47"/>
    <w:rsid w:val="00881D88"/>
    <w:rsid w:val="00881F78"/>
    <w:rsid w:val="008820F7"/>
    <w:rsid w:val="00882E95"/>
    <w:rsid w:val="00883030"/>
    <w:rsid w:val="00883201"/>
    <w:rsid w:val="008834A6"/>
    <w:rsid w:val="00884722"/>
    <w:rsid w:val="0088588D"/>
    <w:rsid w:val="0088607C"/>
    <w:rsid w:val="00886588"/>
    <w:rsid w:val="00886B36"/>
    <w:rsid w:val="008902B7"/>
    <w:rsid w:val="008902FD"/>
    <w:rsid w:val="0089248C"/>
    <w:rsid w:val="00892A99"/>
    <w:rsid w:val="0089345D"/>
    <w:rsid w:val="00893E03"/>
    <w:rsid w:val="00894E36"/>
    <w:rsid w:val="00895477"/>
    <w:rsid w:val="008961C2"/>
    <w:rsid w:val="00896622"/>
    <w:rsid w:val="0089712B"/>
    <w:rsid w:val="00897801"/>
    <w:rsid w:val="00897ECE"/>
    <w:rsid w:val="008A00DA"/>
    <w:rsid w:val="008A0B3A"/>
    <w:rsid w:val="008A0F82"/>
    <w:rsid w:val="008A12BE"/>
    <w:rsid w:val="008A151D"/>
    <w:rsid w:val="008A200E"/>
    <w:rsid w:val="008A23E8"/>
    <w:rsid w:val="008A2568"/>
    <w:rsid w:val="008A26CD"/>
    <w:rsid w:val="008A308A"/>
    <w:rsid w:val="008A488F"/>
    <w:rsid w:val="008A5229"/>
    <w:rsid w:val="008A54FB"/>
    <w:rsid w:val="008A5857"/>
    <w:rsid w:val="008A5E0D"/>
    <w:rsid w:val="008A6A23"/>
    <w:rsid w:val="008A6A79"/>
    <w:rsid w:val="008A6EE9"/>
    <w:rsid w:val="008A7039"/>
    <w:rsid w:val="008A780E"/>
    <w:rsid w:val="008A798B"/>
    <w:rsid w:val="008B07CE"/>
    <w:rsid w:val="008B0AF4"/>
    <w:rsid w:val="008B2ABC"/>
    <w:rsid w:val="008B2FE8"/>
    <w:rsid w:val="008B37AD"/>
    <w:rsid w:val="008B45C1"/>
    <w:rsid w:val="008B4ADF"/>
    <w:rsid w:val="008B4F38"/>
    <w:rsid w:val="008B5BB5"/>
    <w:rsid w:val="008B5C33"/>
    <w:rsid w:val="008B67E9"/>
    <w:rsid w:val="008B6825"/>
    <w:rsid w:val="008B748E"/>
    <w:rsid w:val="008C11E0"/>
    <w:rsid w:val="008C1BAD"/>
    <w:rsid w:val="008C2B08"/>
    <w:rsid w:val="008C3746"/>
    <w:rsid w:val="008C53CA"/>
    <w:rsid w:val="008C63CB"/>
    <w:rsid w:val="008C656F"/>
    <w:rsid w:val="008C6F87"/>
    <w:rsid w:val="008D0B46"/>
    <w:rsid w:val="008D128A"/>
    <w:rsid w:val="008D1EC8"/>
    <w:rsid w:val="008D233F"/>
    <w:rsid w:val="008D3409"/>
    <w:rsid w:val="008D3495"/>
    <w:rsid w:val="008D35DE"/>
    <w:rsid w:val="008D37B3"/>
    <w:rsid w:val="008D3EE2"/>
    <w:rsid w:val="008D4006"/>
    <w:rsid w:val="008D4E5B"/>
    <w:rsid w:val="008D4F59"/>
    <w:rsid w:val="008D6CB9"/>
    <w:rsid w:val="008D7374"/>
    <w:rsid w:val="008E02EA"/>
    <w:rsid w:val="008E04A2"/>
    <w:rsid w:val="008E14BC"/>
    <w:rsid w:val="008E170D"/>
    <w:rsid w:val="008E1C4C"/>
    <w:rsid w:val="008E1F77"/>
    <w:rsid w:val="008E2E80"/>
    <w:rsid w:val="008E33F7"/>
    <w:rsid w:val="008E43CC"/>
    <w:rsid w:val="008E43F1"/>
    <w:rsid w:val="008E528A"/>
    <w:rsid w:val="008E5383"/>
    <w:rsid w:val="008E58C5"/>
    <w:rsid w:val="008E5BF2"/>
    <w:rsid w:val="008E5F1A"/>
    <w:rsid w:val="008E61B9"/>
    <w:rsid w:val="008E631E"/>
    <w:rsid w:val="008E6C05"/>
    <w:rsid w:val="008E6E9C"/>
    <w:rsid w:val="008E75EB"/>
    <w:rsid w:val="008E79AB"/>
    <w:rsid w:val="008E7B2A"/>
    <w:rsid w:val="008F00A0"/>
    <w:rsid w:val="008F0331"/>
    <w:rsid w:val="008F08D7"/>
    <w:rsid w:val="008F08FA"/>
    <w:rsid w:val="008F0DD9"/>
    <w:rsid w:val="008F0F95"/>
    <w:rsid w:val="008F1B52"/>
    <w:rsid w:val="008F1C3B"/>
    <w:rsid w:val="008F1DAE"/>
    <w:rsid w:val="008F1E0D"/>
    <w:rsid w:val="008F24AB"/>
    <w:rsid w:val="008F3698"/>
    <w:rsid w:val="008F37EF"/>
    <w:rsid w:val="008F3B27"/>
    <w:rsid w:val="008F3CF8"/>
    <w:rsid w:val="008F3E5A"/>
    <w:rsid w:val="008F412A"/>
    <w:rsid w:val="008F45EE"/>
    <w:rsid w:val="008F4CF7"/>
    <w:rsid w:val="008F4F43"/>
    <w:rsid w:val="008F53E6"/>
    <w:rsid w:val="008F5EE6"/>
    <w:rsid w:val="008F6176"/>
    <w:rsid w:val="008F622E"/>
    <w:rsid w:val="008F6F4F"/>
    <w:rsid w:val="008F7F1F"/>
    <w:rsid w:val="008F7F49"/>
    <w:rsid w:val="00900ED8"/>
    <w:rsid w:val="00902718"/>
    <w:rsid w:val="0090444E"/>
    <w:rsid w:val="00904648"/>
    <w:rsid w:val="00904943"/>
    <w:rsid w:val="00905945"/>
    <w:rsid w:val="0090599D"/>
    <w:rsid w:val="00906E68"/>
    <w:rsid w:val="0091016D"/>
    <w:rsid w:val="009103B3"/>
    <w:rsid w:val="0091058F"/>
    <w:rsid w:val="009107CE"/>
    <w:rsid w:val="00910AED"/>
    <w:rsid w:val="00910C94"/>
    <w:rsid w:val="00910F23"/>
    <w:rsid w:val="00911D79"/>
    <w:rsid w:val="0091278A"/>
    <w:rsid w:val="00912DBD"/>
    <w:rsid w:val="00912FFD"/>
    <w:rsid w:val="00913626"/>
    <w:rsid w:val="00913CC0"/>
    <w:rsid w:val="00914312"/>
    <w:rsid w:val="0091461A"/>
    <w:rsid w:val="00914671"/>
    <w:rsid w:val="00914704"/>
    <w:rsid w:val="00914CAA"/>
    <w:rsid w:val="00914F4E"/>
    <w:rsid w:val="00915843"/>
    <w:rsid w:val="0091587A"/>
    <w:rsid w:val="00915A9B"/>
    <w:rsid w:val="00915CE1"/>
    <w:rsid w:val="00915FD7"/>
    <w:rsid w:val="009162F6"/>
    <w:rsid w:val="009164A9"/>
    <w:rsid w:val="00916A2B"/>
    <w:rsid w:val="00916D20"/>
    <w:rsid w:val="009170C6"/>
    <w:rsid w:val="00917D44"/>
    <w:rsid w:val="00920521"/>
    <w:rsid w:val="009205ED"/>
    <w:rsid w:val="00920694"/>
    <w:rsid w:val="00920805"/>
    <w:rsid w:val="00920AB3"/>
    <w:rsid w:val="00920C85"/>
    <w:rsid w:val="00921307"/>
    <w:rsid w:val="009215B6"/>
    <w:rsid w:val="00922434"/>
    <w:rsid w:val="00922AB2"/>
    <w:rsid w:val="00922EFA"/>
    <w:rsid w:val="009231FD"/>
    <w:rsid w:val="0092400F"/>
    <w:rsid w:val="0092407B"/>
    <w:rsid w:val="00924C7B"/>
    <w:rsid w:val="00926151"/>
    <w:rsid w:val="00926CF3"/>
    <w:rsid w:val="00927B1F"/>
    <w:rsid w:val="0093007D"/>
    <w:rsid w:val="00930395"/>
    <w:rsid w:val="00930455"/>
    <w:rsid w:val="009307BD"/>
    <w:rsid w:val="00930F90"/>
    <w:rsid w:val="0093123C"/>
    <w:rsid w:val="00931392"/>
    <w:rsid w:val="009327CB"/>
    <w:rsid w:val="009329F0"/>
    <w:rsid w:val="00932E33"/>
    <w:rsid w:val="009333F3"/>
    <w:rsid w:val="00934360"/>
    <w:rsid w:val="00934470"/>
    <w:rsid w:val="00934995"/>
    <w:rsid w:val="00935307"/>
    <w:rsid w:val="00935416"/>
    <w:rsid w:val="00935709"/>
    <w:rsid w:val="00935D8B"/>
    <w:rsid w:val="00936745"/>
    <w:rsid w:val="009368FF"/>
    <w:rsid w:val="00936A7F"/>
    <w:rsid w:val="00936EBF"/>
    <w:rsid w:val="009412BC"/>
    <w:rsid w:val="00941A13"/>
    <w:rsid w:val="00942442"/>
    <w:rsid w:val="009426C1"/>
    <w:rsid w:val="00942FC2"/>
    <w:rsid w:val="0094327A"/>
    <w:rsid w:val="00944A79"/>
    <w:rsid w:val="00944AA9"/>
    <w:rsid w:val="00944AAC"/>
    <w:rsid w:val="00944F40"/>
    <w:rsid w:val="009465F0"/>
    <w:rsid w:val="00946EC3"/>
    <w:rsid w:val="00947124"/>
    <w:rsid w:val="009471D4"/>
    <w:rsid w:val="009473BC"/>
    <w:rsid w:val="00947518"/>
    <w:rsid w:val="0094768B"/>
    <w:rsid w:val="00947750"/>
    <w:rsid w:val="00950130"/>
    <w:rsid w:val="00951468"/>
    <w:rsid w:val="009516FD"/>
    <w:rsid w:val="00952F1A"/>
    <w:rsid w:val="00953C0F"/>
    <w:rsid w:val="00954121"/>
    <w:rsid w:val="00954301"/>
    <w:rsid w:val="009549A6"/>
    <w:rsid w:val="009549B3"/>
    <w:rsid w:val="00954D45"/>
    <w:rsid w:val="00954D62"/>
    <w:rsid w:val="00955761"/>
    <w:rsid w:val="00956002"/>
    <w:rsid w:val="009562F9"/>
    <w:rsid w:val="009564F7"/>
    <w:rsid w:val="009568A1"/>
    <w:rsid w:val="00956D69"/>
    <w:rsid w:val="00957515"/>
    <w:rsid w:val="00957E08"/>
    <w:rsid w:val="00960959"/>
    <w:rsid w:val="00960DBA"/>
    <w:rsid w:val="00962357"/>
    <w:rsid w:val="009623B5"/>
    <w:rsid w:val="00962A08"/>
    <w:rsid w:val="0096410F"/>
    <w:rsid w:val="00964D6A"/>
    <w:rsid w:val="0096552E"/>
    <w:rsid w:val="00965C27"/>
    <w:rsid w:val="0096641F"/>
    <w:rsid w:val="00966C2A"/>
    <w:rsid w:val="00967BFA"/>
    <w:rsid w:val="00970B60"/>
    <w:rsid w:val="00970D3C"/>
    <w:rsid w:val="0097106A"/>
    <w:rsid w:val="009713D6"/>
    <w:rsid w:val="00971C27"/>
    <w:rsid w:val="00971DB4"/>
    <w:rsid w:val="00972933"/>
    <w:rsid w:val="00973038"/>
    <w:rsid w:val="009732D3"/>
    <w:rsid w:val="00973409"/>
    <w:rsid w:val="00973BCC"/>
    <w:rsid w:val="0097437E"/>
    <w:rsid w:val="00974C4E"/>
    <w:rsid w:val="0097513B"/>
    <w:rsid w:val="009758CB"/>
    <w:rsid w:val="00975B70"/>
    <w:rsid w:val="00977457"/>
    <w:rsid w:val="00977926"/>
    <w:rsid w:val="00980263"/>
    <w:rsid w:val="00980645"/>
    <w:rsid w:val="00980AD6"/>
    <w:rsid w:val="00980BC6"/>
    <w:rsid w:val="009811B7"/>
    <w:rsid w:val="00981226"/>
    <w:rsid w:val="009817D5"/>
    <w:rsid w:val="009819A4"/>
    <w:rsid w:val="00981A13"/>
    <w:rsid w:val="00981CC9"/>
    <w:rsid w:val="00982014"/>
    <w:rsid w:val="009822C7"/>
    <w:rsid w:val="00982E39"/>
    <w:rsid w:val="00982E60"/>
    <w:rsid w:val="009835DB"/>
    <w:rsid w:val="009846C4"/>
    <w:rsid w:val="009851CD"/>
    <w:rsid w:val="009853BD"/>
    <w:rsid w:val="00985A94"/>
    <w:rsid w:val="009873E9"/>
    <w:rsid w:val="009874F2"/>
    <w:rsid w:val="00990E3C"/>
    <w:rsid w:val="00990FF3"/>
    <w:rsid w:val="0099134F"/>
    <w:rsid w:val="00991CF3"/>
    <w:rsid w:val="00992F64"/>
    <w:rsid w:val="0099371C"/>
    <w:rsid w:val="00993836"/>
    <w:rsid w:val="00993FA3"/>
    <w:rsid w:val="00995882"/>
    <w:rsid w:val="0099689D"/>
    <w:rsid w:val="009972F7"/>
    <w:rsid w:val="00997892"/>
    <w:rsid w:val="009A0689"/>
    <w:rsid w:val="009A098D"/>
    <w:rsid w:val="009A1624"/>
    <w:rsid w:val="009A1750"/>
    <w:rsid w:val="009A1A19"/>
    <w:rsid w:val="009A2A74"/>
    <w:rsid w:val="009A30CB"/>
    <w:rsid w:val="009A392C"/>
    <w:rsid w:val="009A3F62"/>
    <w:rsid w:val="009A4190"/>
    <w:rsid w:val="009A4268"/>
    <w:rsid w:val="009A4F33"/>
    <w:rsid w:val="009A52B6"/>
    <w:rsid w:val="009A575A"/>
    <w:rsid w:val="009A6363"/>
    <w:rsid w:val="009A66C3"/>
    <w:rsid w:val="009A697F"/>
    <w:rsid w:val="009A6C92"/>
    <w:rsid w:val="009A737B"/>
    <w:rsid w:val="009B015A"/>
    <w:rsid w:val="009B08A3"/>
    <w:rsid w:val="009B0D60"/>
    <w:rsid w:val="009B10A5"/>
    <w:rsid w:val="009B11F2"/>
    <w:rsid w:val="009B12D3"/>
    <w:rsid w:val="009B1EA8"/>
    <w:rsid w:val="009B23C1"/>
    <w:rsid w:val="009B3139"/>
    <w:rsid w:val="009B3663"/>
    <w:rsid w:val="009B38EC"/>
    <w:rsid w:val="009B399A"/>
    <w:rsid w:val="009B48E6"/>
    <w:rsid w:val="009B4904"/>
    <w:rsid w:val="009B53DA"/>
    <w:rsid w:val="009B5944"/>
    <w:rsid w:val="009B610D"/>
    <w:rsid w:val="009B6410"/>
    <w:rsid w:val="009B690C"/>
    <w:rsid w:val="009B6BC0"/>
    <w:rsid w:val="009B6CC0"/>
    <w:rsid w:val="009B7366"/>
    <w:rsid w:val="009B7CF0"/>
    <w:rsid w:val="009C08E0"/>
    <w:rsid w:val="009C09A2"/>
    <w:rsid w:val="009C0BB7"/>
    <w:rsid w:val="009C0BEF"/>
    <w:rsid w:val="009C13D1"/>
    <w:rsid w:val="009C1D01"/>
    <w:rsid w:val="009C28BC"/>
    <w:rsid w:val="009C29B9"/>
    <w:rsid w:val="009C3777"/>
    <w:rsid w:val="009C4A35"/>
    <w:rsid w:val="009C649F"/>
    <w:rsid w:val="009C659B"/>
    <w:rsid w:val="009C6898"/>
    <w:rsid w:val="009C7142"/>
    <w:rsid w:val="009C7446"/>
    <w:rsid w:val="009C79C4"/>
    <w:rsid w:val="009D031F"/>
    <w:rsid w:val="009D06AB"/>
    <w:rsid w:val="009D0FA4"/>
    <w:rsid w:val="009D10DE"/>
    <w:rsid w:val="009D1A76"/>
    <w:rsid w:val="009D1F26"/>
    <w:rsid w:val="009D313F"/>
    <w:rsid w:val="009D36F1"/>
    <w:rsid w:val="009D39BA"/>
    <w:rsid w:val="009D469A"/>
    <w:rsid w:val="009D5906"/>
    <w:rsid w:val="009D749D"/>
    <w:rsid w:val="009D757A"/>
    <w:rsid w:val="009D7E2B"/>
    <w:rsid w:val="009E05A5"/>
    <w:rsid w:val="009E0B61"/>
    <w:rsid w:val="009E0CED"/>
    <w:rsid w:val="009E11AE"/>
    <w:rsid w:val="009E126F"/>
    <w:rsid w:val="009E1F3A"/>
    <w:rsid w:val="009E22FE"/>
    <w:rsid w:val="009E25BF"/>
    <w:rsid w:val="009E3595"/>
    <w:rsid w:val="009E425B"/>
    <w:rsid w:val="009E49A8"/>
    <w:rsid w:val="009E4CAB"/>
    <w:rsid w:val="009E53D2"/>
    <w:rsid w:val="009E553C"/>
    <w:rsid w:val="009E7BC5"/>
    <w:rsid w:val="009F08AD"/>
    <w:rsid w:val="009F20B7"/>
    <w:rsid w:val="009F2AED"/>
    <w:rsid w:val="009F3B17"/>
    <w:rsid w:val="009F3E55"/>
    <w:rsid w:val="009F4449"/>
    <w:rsid w:val="009F46CD"/>
    <w:rsid w:val="009F4D70"/>
    <w:rsid w:val="009F4E8A"/>
    <w:rsid w:val="009F720D"/>
    <w:rsid w:val="009F746B"/>
    <w:rsid w:val="009F7C1C"/>
    <w:rsid w:val="009F7F71"/>
    <w:rsid w:val="00A00870"/>
    <w:rsid w:val="00A00931"/>
    <w:rsid w:val="00A01ABD"/>
    <w:rsid w:val="00A02B2B"/>
    <w:rsid w:val="00A0432E"/>
    <w:rsid w:val="00A04CEF"/>
    <w:rsid w:val="00A04DDC"/>
    <w:rsid w:val="00A056FB"/>
    <w:rsid w:val="00A05F9A"/>
    <w:rsid w:val="00A068D1"/>
    <w:rsid w:val="00A06CBA"/>
    <w:rsid w:val="00A07947"/>
    <w:rsid w:val="00A07A8F"/>
    <w:rsid w:val="00A07ED5"/>
    <w:rsid w:val="00A10C60"/>
    <w:rsid w:val="00A113AE"/>
    <w:rsid w:val="00A12638"/>
    <w:rsid w:val="00A126B2"/>
    <w:rsid w:val="00A12833"/>
    <w:rsid w:val="00A1285E"/>
    <w:rsid w:val="00A144EA"/>
    <w:rsid w:val="00A1463B"/>
    <w:rsid w:val="00A16F2A"/>
    <w:rsid w:val="00A1726A"/>
    <w:rsid w:val="00A21168"/>
    <w:rsid w:val="00A21223"/>
    <w:rsid w:val="00A214BE"/>
    <w:rsid w:val="00A22763"/>
    <w:rsid w:val="00A229CC"/>
    <w:rsid w:val="00A23050"/>
    <w:rsid w:val="00A233B0"/>
    <w:rsid w:val="00A23F4E"/>
    <w:rsid w:val="00A24BF8"/>
    <w:rsid w:val="00A24E96"/>
    <w:rsid w:val="00A25F5E"/>
    <w:rsid w:val="00A26AB9"/>
    <w:rsid w:val="00A26C99"/>
    <w:rsid w:val="00A2736C"/>
    <w:rsid w:val="00A27394"/>
    <w:rsid w:val="00A300B8"/>
    <w:rsid w:val="00A30570"/>
    <w:rsid w:val="00A306F1"/>
    <w:rsid w:val="00A30F3F"/>
    <w:rsid w:val="00A316E1"/>
    <w:rsid w:val="00A31732"/>
    <w:rsid w:val="00A330CE"/>
    <w:rsid w:val="00A336D3"/>
    <w:rsid w:val="00A3560F"/>
    <w:rsid w:val="00A36429"/>
    <w:rsid w:val="00A36624"/>
    <w:rsid w:val="00A36821"/>
    <w:rsid w:val="00A3685F"/>
    <w:rsid w:val="00A3751D"/>
    <w:rsid w:val="00A403C0"/>
    <w:rsid w:val="00A408B5"/>
    <w:rsid w:val="00A40C49"/>
    <w:rsid w:val="00A4117A"/>
    <w:rsid w:val="00A419CF"/>
    <w:rsid w:val="00A41BDF"/>
    <w:rsid w:val="00A42598"/>
    <w:rsid w:val="00A42E47"/>
    <w:rsid w:val="00A435F7"/>
    <w:rsid w:val="00A43EE8"/>
    <w:rsid w:val="00A4402C"/>
    <w:rsid w:val="00A443EB"/>
    <w:rsid w:val="00A452F7"/>
    <w:rsid w:val="00A460A0"/>
    <w:rsid w:val="00A46337"/>
    <w:rsid w:val="00A46D94"/>
    <w:rsid w:val="00A47084"/>
    <w:rsid w:val="00A47C4D"/>
    <w:rsid w:val="00A50ACF"/>
    <w:rsid w:val="00A50FD8"/>
    <w:rsid w:val="00A518B9"/>
    <w:rsid w:val="00A52098"/>
    <w:rsid w:val="00A529E2"/>
    <w:rsid w:val="00A52C57"/>
    <w:rsid w:val="00A53ABB"/>
    <w:rsid w:val="00A53C62"/>
    <w:rsid w:val="00A547C2"/>
    <w:rsid w:val="00A549F3"/>
    <w:rsid w:val="00A550FB"/>
    <w:rsid w:val="00A5650A"/>
    <w:rsid w:val="00A5701E"/>
    <w:rsid w:val="00A57121"/>
    <w:rsid w:val="00A6017E"/>
    <w:rsid w:val="00A601A8"/>
    <w:rsid w:val="00A61A77"/>
    <w:rsid w:val="00A61C28"/>
    <w:rsid w:val="00A61FCD"/>
    <w:rsid w:val="00A63E70"/>
    <w:rsid w:val="00A6401E"/>
    <w:rsid w:val="00A64050"/>
    <w:rsid w:val="00A646FB"/>
    <w:rsid w:val="00A648BB"/>
    <w:rsid w:val="00A64B31"/>
    <w:rsid w:val="00A64F42"/>
    <w:rsid w:val="00A66328"/>
    <w:rsid w:val="00A66662"/>
    <w:rsid w:val="00A66B31"/>
    <w:rsid w:val="00A66D0C"/>
    <w:rsid w:val="00A66E2F"/>
    <w:rsid w:val="00A6700B"/>
    <w:rsid w:val="00A70569"/>
    <w:rsid w:val="00A71030"/>
    <w:rsid w:val="00A71397"/>
    <w:rsid w:val="00A7159D"/>
    <w:rsid w:val="00A71A1E"/>
    <w:rsid w:val="00A721FE"/>
    <w:rsid w:val="00A72CF9"/>
    <w:rsid w:val="00A73785"/>
    <w:rsid w:val="00A742C4"/>
    <w:rsid w:val="00A742D7"/>
    <w:rsid w:val="00A749DF"/>
    <w:rsid w:val="00A753AB"/>
    <w:rsid w:val="00A75ACA"/>
    <w:rsid w:val="00A760A5"/>
    <w:rsid w:val="00A76C18"/>
    <w:rsid w:val="00A76D46"/>
    <w:rsid w:val="00A7745B"/>
    <w:rsid w:val="00A811E6"/>
    <w:rsid w:val="00A816BF"/>
    <w:rsid w:val="00A826BD"/>
    <w:rsid w:val="00A82DCE"/>
    <w:rsid w:val="00A83656"/>
    <w:rsid w:val="00A83DF2"/>
    <w:rsid w:val="00A8438E"/>
    <w:rsid w:val="00A8540F"/>
    <w:rsid w:val="00A867A9"/>
    <w:rsid w:val="00A874BE"/>
    <w:rsid w:val="00A900E8"/>
    <w:rsid w:val="00A901A0"/>
    <w:rsid w:val="00A90779"/>
    <w:rsid w:val="00A90900"/>
    <w:rsid w:val="00A90B92"/>
    <w:rsid w:val="00A9137A"/>
    <w:rsid w:val="00A91EA2"/>
    <w:rsid w:val="00A92C19"/>
    <w:rsid w:val="00A93501"/>
    <w:rsid w:val="00A93724"/>
    <w:rsid w:val="00A93BE6"/>
    <w:rsid w:val="00A9410A"/>
    <w:rsid w:val="00A94752"/>
    <w:rsid w:val="00A95016"/>
    <w:rsid w:val="00A95935"/>
    <w:rsid w:val="00A960B5"/>
    <w:rsid w:val="00A96889"/>
    <w:rsid w:val="00A970BD"/>
    <w:rsid w:val="00A973CB"/>
    <w:rsid w:val="00AA0588"/>
    <w:rsid w:val="00AA1204"/>
    <w:rsid w:val="00AA2CB2"/>
    <w:rsid w:val="00AA3933"/>
    <w:rsid w:val="00AA3DD1"/>
    <w:rsid w:val="00AA3FC0"/>
    <w:rsid w:val="00AA42D7"/>
    <w:rsid w:val="00AA47CC"/>
    <w:rsid w:val="00AA7EC3"/>
    <w:rsid w:val="00AB0158"/>
    <w:rsid w:val="00AB01F7"/>
    <w:rsid w:val="00AB024A"/>
    <w:rsid w:val="00AB0B8D"/>
    <w:rsid w:val="00AB0CFD"/>
    <w:rsid w:val="00AB1682"/>
    <w:rsid w:val="00AB1F3F"/>
    <w:rsid w:val="00AB2870"/>
    <w:rsid w:val="00AB2BD0"/>
    <w:rsid w:val="00AB364B"/>
    <w:rsid w:val="00AB4595"/>
    <w:rsid w:val="00AB6E52"/>
    <w:rsid w:val="00AB6F56"/>
    <w:rsid w:val="00AB774A"/>
    <w:rsid w:val="00AC0650"/>
    <w:rsid w:val="00AC220B"/>
    <w:rsid w:val="00AC3030"/>
    <w:rsid w:val="00AC3ADB"/>
    <w:rsid w:val="00AC4887"/>
    <w:rsid w:val="00AC5D7C"/>
    <w:rsid w:val="00AC5DF3"/>
    <w:rsid w:val="00AC6462"/>
    <w:rsid w:val="00AC67BE"/>
    <w:rsid w:val="00AC7241"/>
    <w:rsid w:val="00AC755B"/>
    <w:rsid w:val="00AC7D2A"/>
    <w:rsid w:val="00AC7FE0"/>
    <w:rsid w:val="00AD0800"/>
    <w:rsid w:val="00AD0CF8"/>
    <w:rsid w:val="00AD2126"/>
    <w:rsid w:val="00AD26B0"/>
    <w:rsid w:val="00AD2882"/>
    <w:rsid w:val="00AD299F"/>
    <w:rsid w:val="00AD31FC"/>
    <w:rsid w:val="00AD371D"/>
    <w:rsid w:val="00AD43BB"/>
    <w:rsid w:val="00AD446B"/>
    <w:rsid w:val="00AD45F9"/>
    <w:rsid w:val="00AD4DC8"/>
    <w:rsid w:val="00AD57D0"/>
    <w:rsid w:val="00AD59AA"/>
    <w:rsid w:val="00AD5ED4"/>
    <w:rsid w:val="00AD6444"/>
    <w:rsid w:val="00AD6BE1"/>
    <w:rsid w:val="00AD6D43"/>
    <w:rsid w:val="00AD7003"/>
    <w:rsid w:val="00AD725F"/>
    <w:rsid w:val="00AD739B"/>
    <w:rsid w:val="00AE0341"/>
    <w:rsid w:val="00AE0AFC"/>
    <w:rsid w:val="00AE0E4E"/>
    <w:rsid w:val="00AE123C"/>
    <w:rsid w:val="00AE158E"/>
    <w:rsid w:val="00AE1BB8"/>
    <w:rsid w:val="00AE1E55"/>
    <w:rsid w:val="00AE2456"/>
    <w:rsid w:val="00AE267A"/>
    <w:rsid w:val="00AE3DAF"/>
    <w:rsid w:val="00AE4428"/>
    <w:rsid w:val="00AE5FB2"/>
    <w:rsid w:val="00AE6E46"/>
    <w:rsid w:val="00AE7DEA"/>
    <w:rsid w:val="00AF0372"/>
    <w:rsid w:val="00AF03DB"/>
    <w:rsid w:val="00AF078E"/>
    <w:rsid w:val="00AF1097"/>
    <w:rsid w:val="00AF1299"/>
    <w:rsid w:val="00AF170C"/>
    <w:rsid w:val="00AF20B6"/>
    <w:rsid w:val="00AF300C"/>
    <w:rsid w:val="00AF3398"/>
    <w:rsid w:val="00AF36CF"/>
    <w:rsid w:val="00AF3A74"/>
    <w:rsid w:val="00AF3D8F"/>
    <w:rsid w:val="00AF444D"/>
    <w:rsid w:val="00AF54FA"/>
    <w:rsid w:val="00AF6363"/>
    <w:rsid w:val="00AF6367"/>
    <w:rsid w:val="00AF67DA"/>
    <w:rsid w:val="00AF685C"/>
    <w:rsid w:val="00AF73B7"/>
    <w:rsid w:val="00AF75AB"/>
    <w:rsid w:val="00AF7DA6"/>
    <w:rsid w:val="00AF7FE9"/>
    <w:rsid w:val="00B01351"/>
    <w:rsid w:val="00B019DB"/>
    <w:rsid w:val="00B04606"/>
    <w:rsid w:val="00B057AC"/>
    <w:rsid w:val="00B05E72"/>
    <w:rsid w:val="00B060D2"/>
    <w:rsid w:val="00B06351"/>
    <w:rsid w:val="00B06D5A"/>
    <w:rsid w:val="00B06F9A"/>
    <w:rsid w:val="00B07A82"/>
    <w:rsid w:val="00B07FE6"/>
    <w:rsid w:val="00B102DB"/>
    <w:rsid w:val="00B11661"/>
    <w:rsid w:val="00B12421"/>
    <w:rsid w:val="00B12F99"/>
    <w:rsid w:val="00B1321C"/>
    <w:rsid w:val="00B13EB7"/>
    <w:rsid w:val="00B13F33"/>
    <w:rsid w:val="00B14091"/>
    <w:rsid w:val="00B15117"/>
    <w:rsid w:val="00B15A5C"/>
    <w:rsid w:val="00B160E8"/>
    <w:rsid w:val="00B16A39"/>
    <w:rsid w:val="00B1798A"/>
    <w:rsid w:val="00B1798C"/>
    <w:rsid w:val="00B17AE2"/>
    <w:rsid w:val="00B20654"/>
    <w:rsid w:val="00B2162A"/>
    <w:rsid w:val="00B21AE1"/>
    <w:rsid w:val="00B22157"/>
    <w:rsid w:val="00B223C3"/>
    <w:rsid w:val="00B22F1A"/>
    <w:rsid w:val="00B230D8"/>
    <w:rsid w:val="00B238B8"/>
    <w:rsid w:val="00B255B4"/>
    <w:rsid w:val="00B25D0A"/>
    <w:rsid w:val="00B25DC8"/>
    <w:rsid w:val="00B25F6A"/>
    <w:rsid w:val="00B26001"/>
    <w:rsid w:val="00B26582"/>
    <w:rsid w:val="00B26D7D"/>
    <w:rsid w:val="00B27EE4"/>
    <w:rsid w:val="00B30257"/>
    <w:rsid w:val="00B30773"/>
    <w:rsid w:val="00B31BF3"/>
    <w:rsid w:val="00B32488"/>
    <w:rsid w:val="00B33B7F"/>
    <w:rsid w:val="00B33F03"/>
    <w:rsid w:val="00B3422E"/>
    <w:rsid w:val="00B34886"/>
    <w:rsid w:val="00B3696B"/>
    <w:rsid w:val="00B36CC6"/>
    <w:rsid w:val="00B36DF7"/>
    <w:rsid w:val="00B36E5C"/>
    <w:rsid w:val="00B403C2"/>
    <w:rsid w:val="00B40B36"/>
    <w:rsid w:val="00B417FD"/>
    <w:rsid w:val="00B41BF0"/>
    <w:rsid w:val="00B42549"/>
    <w:rsid w:val="00B430F2"/>
    <w:rsid w:val="00B44110"/>
    <w:rsid w:val="00B44BBB"/>
    <w:rsid w:val="00B456A7"/>
    <w:rsid w:val="00B45ABF"/>
    <w:rsid w:val="00B468A8"/>
    <w:rsid w:val="00B46B2B"/>
    <w:rsid w:val="00B46B9A"/>
    <w:rsid w:val="00B50476"/>
    <w:rsid w:val="00B504D3"/>
    <w:rsid w:val="00B516D6"/>
    <w:rsid w:val="00B518E1"/>
    <w:rsid w:val="00B51AA5"/>
    <w:rsid w:val="00B52D4A"/>
    <w:rsid w:val="00B52DE3"/>
    <w:rsid w:val="00B538DB"/>
    <w:rsid w:val="00B53C1A"/>
    <w:rsid w:val="00B54226"/>
    <w:rsid w:val="00B54486"/>
    <w:rsid w:val="00B55155"/>
    <w:rsid w:val="00B559B0"/>
    <w:rsid w:val="00B57CF0"/>
    <w:rsid w:val="00B60147"/>
    <w:rsid w:val="00B6018B"/>
    <w:rsid w:val="00B60316"/>
    <w:rsid w:val="00B60DAC"/>
    <w:rsid w:val="00B60E50"/>
    <w:rsid w:val="00B60ECF"/>
    <w:rsid w:val="00B61C56"/>
    <w:rsid w:val="00B6249A"/>
    <w:rsid w:val="00B62C0D"/>
    <w:rsid w:val="00B62D03"/>
    <w:rsid w:val="00B62E2E"/>
    <w:rsid w:val="00B62F3D"/>
    <w:rsid w:val="00B62FF1"/>
    <w:rsid w:val="00B636BC"/>
    <w:rsid w:val="00B647C3"/>
    <w:rsid w:val="00B64E74"/>
    <w:rsid w:val="00B65C4D"/>
    <w:rsid w:val="00B65C69"/>
    <w:rsid w:val="00B65E8D"/>
    <w:rsid w:val="00B67877"/>
    <w:rsid w:val="00B679A1"/>
    <w:rsid w:val="00B711B8"/>
    <w:rsid w:val="00B71326"/>
    <w:rsid w:val="00B723BE"/>
    <w:rsid w:val="00B723E9"/>
    <w:rsid w:val="00B7330F"/>
    <w:rsid w:val="00B7357F"/>
    <w:rsid w:val="00B73CF1"/>
    <w:rsid w:val="00B7417F"/>
    <w:rsid w:val="00B74271"/>
    <w:rsid w:val="00B74310"/>
    <w:rsid w:val="00B74486"/>
    <w:rsid w:val="00B7464A"/>
    <w:rsid w:val="00B74B6F"/>
    <w:rsid w:val="00B74EA9"/>
    <w:rsid w:val="00B74F1A"/>
    <w:rsid w:val="00B74F3F"/>
    <w:rsid w:val="00B75025"/>
    <w:rsid w:val="00B7562D"/>
    <w:rsid w:val="00B75CB6"/>
    <w:rsid w:val="00B76F45"/>
    <w:rsid w:val="00B77048"/>
    <w:rsid w:val="00B7708E"/>
    <w:rsid w:val="00B770AF"/>
    <w:rsid w:val="00B77715"/>
    <w:rsid w:val="00B7784C"/>
    <w:rsid w:val="00B778F7"/>
    <w:rsid w:val="00B779B0"/>
    <w:rsid w:val="00B77AD5"/>
    <w:rsid w:val="00B805C5"/>
    <w:rsid w:val="00B806B1"/>
    <w:rsid w:val="00B81390"/>
    <w:rsid w:val="00B81A34"/>
    <w:rsid w:val="00B81CA8"/>
    <w:rsid w:val="00B82B0B"/>
    <w:rsid w:val="00B83F02"/>
    <w:rsid w:val="00B846B3"/>
    <w:rsid w:val="00B854E6"/>
    <w:rsid w:val="00B8693E"/>
    <w:rsid w:val="00B9177F"/>
    <w:rsid w:val="00B92870"/>
    <w:rsid w:val="00B94E4E"/>
    <w:rsid w:val="00B954E0"/>
    <w:rsid w:val="00B95DCC"/>
    <w:rsid w:val="00B95E1D"/>
    <w:rsid w:val="00B96CC2"/>
    <w:rsid w:val="00B971D6"/>
    <w:rsid w:val="00B97B5C"/>
    <w:rsid w:val="00BA01F2"/>
    <w:rsid w:val="00BA0516"/>
    <w:rsid w:val="00BA0537"/>
    <w:rsid w:val="00BA06FF"/>
    <w:rsid w:val="00BA1746"/>
    <w:rsid w:val="00BA37F6"/>
    <w:rsid w:val="00BA447C"/>
    <w:rsid w:val="00BA53EE"/>
    <w:rsid w:val="00BA5B64"/>
    <w:rsid w:val="00BA5E2B"/>
    <w:rsid w:val="00BA653B"/>
    <w:rsid w:val="00BB1D3A"/>
    <w:rsid w:val="00BB1F2F"/>
    <w:rsid w:val="00BB2CF9"/>
    <w:rsid w:val="00BB304B"/>
    <w:rsid w:val="00BB407F"/>
    <w:rsid w:val="00BB42C3"/>
    <w:rsid w:val="00BB4450"/>
    <w:rsid w:val="00BB4700"/>
    <w:rsid w:val="00BB4860"/>
    <w:rsid w:val="00BB4876"/>
    <w:rsid w:val="00BB4F0A"/>
    <w:rsid w:val="00BB4F52"/>
    <w:rsid w:val="00BB5138"/>
    <w:rsid w:val="00BB5CD8"/>
    <w:rsid w:val="00BB6006"/>
    <w:rsid w:val="00BB6656"/>
    <w:rsid w:val="00BB7093"/>
    <w:rsid w:val="00BB7612"/>
    <w:rsid w:val="00BC0242"/>
    <w:rsid w:val="00BC1249"/>
    <w:rsid w:val="00BC1620"/>
    <w:rsid w:val="00BC47B2"/>
    <w:rsid w:val="00BC493F"/>
    <w:rsid w:val="00BC5710"/>
    <w:rsid w:val="00BC57A8"/>
    <w:rsid w:val="00BC6046"/>
    <w:rsid w:val="00BC6197"/>
    <w:rsid w:val="00BC64CE"/>
    <w:rsid w:val="00BC6F25"/>
    <w:rsid w:val="00BC723E"/>
    <w:rsid w:val="00BC73AD"/>
    <w:rsid w:val="00BD03ED"/>
    <w:rsid w:val="00BD0827"/>
    <w:rsid w:val="00BD09E9"/>
    <w:rsid w:val="00BD0EED"/>
    <w:rsid w:val="00BD1264"/>
    <w:rsid w:val="00BD1A53"/>
    <w:rsid w:val="00BD1C2C"/>
    <w:rsid w:val="00BD1C5F"/>
    <w:rsid w:val="00BD211D"/>
    <w:rsid w:val="00BD2604"/>
    <w:rsid w:val="00BD2963"/>
    <w:rsid w:val="00BD2CF8"/>
    <w:rsid w:val="00BD35AE"/>
    <w:rsid w:val="00BD3A70"/>
    <w:rsid w:val="00BD4364"/>
    <w:rsid w:val="00BD4608"/>
    <w:rsid w:val="00BD4A5D"/>
    <w:rsid w:val="00BD5936"/>
    <w:rsid w:val="00BD60B1"/>
    <w:rsid w:val="00BD6195"/>
    <w:rsid w:val="00BD6774"/>
    <w:rsid w:val="00BD6C96"/>
    <w:rsid w:val="00BD6FED"/>
    <w:rsid w:val="00BD7A38"/>
    <w:rsid w:val="00BE0489"/>
    <w:rsid w:val="00BE05CA"/>
    <w:rsid w:val="00BE0F7B"/>
    <w:rsid w:val="00BE1012"/>
    <w:rsid w:val="00BE116C"/>
    <w:rsid w:val="00BE146D"/>
    <w:rsid w:val="00BE196F"/>
    <w:rsid w:val="00BE1B89"/>
    <w:rsid w:val="00BE1F58"/>
    <w:rsid w:val="00BE3D07"/>
    <w:rsid w:val="00BE3D3A"/>
    <w:rsid w:val="00BE4B9E"/>
    <w:rsid w:val="00BE5BA3"/>
    <w:rsid w:val="00BE5E74"/>
    <w:rsid w:val="00BE6902"/>
    <w:rsid w:val="00BE6E8B"/>
    <w:rsid w:val="00BE7156"/>
    <w:rsid w:val="00BE76C2"/>
    <w:rsid w:val="00BE774A"/>
    <w:rsid w:val="00BE7F21"/>
    <w:rsid w:val="00BF043E"/>
    <w:rsid w:val="00BF076D"/>
    <w:rsid w:val="00BF097A"/>
    <w:rsid w:val="00BF0EFD"/>
    <w:rsid w:val="00BF1459"/>
    <w:rsid w:val="00BF168E"/>
    <w:rsid w:val="00BF1A7B"/>
    <w:rsid w:val="00BF1D78"/>
    <w:rsid w:val="00BF1E7D"/>
    <w:rsid w:val="00BF2467"/>
    <w:rsid w:val="00BF338B"/>
    <w:rsid w:val="00BF4653"/>
    <w:rsid w:val="00BF46D8"/>
    <w:rsid w:val="00BF4C04"/>
    <w:rsid w:val="00BF4D6B"/>
    <w:rsid w:val="00BF79F7"/>
    <w:rsid w:val="00BF7E9C"/>
    <w:rsid w:val="00C00975"/>
    <w:rsid w:val="00C01626"/>
    <w:rsid w:val="00C01A5E"/>
    <w:rsid w:val="00C01BD8"/>
    <w:rsid w:val="00C01D56"/>
    <w:rsid w:val="00C0224F"/>
    <w:rsid w:val="00C02AEC"/>
    <w:rsid w:val="00C03A32"/>
    <w:rsid w:val="00C03EAD"/>
    <w:rsid w:val="00C05014"/>
    <w:rsid w:val="00C05400"/>
    <w:rsid w:val="00C05EC7"/>
    <w:rsid w:val="00C063C6"/>
    <w:rsid w:val="00C06DC0"/>
    <w:rsid w:val="00C06E49"/>
    <w:rsid w:val="00C06F2A"/>
    <w:rsid w:val="00C076B5"/>
    <w:rsid w:val="00C07D4C"/>
    <w:rsid w:val="00C109D5"/>
    <w:rsid w:val="00C10C5B"/>
    <w:rsid w:val="00C1113E"/>
    <w:rsid w:val="00C1179E"/>
    <w:rsid w:val="00C11AD2"/>
    <w:rsid w:val="00C11E1E"/>
    <w:rsid w:val="00C122CD"/>
    <w:rsid w:val="00C122E5"/>
    <w:rsid w:val="00C12C3E"/>
    <w:rsid w:val="00C12F9E"/>
    <w:rsid w:val="00C135A1"/>
    <w:rsid w:val="00C13E43"/>
    <w:rsid w:val="00C141C5"/>
    <w:rsid w:val="00C14D1F"/>
    <w:rsid w:val="00C15073"/>
    <w:rsid w:val="00C15169"/>
    <w:rsid w:val="00C16807"/>
    <w:rsid w:val="00C1691B"/>
    <w:rsid w:val="00C1775B"/>
    <w:rsid w:val="00C17ABB"/>
    <w:rsid w:val="00C17D01"/>
    <w:rsid w:val="00C17DD5"/>
    <w:rsid w:val="00C20094"/>
    <w:rsid w:val="00C20B5F"/>
    <w:rsid w:val="00C20BE6"/>
    <w:rsid w:val="00C2180C"/>
    <w:rsid w:val="00C222E0"/>
    <w:rsid w:val="00C22F5B"/>
    <w:rsid w:val="00C23723"/>
    <w:rsid w:val="00C238EF"/>
    <w:rsid w:val="00C23D24"/>
    <w:rsid w:val="00C2740C"/>
    <w:rsid w:val="00C2769E"/>
    <w:rsid w:val="00C27894"/>
    <w:rsid w:val="00C27C1B"/>
    <w:rsid w:val="00C27C74"/>
    <w:rsid w:val="00C300BF"/>
    <w:rsid w:val="00C30B0C"/>
    <w:rsid w:val="00C311C1"/>
    <w:rsid w:val="00C31557"/>
    <w:rsid w:val="00C31B3C"/>
    <w:rsid w:val="00C31EC4"/>
    <w:rsid w:val="00C33516"/>
    <w:rsid w:val="00C33928"/>
    <w:rsid w:val="00C33A7A"/>
    <w:rsid w:val="00C33B2B"/>
    <w:rsid w:val="00C355D7"/>
    <w:rsid w:val="00C35A4D"/>
    <w:rsid w:val="00C35E90"/>
    <w:rsid w:val="00C35FE9"/>
    <w:rsid w:val="00C36481"/>
    <w:rsid w:val="00C37126"/>
    <w:rsid w:val="00C37266"/>
    <w:rsid w:val="00C37427"/>
    <w:rsid w:val="00C401E0"/>
    <w:rsid w:val="00C4080B"/>
    <w:rsid w:val="00C40B60"/>
    <w:rsid w:val="00C4143E"/>
    <w:rsid w:val="00C42A2B"/>
    <w:rsid w:val="00C42B42"/>
    <w:rsid w:val="00C42C24"/>
    <w:rsid w:val="00C4381D"/>
    <w:rsid w:val="00C43B47"/>
    <w:rsid w:val="00C4463A"/>
    <w:rsid w:val="00C45327"/>
    <w:rsid w:val="00C45C1B"/>
    <w:rsid w:val="00C46B71"/>
    <w:rsid w:val="00C46E14"/>
    <w:rsid w:val="00C47848"/>
    <w:rsid w:val="00C47A10"/>
    <w:rsid w:val="00C47A4D"/>
    <w:rsid w:val="00C5017E"/>
    <w:rsid w:val="00C505A0"/>
    <w:rsid w:val="00C50D22"/>
    <w:rsid w:val="00C519F4"/>
    <w:rsid w:val="00C524C9"/>
    <w:rsid w:val="00C52AF4"/>
    <w:rsid w:val="00C53496"/>
    <w:rsid w:val="00C53867"/>
    <w:rsid w:val="00C53E30"/>
    <w:rsid w:val="00C5413C"/>
    <w:rsid w:val="00C54404"/>
    <w:rsid w:val="00C55195"/>
    <w:rsid w:val="00C556E4"/>
    <w:rsid w:val="00C55F09"/>
    <w:rsid w:val="00C55F91"/>
    <w:rsid w:val="00C5636D"/>
    <w:rsid w:val="00C56563"/>
    <w:rsid w:val="00C56A13"/>
    <w:rsid w:val="00C56AF1"/>
    <w:rsid w:val="00C56E1A"/>
    <w:rsid w:val="00C602EF"/>
    <w:rsid w:val="00C6092B"/>
    <w:rsid w:val="00C61421"/>
    <w:rsid w:val="00C615A2"/>
    <w:rsid w:val="00C61751"/>
    <w:rsid w:val="00C62A83"/>
    <w:rsid w:val="00C63A1D"/>
    <w:rsid w:val="00C63E8D"/>
    <w:rsid w:val="00C642E3"/>
    <w:rsid w:val="00C6466D"/>
    <w:rsid w:val="00C64A5D"/>
    <w:rsid w:val="00C65208"/>
    <w:rsid w:val="00C652D6"/>
    <w:rsid w:val="00C65FEC"/>
    <w:rsid w:val="00C662F7"/>
    <w:rsid w:val="00C66529"/>
    <w:rsid w:val="00C66869"/>
    <w:rsid w:val="00C669AB"/>
    <w:rsid w:val="00C67218"/>
    <w:rsid w:val="00C70054"/>
    <w:rsid w:val="00C70E8C"/>
    <w:rsid w:val="00C72226"/>
    <w:rsid w:val="00C72267"/>
    <w:rsid w:val="00C72BEE"/>
    <w:rsid w:val="00C72E3D"/>
    <w:rsid w:val="00C72ECC"/>
    <w:rsid w:val="00C732FD"/>
    <w:rsid w:val="00C73784"/>
    <w:rsid w:val="00C746E1"/>
    <w:rsid w:val="00C74979"/>
    <w:rsid w:val="00C74ED7"/>
    <w:rsid w:val="00C7524C"/>
    <w:rsid w:val="00C75483"/>
    <w:rsid w:val="00C75588"/>
    <w:rsid w:val="00C755E2"/>
    <w:rsid w:val="00C7569D"/>
    <w:rsid w:val="00C756C0"/>
    <w:rsid w:val="00C758F6"/>
    <w:rsid w:val="00C7603E"/>
    <w:rsid w:val="00C76938"/>
    <w:rsid w:val="00C76B1D"/>
    <w:rsid w:val="00C776E3"/>
    <w:rsid w:val="00C776ED"/>
    <w:rsid w:val="00C77C3B"/>
    <w:rsid w:val="00C77D7E"/>
    <w:rsid w:val="00C801E9"/>
    <w:rsid w:val="00C8027F"/>
    <w:rsid w:val="00C813A3"/>
    <w:rsid w:val="00C81CE5"/>
    <w:rsid w:val="00C820A3"/>
    <w:rsid w:val="00C820DE"/>
    <w:rsid w:val="00C8301C"/>
    <w:rsid w:val="00C8346B"/>
    <w:rsid w:val="00C83716"/>
    <w:rsid w:val="00C83996"/>
    <w:rsid w:val="00C844A1"/>
    <w:rsid w:val="00C84B7C"/>
    <w:rsid w:val="00C84CAF"/>
    <w:rsid w:val="00C84E94"/>
    <w:rsid w:val="00C85281"/>
    <w:rsid w:val="00C85802"/>
    <w:rsid w:val="00C85CD6"/>
    <w:rsid w:val="00C85EDC"/>
    <w:rsid w:val="00C877BD"/>
    <w:rsid w:val="00C92A66"/>
    <w:rsid w:val="00C93A61"/>
    <w:rsid w:val="00C93C9E"/>
    <w:rsid w:val="00C94CBB"/>
    <w:rsid w:val="00C955C7"/>
    <w:rsid w:val="00C95CFE"/>
    <w:rsid w:val="00C969D8"/>
    <w:rsid w:val="00C96AC0"/>
    <w:rsid w:val="00C96DE2"/>
    <w:rsid w:val="00C979CB"/>
    <w:rsid w:val="00C97EF4"/>
    <w:rsid w:val="00C97F20"/>
    <w:rsid w:val="00CA0504"/>
    <w:rsid w:val="00CA0689"/>
    <w:rsid w:val="00CA2E24"/>
    <w:rsid w:val="00CA2F4A"/>
    <w:rsid w:val="00CA376B"/>
    <w:rsid w:val="00CA39B7"/>
    <w:rsid w:val="00CA3B97"/>
    <w:rsid w:val="00CA3CD0"/>
    <w:rsid w:val="00CA4439"/>
    <w:rsid w:val="00CA47AA"/>
    <w:rsid w:val="00CA4AFD"/>
    <w:rsid w:val="00CA4F57"/>
    <w:rsid w:val="00CA568E"/>
    <w:rsid w:val="00CA5C8D"/>
    <w:rsid w:val="00CA6863"/>
    <w:rsid w:val="00CA695F"/>
    <w:rsid w:val="00CA6A62"/>
    <w:rsid w:val="00CA6C06"/>
    <w:rsid w:val="00CA6D3E"/>
    <w:rsid w:val="00CA6FB3"/>
    <w:rsid w:val="00CA72C1"/>
    <w:rsid w:val="00CA7454"/>
    <w:rsid w:val="00CA7F6E"/>
    <w:rsid w:val="00CB035E"/>
    <w:rsid w:val="00CB0FE5"/>
    <w:rsid w:val="00CB19A7"/>
    <w:rsid w:val="00CB1BBD"/>
    <w:rsid w:val="00CB206C"/>
    <w:rsid w:val="00CB221E"/>
    <w:rsid w:val="00CB2673"/>
    <w:rsid w:val="00CB26F3"/>
    <w:rsid w:val="00CB2717"/>
    <w:rsid w:val="00CB288C"/>
    <w:rsid w:val="00CB3AE2"/>
    <w:rsid w:val="00CB3CCC"/>
    <w:rsid w:val="00CB436E"/>
    <w:rsid w:val="00CB4E3A"/>
    <w:rsid w:val="00CB5789"/>
    <w:rsid w:val="00CB5E00"/>
    <w:rsid w:val="00CB6C07"/>
    <w:rsid w:val="00CB6D29"/>
    <w:rsid w:val="00CB6D5A"/>
    <w:rsid w:val="00CB71FF"/>
    <w:rsid w:val="00CB73CF"/>
    <w:rsid w:val="00CC077F"/>
    <w:rsid w:val="00CC07CC"/>
    <w:rsid w:val="00CC08D5"/>
    <w:rsid w:val="00CC09A7"/>
    <w:rsid w:val="00CC0D1F"/>
    <w:rsid w:val="00CC2168"/>
    <w:rsid w:val="00CC2DC0"/>
    <w:rsid w:val="00CC2EBD"/>
    <w:rsid w:val="00CC2EFB"/>
    <w:rsid w:val="00CC4BF5"/>
    <w:rsid w:val="00CC6FEA"/>
    <w:rsid w:val="00CC74AD"/>
    <w:rsid w:val="00CC759B"/>
    <w:rsid w:val="00CC7990"/>
    <w:rsid w:val="00CD058B"/>
    <w:rsid w:val="00CD308F"/>
    <w:rsid w:val="00CD35BA"/>
    <w:rsid w:val="00CD3960"/>
    <w:rsid w:val="00CD3970"/>
    <w:rsid w:val="00CD3AC0"/>
    <w:rsid w:val="00CD3F90"/>
    <w:rsid w:val="00CD480E"/>
    <w:rsid w:val="00CD4A4E"/>
    <w:rsid w:val="00CD4EFD"/>
    <w:rsid w:val="00CD5748"/>
    <w:rsid w:val="00CD58EA"/>
    <w:rsid w:val="00CD5B48"/>
    <w:rsid w:val="00CD6223"/>
    <w:rsid w:val="00CD664D"/>
    <w:rsid w:val="00CD6952"/>
    <w:rsid w:val="00CD70FE"/>
    <w:rsid w:val="00CD74B2"/>
    <w:rsid w:val="00CD7725"/>
    <w:rsid w:val="00CE0074"/>
    <w:rsid w:val="00CE06CB"/>
    <w:rsid w:val="00CE124B"/>
    <w:rsid w:val="00CE1509"/>
    <w:rsid w:val="00CE3AD6"/>
    <w:rsid w:val="00CE3C6A"/>
    <w:rsid w:val="00CE4264"/>
    <w:rsid w:val="00CE47FE"/>
    <w:rsid w:val="00CE4A65"/>
    <w:rsid w:val="00CE4E22"/>
    <w:rsid w:val="00CE54A7"/>
    <w:rsid w:val="00CE573B"/>
    <w:rsid w:val="00CE5A26"/>
    <w:rsid w:val="00CE5B1A"/>
    <w:rsid w:val="00CE5BCA"/>
    <w:rsid w:val="00CE6418"/>
    <w:rsid w:val="00CE6F75"/>
    <w:rsid w:val="00CE74EE"/>
    <w:rsid w:val="00CE75E9"/>
    <w:rsid w:val="00CE77BC"/>
    <w:rsid w:val="00CE7D00"/>
    <w:rsid w:val="00CF0230"/>
    <w:rsid w:val="00CF02C0"/>
    <w:rsid w:val="00CF0525"/>
    <w:rsid w:val="00CF1861"/>
    <w:rsid w:val="00CF22C8"/>
    <w:rsid w:val="00CF2F1F"/>
    <w:rsid w:val="00CF3489"/>
    <w:rsid w:val="00CF3921"/>
    <w:rsid w:val="00CF42CC"/>
    <w:rsid w:val="00CF4522"/>
    <w:rsid w:val="00CF48A7"/>
    <w:rsid w:val="00CF5378"/>
    <w:rsid w:val="00CF57DE"/>
    <w:rsid w:val="00CF583F"/>
    <w:rsid w:val="00CF5917"/>
    <w:rsid w:val="00CF5BA2"/>
    <w:rsid w:val="00CF5D13"/>
    <w:rsid w:val="00CF65C7"/>
    <w:rsid w:val="00CF68C1"/>
    <w:rsid w:val="00CF69DA"/>
    <w:rsid w:val="00CF6AB3"/>
    <w:rsid w:val="00CF6AD9"/>
    <w:rsid w:val="00CF6BEB"/>
    <w:rsid w:val="00CF6DE3"/>
    <w:rsid w:val="00CF7362"/>
    <w:rsid w:val="00CF73CB"/>
    <w:rsid w:val="00CF7C3C"/>
    <w:rsid w:val="00D0008D"/>
    <w:rsid w:val="00D005E0"/>
    <w:rsid w:val="00D01317"/>
    <w:rsid w:val="00D0135C"/>
    <w:rsid w:val="00D01901"/>
    <w:rsid w:val="00D01B13"/>
    <w:rsid w:val="00D03DE1"/>
    <w:rsid w:val="00D04519"/>
    <w:rsid w:val="00D04D04"/>
    <w:rsid w:val="00D04D9D"/>
    <w:rsid w:val="00D05458"/>
    <w:rsid w:val="00D055E7"/>
    <w:rsid w:val="00D05875"/>
    <w:rsid w:val="00D05B47"/>
    <w:rsid w:val="00D0658F"/>
    <w:rsid w:val="00D06696"/>
    <w:rsid w:val="00D06776"/>
    <w:rsid w:val="00D071BA"/>
    <w:rsid w:val="00D0736D"/>
    <w:rsid w:val="00D0774D"/>
    <w:rsid w:val="00D077A3"/>
    <w:rsid w:val="00D10109"/>
    <w:rsid w:val="00D10951"/>
    <w:rsid w:val="00D11030"/>
    <w:rsid w:val="00D11674"/>
    <w:rsid w:val="00D11847"/>
    <w:rsid w:val="00D120A5"/>
    <w:rsid w:val="00D1265F"/>
    <w:rsid w:val="00D12C13"/>
    <w:rsid w:val="00D14123"/>
    <w:rsid w:val="00D14143"/>
    <w:rsid w:val="00D15807"/>
    <w:rsid w:val="00D15880"/>
    <w:rsid w:val="00D159AD"/>
    <w:rsid w:val="00D16300"/>
    <w:rsid w:val="00D163AF"/>
    <w:rsid w:val="00D16996"/>
    <w:rsid w:val="00D170C4"/>
    <w:rsid w:val="00D17B50"/>
    <w:rsid w:val="00D20390"/>
    <w:rsid w:val="00D20635"/>
    <w:rsid w:val="00D210D1"/>
    <w:rsid w:val="00D21F90"/>
    <w:rsid w:val="00D222BD"/>
    <w:rsid w:val="00D23281"/>
    <w:rsid w:val="00D238DC"/>
    <w:rsid w:val="00D24387"/>
    <w:rsid w:val="00D24EB6"/>
    <w:rsid w:val="00D251DD"/>
    <w:rsid w:val="00D2526E"/>
    <w:rsid w:val="00D269B1"/>
    <w:rsid w:val="00D27CF9"/>
    <w:rsid w:val="00D30D7F"/>
    <w:rsid w:val="00D30E0A"/>
    <w:rsid w:val="00D317AB"/>
    <w:rsid w:val="00D31A90"/>
    <w:rsid w:val="00D32629"/>
    <w:rsid w:val="00D3267C"/>
    <w:rsid w:val="00D32CA9"/>
    <w:rsid w:val="00D342D6"/>
    <w:rsid w:val="00D35CCA"/>
    <w:rsid w:val="00D36266"/>
    <w:rsid w:val="00D36AD8"/>
    <w:rsid w:val="00D4076C"/>
    <w:rsid w:val="00D40DC2"/>
    <w:rsid w:val="00D4115E"/>
    <w:rsid w:val="00D414FB"/>
    <w:rsid w:val="00D415AF"/>
    <w:rsid w:val="00D42334"/>
    <w:rsid w:val="00D42770"/>
    <w:rsid w:val="00D42B54"/>
    <w:rsid w:val="00D43831"/>
    <w:rsid w:val="00D43B0C"/>
    <w:rsid w:val="00D44980"/>
    <w:rsid w:val="00D44D91"/>
    <w:rsid w:val="00D4526C"/>
    <w:rsid w:val="00D45599"/>
    <w:rsid w:val="00D45E4C"/>
    <w:rsid w:val="00D4636A"/>
    <w:rsid w:val="00D468AC"/>
    <w:rsid w:val="00D46C2D"/>
    <w:rsid w:val="00D46D16"/>
    <w:rsid w:val="00D47427"/>
    <w:rsid w:val="00D479D6"/>
    <w:rsid w:val="00D47F56"/>
    <w:rsid w:val="00D47F7D"/>
    <w:rsid w:val="00D47F92"/>
    <w:rsid w:val="00D50E0C"/>
    <w:rsid w:val="00D51176"/>
    <w:rsid w:val="00D511A6"/>
    <w:rsid w:val="00D5155F"/>
    <w:rsid w:val="00D517AC"/>
    <w:rsid w:val="00D5186B"/>
    <w:rsid w:val="00D519B0"/>
    <w:rsid w:val="00D522E9"/>
    <w:rsid w:val="00D5241F"/>
    <w:rsid w:val="00D52C99"/>
    <w:rsid w:val="00D52EAE"/>
    <w:rsid w:val="00D52EF9"/>
    <w:rsid w:val="00D53001"/>
    <w:rsid w:val="00D5344D"/>
    <w:rsid w:val="00D5407A"/>
    <w:rsid w:val="00D5451A"/>
    <w:rsid w:val="00D545AC"/>
    <w:rsid w:val="00D545CE"/>
    <w:rsid w:val="00D54E26"/>
    <w:rsid w:val="00D54E3D"/>
    <w:rsid w:val="00D5503E"/>
    <w:rsid w:val="00D550CA"/>
    <w:rsid w:val="00D553FF"/>
    <w:rsid w:val="00D55513"/>
    <w:rsid w:val="00D55870"/>
    <w:rsid w:val="00D55887"/>
    <w:rsid w:val="00D559E5"/>
    <w:rsid w:val="00D571E2"/>
    <w:rsid w:val="00D57218"/>
    <w:rsid w:val="00D5767C"/>
    <w:rsid w:val="00D605E9"/>
    <w:rsid w:val="00D60FFD"/>
    <w:rsid w:val="00D615EA"/>
    <w:rsid w:val="00D61AF3"/>
    <w:rsid w:val="00D61B60"/>
    <w:rsid w:val="00D62B02"/>
    <w:rsid w:val="00D62B85"/>
    <w:rsid w:val="00D62FE2"/>
    <w:rsid w:val="00D638C2"/>
    <w:rsid w:val="00D63A4F"/>
    <w:rsid w:val="00D63BCE"/>
    <w:rsid w:val="00D63D86"/>
    <w:rsid w:val="00D63E4C"/>
    <w:rsid w:val="00D6429E"/>
    <w:rsid w:val="00D648C8"/>
    <w:rsid w:val="00D64C0B"/>
    <w:rsid w:val="00D64D78"/>
    <w:rsid w:val="00D656DF"/>
    <w:rsid w:val="00D66948"/>
    <w:rsid w:val="00D6782E"/>
    <w:rsid w:val="00D714FF"/>
    <w:rsid w:val="00D71556"/>
    <w:rsid w:val="00D71ACA"/>
    <w:rsid w:val="00D72A2B"/>
    <w:rsid w:val="00D72C7F"/>
    <w:rsid w:val="00D732EC"/>
    <w:rsid w:val="00D74203"/>
    <w:rsid w:val="00D7432D"/>
    <w:rsid w:val="00D7553C"/>
    <w:rsid w:val="00D7650D"/>
    <w:rsid w:val="00D76719"/>
    <w:rsid w:val="00D770AF"/>
    <w:rsid w:val="00D773F7"/>
    <w:rsid w:val="00D77F01"/>
    <w:rsid w:val="00D81219"/>
    <w:rsid w:val="00D8167E"/>
    <w:rsid w:val="00D82188"/>
    <w:rsid w:val="00D8271A"/>
    <w:rsid w:val="00D82FDC"/>
    <w:rsid w:val="00D833FC"/>
    <w:rsid w:val="00D8358E"/>
    <w:rsid w:val="00D83D32"/>
    <w:rsid w:val="00D84030"/>
    <w:rsid w:val="00D84F20"/>
    <w:rsid w:val="00D84F42"/>
    <w:rsid w:val="00D858FB"/>
    <w:rsid w:val="00D867C6"/>
    <w:rsid w:val="00D8769B"/>
    <w:rsid w:val="00D91025"/>
    <w:rsid w:val="00D9150E"/>
    <w:rsid w:val="00D91B89"/>
    <w:rsid w:val="00D91B8C"/>
    <w:rsid w:val="00D9287C"/>
    <w:rsid w:val="00D93698"/>
    <w:rsid w:val="00D93ABE"/>
    <w:rsid w:val="00D93E48"/>
    <w:rsid w:val="00D94052"/>
    <w:rsid w:val="00D94C87"/>
    <w:rsid w:val="00D95BCD"/>
    <w:rsid w:val="00D95D69"/>
    <w:rsid w:val="00D95DC9"/>
    <w:rsid w:val="00D95F5F"/>
    <w:rsid w:val="00D960C3"/>
    <w:rsid w:val="00D96158"/>
    <w:rsid w:val="00D96D6C"/>
    <w:rsid w:val="00D9760B"/>
    <w:rsid w:val="00D97FA5"/>
    <w:rsid w:val="00D97FBF"/>
    <w:rsid w:val="00DA01F5"/>
    <w:rsid w:val="00DA1089"/>
    <w:rsid w:val="00DA10C3"/>
    <w:rsid w:val="00DA17DD"/>
    <w:rsid w:val="00DA1E5D"/>
    <w:rsid w:val="00DA225D"/>
    <w:rsid w:val="00DA2623"/>
    <w:rsid w:val="00DA27C8"/>
    <w:rsid w:val="00DA3823"/>
    <w:rsid w:val="00DA3D86"/>
    <w:rsid w:val="00DA406B"/>
    <w:rsid w:val="00DA4678"/>
    <w:rsid w:val="00DA50C3"/>
    <w:rsid w:val="00DA5364"/>
    <w:rsid w:val="00DA5E01"/>
    <w:rsid w:val="00DA6F63"/>
    <w:rsid w:val="00DA7416"/>
    <w:rsid w:val="00DA7DD5"/>
    <w:rsid w:val="00DB03DA"/>
    <w:rsid w:val="00DB049D"/>
    <w:rsid w:val="00DB0D14"/>
    <w:rsid w:val="00DB0D73"/>
    <w:rsid w:val="00DB0E8F"/>
    <w:rsid w:val="00DB13AA"/>
    <w:rsid w:val="00DB1B45"/>
    <w:rsid w:val="00DB2085"/>
    <w:rsid w:val="00DB2EAA"/>
    <w:rsid w:val="00DB3273"/>
    <w:rsid w:val="00DB3289"/>
    <w:rsid w:val="00DB3403"/>
    <w:rsid w:val="00DB3A1C"/>
    <w:rsid w:val="00DB4F4F"/>
    <w:rsid w:val="00DB5825"/>
    <w:rsid w:val="00DB5F2B"/>
    <w:rsid w:val="00DB66C5"/>
    <w:rsid w:val="00DB7205"/>
    <w:rsid w:val="00DB7342"/>
    <w:rsid w:val="00DC0B2F"/>
    <w:rsid w:val="00DC128C"/>
    <w:rsid w:val="00DC1F7C"/>
    <w:rsid w:val="00DC2040"/>
    <w:rsid w:val="00DC39A3"/>
    <w:rsid w:val="00DC3AAB"/>
    <w:rsid w:val="00DC3AB0"/>
    <w:rsid w:val="00DC4648"/>
    <w:rsid w:val="00DC476F"/>
    <w:rsid w:val="00DC48BF"/>
    <w:rsid w:val="00DC4FE4"/>
    <w:rsid w:val="00DC54A3"/>
    <w:rsid w:val="00DC555B"/>
    <w:rsid w:val="00DC5727"/>
    <w:rsid w:val="00DC5816"/>
    <w:rsid w:val="00DC6076"/>
    <w:rsid w:val="00DC61A4"/>
    <w:rsid w:val="00DC73CD"/>
    <w:rsid w:val="00DC78BE"/>
    <w:rsid w:val="00DC7E76"/>
    <w:rsid w:val="00DD0136"/>
    <w:rsid w:val="00DD0ABC"/>
    <w:rsid w:val="00DD0FD6"/>
    <w:rsid w:val="00DD109B"/>
    <w:rsid w:val="00DD1628"/>
    <w:rsid w:val="00DD2021"/>
    <w:rsid w:val="00DD2548"/>
    <w:rsid w:val="00DD345E"/>
    <w:rsid w:val="00DD3A27"/>
    <w:rsid w:val="00DD4E14"/>
    <w:rsid w:val="00DD6D5C"/>
    <w:rsid w:val="00DE0C94"/>
    <w:rsid w:val="00DE11EE"/>
    <w:rsid w:val="00DE1703"/>
    <w:rsid w:val="00DE17BB"/>
    <w:rsid w:val="00DE21B6"/>
    <w:rsid w:val="00DE21EE"/>
    <w:rsid w:val="00DE252C"/>
    <w:rsid w:val="00DE2D3B"/>
    <w:rsid w:val="00DE3063"/>
    <w:rsid w:val="00DE3A57"/>
    <w:rsid w:val="00DE536B"/>
    <w:rsid w:val="00DE5F33"/>
    <w:rsid w:val="00DE78D0"/>
    <w:rsid w:val="00DF055B"/>
    <w:rsid w:val="00DF1086"/>
    <w:rsid w:val="00DF1BEA"/>
    <w:rsid w:val="00DF2848"/>
    <w:rsid w:val="00DF297F"/>
    <w:rsid w:val="00DF3027"/>
    <w:rsid w:val="00DF3177"/>
    <w:rsid w:val="00DF3A45"/>
    <w:rsid w:val="00DF4372"/>
    <w:rsid w:val="00DF4756"/>
    <w:rsid w:val="00DF4917"/>
    <w:rsid w:val="00DF493B"/>
    <w:rsid w:val="00DF55B3"/>
    <w:rsid w:val="00DF568B"/>
    <w:rsid w:val="00DF5BA7"/>
    <w:rsid w:val="00DF6346"/>
    <w:rsid w:val="00DF6851"/>
    <w:rsid w:val="00DF6C8F"/>
    <w:rsid w:val="00DF763A"/>
    <w:rsid w:val="00DF7BE4"/>
    <w:rsid w:val="00E00A5A"/>
    <w:rsid w:val="00E00FE0"/>
    <w:rsid w:val="00E01682"/>
    <w:rsid w:val="00E0222B"/>
    <w:rsid w:val="00E02AAD"/>
    <w:rsid w:val="00E02B57"/>
    <w:rsid w:val="00E04ED0"/>
    <w:rsid w:val="00E050AA"/>
    <w:rsid w:val="00E055BD"/>
    <w:rsid w:val="00E05DDC"/>
    <w:rsid w:val="00E05E1A"/>
    <w:rsid w:val="00E05E5F"/>
    <w:rsid w:val="00E06248"/>
    <w:rsid w:val="00E06AAB"/>
    <w:rsid w:val="00E07778"/>
    <w:rsid w:val="00E07B4F"/>
    <w:rsid w:val="00E07C7E"/>
    <w:rsid w:val="00E10A67"/>
    <w:rsid w:val="00E10C5D"/>
    <w:rsid w:val="00E11795"/>
    <w:rsid w:val="00E11B7C"/>
    <w:rsid w:val="00E123B5"/>
    <w:rsid w:val="00E127D0"/>
    <w:rsid w:val="00E135E6"/>
    <w:rsid w:val="00E13BE9"/>
    <w:rsid w:val="00E13C69"/>
    <w:rsid w:val="00E16B15"/>
    <w:rsid w:val="00E1761C"/>
    <w:rsid w:val="00E17710"/>
    <w:rsid w:val="00E17DD8"/>
    <w:rsid w:val="00E204A2"/>
    <w:rsid w:val="00E2101A"/>
    <w:rsid w:val="00E211E0"/>
    <w:rsid w:val="00E22076"/>
    <w:rsid w:val="00E23942"/>
    <w:rsid w:val="00E23A73"/>
    <w:rsid w:val="00E24220"/>
    <w:rsid w:val="00E24FEF"/>
    <w:rsid w:val="00E253EA"/>
    <w:rsid w:val="00E2560B"/>
    <w:rsid w:val="00E256B4"/>
    <w:rsid w:val="00E2572F"/>
    <w:rsid w:val="00E25884"/>
    <w:rsid w:val="00E2656E"/>
    <w:rsid w:val="00E26909"/>
    <w:rsid w:val="00E26C41"/>
    <w:rsid w:val="00E30117"/>
    <w:rsid w:val="00E30A99"/>
    <w:rsid w:val="00E313AC"/>
    <w:rsid w:val="00E3201A"/>
    <w:rsid w:val="00E33174"/>
    <w:rsid w:val="00E33C0C"/>
    <w:rsid w:val="00E341C4"/>
    <w:rsid w:val="00E351D7"/>
    <w:rsid w:val="00E35717"/>
    <w:rsid w:val="00E3571F"/>
    <w:rsid w:val="00E357B0"/>
    <w:rsid w:val="00E36576"/>
    <w:rsid w:val="00E37182"/>
    <w:rsid w:val="00E40358"/>
    <w:rsid w:val="00E404B2"/>
    <w:rsid w:val="00E40556"/>
    <w:rsid w:val="00E408E4"/>
    <w:rsid w:val="00E41425"/>
    <w:rsid w:val="00E416CA"/>
    <w:rsid w:val="00E41DCE"/>
    <w:rsid w:val="00E43158"/>
    <w:rsid w:val="00E43A46"/>
    <w:rsid w:val="00E43A4E"/>
    <w:rsid w:val="00E43DC2"/>
    <w:rsid w:val="00E43E53"/>
    <w:rsid w:val="00E44655"/>
    <w:rsid w:val="00E4553E"/>
    <w:rsid w:val="00E45E50"/>
    <w:rsid w:val="00E465FC"/>
    <w:rsid w:val="00E466ED"/>
    <w:rsid w:val="00E46AC4"/>
    <w:rsid w:val="00E474E9"/>
    <w:rsid w:val="00E50926"/>
    <w:rsid w:val="00E509D2"/>
    <w:rsid w:val="00E50A27"/>
    <w:rsid w:val="00E50E58"/>
    <w:rsid w:val="00E51D35"/>
    <w:rsid w:val="00E539FA"/>
    <w:rsid w:val="00E53AC8"/>
    <w:rsid w:val="00E53E89"/>
    <w:rsid w:val="00E5413B"/>
    <w:rsid w:val="00E554E2"/>
    <w:rsid w:val="00E55CAA"/>
    <w:rsid w:val="00E55FB8"/>
    <w:rsid w:val="00E560F2"/>
    <w:rsid w:val="00E562E3"/>
    <w:rsid w:val="00E5792D"/>
    <w:rsid w:val="00E57DC8"/>
    <w:rsid w:val="00E60418"/>
    <w:rsid w:val="00E6050F"/>
    <w:rsid w:val="00E60829"/>
    <w:rsid w:val="00E60946"/>
    <w:rsid w:val="00E62243"/>
    <w:rsid w:val="00E624DF"/>
    <w:rsid w:val="00E626D0"/>
    <w:rsid w:val="00E63E6D"/>
    <w:rsid w:val="00E6401C"/>
    <w:rsid w:val="00E64BDF"/>
    <w:rsid w:val="00E651FA"/>
    <w:rsid w:val="00E66203"/>
    <w:rsid w:val="00E662E4"/>
    <w:rsid w:val="00E66C57"/>
    <w:rsid w:val="00E67D5E"/>
    <w:rsid w:val="00E70655"/>
    <w:rsid w:val="00E7076C"/>
    <w:rsid w:val="00E71504"/>
    <w:rsid w:val="00E71A87"/>
    <w:rsid w:val="00E721F5"/>
    <w:rsid w:val="00E72497"/>
    <w:rsid w:val="00E727D8"/>
    <w:rsid w:val="00E72852"/>
    <w:rsid w:val="00E72D0B"/>
    <w:rsid w:val="00E72F8E"/>
    <w:rsid w:val="00E73645"/>
    <w:rsid w:val="00E74545"/>
    <w:rsid w:val="00E74648"/>
    <w:rsid w:val="00E74820"/>
    <w:rsid w:val="00E74973"/>
    <w:rsid w:val="00E7514A"/>
    <w:rsid w:val="00E75D4B"/>
    <w:rsid w:val="00E76E7A"/>
    <w:rsid w:val="00E76F67"/>
    <w:rsid w:val="00E8060D"/>
    <w:rsid w:val="00E80AE1"/>
    <w:rsid w:val="00E8119F"/>
    <w:rsid w:val="00E81B0C"/>
    <w:rsid w:val="00E81CA7"/>
    <w:rsid w:val="00E82285"/>
    <w:rsid w:val="00E82FF8"/>
    <w:rsid w:val="00E83649"/>
    <w:rsid w:val="00E83F12"/>
    <w:rsid w:val="00E84A91"/>
    <w:rsid w:val="00E84C8B"/>
    <w:rsid w:val="00E856C4"/>
    <w:rsid w:val="00E8626B"/>
    <w:rsid w:val="00E87771"/>
    <w:rsid w:val="00E877D5"/>
    <w:rsid w:val="00E90570"/>
    <w:rsid w:val="00E905E1"/>
    <w:rsid w:val="00E91145"/>
    <w:rsid w:val="00E917C3"/>
    <w:rsid w:val="00E91AE6"/>
    <w:rsid w:val="00E9296E"/>
    <w:rsid w:val="00E92E69"/>
    <w:rsid w:val="00E936B4"/>
    <w:rsid w:val="00E948F6"/>
    <w:rsid w:val="00E95303"/>
    <w:rsid w:val="00E953AC"/>
    <w:rsid w:val="00E96D7F"/>
    <w:rsid w:val="00EA01F4"/>
    <w:rsid w:val="00EA0B39"/>
    <w:rsid w:val="00EA1907"/>
    <w:rsid w:val="00EA20C4"/>
    <w:rsid w:val="00EA294E"/>
    <w:rsid w:val="00EA2B22"/>
    <w:rsid w:val="00EA3F55"/>
    <w:rsid w:val="00EA5597"/>
    <w:rsid w:val="00EA5BFD"/>
    <w:rsid w:val="00EA67F3"/>
    <w:rsid w:val="00EA704D"/>
    <w:rsid w:val="00EB046D"/>
    <w:rsid w:val="00EB1D76"/>
    <w:rsid w:val="00EB1F46"/>
    <w:rsid w:val="00EB2633"/>
    <w:rsid w:val="00EB2879"/>
    <w:rsid w:val="00EB4184"/>
    <w:rsid w:val="00EB4423"/>
    <w:rsid w:val="00EB48CC"/>
    <w:rsid w:val="00EB4A9E"/>
    <w:rsid w:val="00EB52E8"/>
    <w:rsid w:val="00EB61B8"/>
    <w:rsid w:val="00EB6436"/>
    <w:rsid w:val="00EB6CC0"/>
    <w:rsid w:val="00EC00FE"/>
    <w:rsid w:val="00EC02C9"/>
    <w:rsid w:val="00EC1149"/>
    <w:rsid w:val="00EC1907"/>
    <w:rsid w:val="00EC1E51"/>
    <w:rsid w:val="00EC1FAA"/>
    <w:rsid w:val="00EC35B3"/>
    <w:rsid w:val="00EC3B8A"/>
    <w:rsid w:val="00EC4DA8"/>
    <w:rsid w:val="00EC6044"/>
    <w:rsid w:val="00EC6EFB"/>
    <w:rsid w:val="00EC7A9B"/>
    <w:rsid w:val="00ED01F9"/>
    <w:rsid w:val="00ED0A34"/>
    <w:rsid w:val="00ED0B35"/>
    <w:rsid w:val="00ED187D"/>
    <w:rsid w:val="00ED1927"/>
    <w:rsid w:val="00ED1D25"/>
    <w:rsid w:val="00ED29BF"/>
    <w:rsid w:val="00ED2E3A"/>
    <w:rsid w:val="00ED3152"/>
    <w:rsid w:val="00ED3B61"/>
    <w:rsid w:val="00ED3EDF"/>
    <w:rsid w:val="00ED4522"/>
    <w:rsid w:val="00ED56FE"/>
    <w:rsid w:val="00EE1654"/>
    <w:rsid w:val="00EE187B"/>
    <w:rsid w:val="00EE1E79"/>
    <w:rsid w:val="00EE2C08"/>
    <w:rsid w:val="00EE3052"/>
    <w:rsid w:val="00EE3464"/>
    <w:rsid w:val="00EE369A"/>
    <w:rsid w:val="00EE46B5"/>
    <w:rsid w:val="00EE4D39"/>
    <w:rsid w:val="00EE4DE3"/>
    <w:rsid w:val="00EE54E3"/>
    <w:rsid w:val="00EE572E"/>
    <w:rsid w:val="00EE5D9A"/>
    <w:rsid w:val="00EE6019"/>
    <w:rsid w:val="00EE6BEF"/>
    <w:rsid w:val="00EE6D91"/>
    <w:rsid w:val="00EE7489"/>
    <w:rsid w:val="00EE7AF9"/>
    <w:rsid w:val="00EE7D6D"/>
    <w:rsid w:val="00EF17C4"/>
    <w:rsid w:val="00EF1D2F"/>
    <w:rsid w:val="00EF3213"/>
    <w:rsid w:val="00EF32CF"/>
    <w:rsid w:val="00EF3CE9"/>
    <w:rsid w:val="00EF4F56"/>
    <w:rsid w:val="00EF5561"/>
    <w:rsid w:val="00EF63C0"/>
    <w:rsid w:val="00EF6FC9"/>
    <w:rsid w:val="00F01701"/>
    <w:rsid w:val="00F01B74"/>
    <w:rsid w:val="00F01C2C"/>
    <w:rsid w:val="00F01FCA"/>
    <w:rsid w:val="00F0246F"/>
    <w:rsid w:val="00F02D51"/>
    <w:rsid w:val="00F03138"/>
    <w:rsid w:val="00F048A4"/>
    <w:rsid w:val="00F051BA"/>
    <w:rsid w:val="00F0591C"/>
    <w:rsid w:val="00F05E32"/>
    <w:rsid w:val="00F05E8C"/>
    <w:rsid w:val="00F0670C"/>
    <w:rsid w:val="00F06D66"/>
    <w:rsid w:val="00F06DFF"/>
    <w:rsid w:val="00F071FD"/>
    <w:rsid w:val="00F075B6"/>
    <w:rsid w:val="00F07E7A"/>
    <w:rsid w:val="00F10896"/>
    <w:rsid w:val="00F118DA"/>
    <w:rsid w:val="00F11A95"/>
    <w:rsid w:val="00F11AC6"/>
    <w:rsid w:val="00F11D2D"/>
    <w:rsid w:val="00F12F14"/>
    <w:rsid w:val="00F13922"/>
    <w:rsid w:val="00F139CE"/>
    <w:rsid w:val="00F13F74"/>
    <w:rsid w:val="00F1491B"/>
    <w:rsid w:val="00F14C42"/>
    <w:rsid w:val="00F1535A"/>
    <w:rsid w:val="00F15636"/>
    <w:rsid w:val="00F158C2"/>
    <w:rsid w:val="00F15B1A"/>
    <w:rsid w:val="00F15E9F"/>
    <w:rsid w:val="00F162F1"/>
    <w:rsid w:val="00F16820"/>
    <w:rsid w:val="00F16C6F"/>
    <w:rsid w:val="00F16E5C"/>
    <w:rsid w:val="00F17CFA"/>
    <w:rsid w:val="00F20203"/>
    <w:rsid w:val="00F211B1"/>
    <w:rsid w:val="00F211B4"/>
    <w:rsid w:val="00F2135E"/>
    <w:rsid w:val="00F21810"/>
    <w:rsid w:val="00F21A5B"/>
    <w:rsid w:val="00F2286E"/>
    <w:rsid w:val="00F2304C"/>
    <w:rsid w:val="00F237D2"/>
    <w:rsid w:val="00F23F52"/>
    <w:rsid w:val="00F24371"/>
    <w:rsid w:val="00F2454F"/>
    <w:rsid w:val="00F246CF"/>
    <w:rsid w:val="00F247CC"/>
    <w:rsid w:val="00F2487A"/>
    <w:rsid w:val="00F24F40"/>
    <w:rsid w:val="00F256FE"/>
    <w:rsid w:val="00F2573B"/>
    <w:rsid w:val="00F258C2"/>
    <w:rsid w:val="00F25969"/>
    <w:rsid w:val="00F25F5E"/>
    <w:rsid w:val="00F27599"/>
    <w:rsid w:val="00F276D3"/>
    <w:rsid w:val="00F27E23"/>
    <w:rsid w:val="00F30095"/>
    <w:rsid w:val="00F30516"/>
    <w:rsid w:val="00F3104B"/>
    <w:rsid w:val="00F31380"/>
    <w:rsid w:val="00F319F1"/>
    <w:rsid w:val="00F31C63"/>
    <w:rsid w:val="00F32530"/>
    <w:rsid w:val="00F3308E"/>
    <w:rsid w:val="00F33304"/>
    <w:rsid w:val="00F337C4"/>
    <w:rsid w:val="00F33D37"/>
    <w:rsid w:val="00F34331"/>
    <w:rsid w:val="00F344A2"/>
    <w:rsid w:val="00F353E9"/>
    <w:rsid w:val="00F3543A"/>
    <w:rsid w:val="00F35EDC"/>
    <w:rsid w:val="00F36616"/>
    <w:rsid w:val="00F37219"/>
    <w:rsid w:val="00F40321"/>
    <w:rsid w:val="00F40406"/>
    <w:rsid w:val="00F40F5E"/>
    <w:rsid w:val="00F41946"/>
    <w:rsid w:val="00F41EDF"/>
    <w:rsid w:val="00F422D6"/>
    <w:rsid w:val="00F425DA"/>
    <w:rsid w:val="00F42F5C"/>
    <w:rsid w:val="00F461C1"/>
    <w:rsid w:val="00F476AA"/>
    <w:rsid w:val="00F477CC"/>
    <w:rsid w:val="00F47A4C"/>
    <w:rsid w:val="00F5039C"/>
    <w:rsid w:val="00F503AD"/>
    <w:rsid w:val="00F50DDA"/>
    <w:rsid w:val="00F512FD"/>
    <w:rsid w:val="00F52A72"/>
    <w:rsid w:val="00F538B5"/>
    <w:rsid w:val="00F53E92"/>
    <w:rsid w:val="00F540DC"/>
    <w:rsid w:val="00F54484"/>
    <w:rsid w:val="00F54FAC"/>
    <w:rsid w:val="00F55CDD"/>
    <w:rsid w:val="00F55EF8"/>
    <w:rsid w:val="00F562CA"/>
    <w:rsid w:val="00F573EF"/>
    <w:rsid w:val="00F575AE"/>
    <w:rsid w:val="00F57D94"/>
    <w:rsid w:val="00F6105F"/>
    <w:rsid w:val="00F613E6"/>
    <w:rsid w:val="00F61A7A"/>
    <w:rsid w:val="00F62248"/>
    <w:rsid w:val="00F6296D"/>
    <w:rsid w:val="00F62CAC"/>
    <w:rsid w:val="00F62F26"/>
    <w:rsid w:val="00F63933"/>
    <w:rsid w:val="00F6442E"/>
    <w:rsid w:val="00F646B3"/>
    <w:rsid w:val="00F64BE1"/>
    <w:rsid w:val="00F6614B"/>
    <w:rsid w:val="00F66BD9"/>
    <w:rsid w:val="00F67A18"/>
    <w:rsid w:val="00F70747"/>
    <w:rsid w:val="00F70827"/>
    <w:rsid w:val="00F70E1C"/>
    <w:rsid w:val="00F714B6"/>
    <w:rsid w:val="00F71A1D"/>
    <w:rsid w:val="00F71E65"/>
    <w:rsid w:val="00F72B34"/>
    <w:rsid w:val="00F73880"/>
    <w:rsid w:val="00F73E12"/>
    <w:rsid w:val="00F74023"/>
    <w:rsid w:val="00F74AD8"/>
    <w:rsid w:val="00F74DC1"/>
    <w:rsid w:val="00F74E85"/>
    <w:rsid w:val="00F75284"/>
    <w:rsid w:val="00F754B4"/>
    <w:rsid w:val="00F75A26"/>
    <w:rsid w:val="00F75CC8"/>
    <w:rsid w:val="00F76D62"/>
    <w:rsid w:val="00F76D8B"/>
    <w:rsid w:val="00F77128"/>
    <w:rsid w:val="00F771C1"/>
    <w:rsid w:val="00F772AD"/>
    <w:rsid w:val="00F8046C"/>
    <w:rsid w:val="00F80679"/>
    <w:rsid w:val="00F81183"/>
    <w:rsid w:val="00F81FE0"/>
    <w:rsid w:val="00F829D8"/>
    <w:rsid w:val="00F82A3E"/>
    <w:rsid w:val="00F82E1B"/>
    <w:rsid w:val="00F82F28"/>
    <w:rsid w:val="00F8407E"/>
    <w:rsid w:val="00F84553"/>
    <w:rsid w:val="00F84A9F"/>
    <w:rsid w:val="00F84AE2"/>
    <w:rsid w:val="00F86DF5"/>
    <w:rsid w:val="00F871F8"/>
    <w:rsid w:val="00F87BB6"/>
    <w:rsid w:val="00F87C5D"/>
    <w:rsid w:val="00F87D3D"/>
    <w:rsid w:val="00F87F8E"/>
    <w:rsid w:val="00F9092A"/>
    <w:rsid w:val="00F90C80"/>
    <w:rsid w:val="00F91273"/>
    <w:rsid w:val="00F919F8"/>
    <w:rsid w:val="00F91CD0"/>
    <w:rsid w:val="00F91D04"/>
    <w:rsid w:val="00F92A83"/>
    <w:rsid w:val="00F92D6C"/>
    <w:rsid w:val="00F93654"/>
    <w:rsid w:val="00F93A8C"/>
    <w:rsid w:val="00F94D33"/>
    <w:rsid w:val="00F9504D"/>
    <w:rsid w:val="00F95928"/>
    <w:rsid w:val="00F95CB7"/>
    <w:rsid w:val="00F963DC"/>
    <w:rsid w:val="00F96535"/>
    <w:rsid w:val="00F96887"/>
    <w:rsid w:val="00F9689F"/>
    <w:rsid w:val="00F970BA"/>
    <w:rsid w:val="00F97934"/>
    <w:rsid w:val="00FA0253"/>
    <w:rsid w:val="00FA050E"/>
    <w:rsid w:val="00FA065D"/>
    <w:rsid w:val="00FA0E46"/>
    <w:rsid w:val="00FA140B"/>
    <w:rsid w:val="00FA144D"/>
    <w:rsid w:val="00FA3803"/>
    <w:rsid w:val="00FA5312"/>
    <w:rsid w:val="00FA55FF"/>
    <w:rsid w:val="00FA56F4"/>
    <w:rsid w:val="00FA5B9B"/>
    <w:rsid w:val="00FA68AC"/>
    <w:rsid w:val="00FA6EA1"/>
    <w:rsid w:val="00FA7454"/>
    <w:rsid w:val="00FB196F"/>
    <w:rsid w:val="00FB1C8A"/>
    <w:rsid w:val="00FB26AF"/>
    <w:rsid w:val="00FB26B8"/>
    <w:rsid w:val="00FB2CA5"/>
    <w:rsid w:val="00FB3172"/>
    <w:rsid w:val="00FB335C"/>
    <w:rsid w:val="00FB3802"/>
    <w:rsid w:val="00FB4637"/>
    <w:rsid w:val="00FB480D"/>
    <w:rsid w:val="00FB490A"/>
    <w:rsid w:val="00FB4A0B"/>
    <w:rsid w:val="00FB53F0"/>
    <w:rsid w:val="00FB5784"/>
    <w:rsid w:val="00FB5C22"/>
    <w:rsid w:val="00FB5D25"/>
    <w:rsid w:val="00FB7549"/>
    <w:rsid w:val="00FC14E0"/>
    <w:rsid w:val="00FC1ECE"/>
    <w:rsid w:val="00FC2724"/>
    <w:rsid w:val="00FC29CB"/>
    <w:rsid w:val="00FC2B82"/>
    <w:rsid w:val="00FC2F2D"/>
    <w:rsid w:val="00FC36AC"/>
    <w:rsid w:val="00FC39A6"/>
    <w:rsid w:val="00FC4DE5"/>
    <w:rsid w:val="00FC529F"/>
    <w:rsid w:val="00FC5E0E"/>
    <w:rsid w:val="00FC619B"/>
    <w:rsid w:val="00FC61CA"/>
    <w:rsid w:val="00FC6E0F"/>
    <w:rsid w:val="00FC6FB2"/>
    <w:rsid w:val="00FC6FF3"/>
    <w:rsid w:val="00FC7054"/>
    <w:rsid w:val="00FC711E"/>
    <w:rsid w:val="00FC7353"/>
    <w:rsid w:val="00FC74B9"/>
    <w:rsid w:val="00FD16E5"/>
    <w:rsid w:val="00FD196B"/>
    <w:rsid w:val="00FD1C67"/>
    <w:rsid w:val="00FD2811"/>
    <w:rsid w:val="00FD31FE"/>
    <w:rsid w:val="00FD3556"/>
    <w:rsid w:val="00FD4129"/>
    <w:rsid w:val="00FD41FE"/>
    <w:rsid w:val="00FD49CD"/>
    <w:rsid w:val="00FD500A"/>
    <w:rsid w:val="00FD54A0"/>
    <w:rsid w:val="00FD579D"/>
    <w:rsid w:val="00FD6078"/>
    <w:rsid w:val="00FD6716"/>
    <w:rsid w:val="00FD7AA6"/>
    <w:rsid w:val="00FE00CC"/>
    <w:rsid w:val="00FE0503"/>
    <w:rsid w:val="00FE08BD"/>
    <w:rsid w:val="00FE1F13"/>
    <w:rsid w:val="00FE2622"/>
    <w:rsid w:val="00FE2CF4"/>
    <w:rsid w:val="00FE3345"/>
    <w:rsid w:val="00FE3596"/>
    <w:rsid w:val="00FE39F4"/>
    <w:rsid w:val="00FE40BE"/>
    <w:rsid w:val="00FE40EE"/>
    <w:rsid w:val="00FE4158"/>
    <w:rsid w:val="00FE42B7"/>
    <w:rsid w:val="00FE4E96"/>
    <w:rsid w:val="00FE4FC0"/>
    <w:rsid w:val="00FE5543"/>
    <w:rsid w:val="00FE5569"/>
    <w:rsid w:val="00FE5623"/>
    <w:rsid w:val="00FE6C84"/>
    <w:rsid w:val="00FE7885"/>
    <w:rsid w:val="00FF04C9"/>
    <w:rsid w:val="00FF08E1"/>
    <w:rsid w:val="00FF0EDE"/>
    <w:rsid w:val="00FF10BC"/>
    <w:rsid w:val="00FF16A1"/>
    <w:rsid w:val="00FF1AF1"/>
    <w:rsid w:val="00FF1EAF"/>
    <w:rsid w:val="00FF2868"/>
    <w:rsid w:val="00FF438B"/>
    <w:rsid w:val="00FF539A"/>
    <w:rsid w:val="00FF5F6A"/>
    <w:rsid w:val="00FF7253"/>
    <w:rsid w:val="00FF7BD9"/>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DF7BDC"/>
  <w15:docId w15:val="{8490DDB0-AD25-4FF4-A9D1-66F69CADE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3A00"/>
    <w:pPr>
      <w:jc w:val="both"/>
    </w:pPr>
    <w:rPr>
      <w:rFonts w:ascii="Arial" w:hAnsi="Arial" w:cs="Arial"/>
      <w:bCs/>
      <w:sz w:val="24"/>
      <w:lang w:val="en-US" w:eastAsia="en-US"/>
    </w:rPr>
  </w:style>
  <w:style w:type="paragraph" w:styleId="Heading1">
    <w:name w:val="heading 1"/>
    <w:aliases w:val="MainHeader,tchead,1,h1,Header 1,Test Plan,Part,H1&lt;------------------,Main heading,Heading 10,Header1,chapternumber,Tertiary Heading,RFP Heading1,*,P,vorlage 1,PA Chapter,Attribute Heading 1,Bulletin Name,level 1,Level 1 Head,h13,h14,11,H1,h11"/>
    <w:basedOn w:val="Normal"/>
    <w:next w:val="Normal"/>
    <w:qFormat/>
    <w:rsid w:val="006B3A00"/>
    <w:pPr>
      <w:keepNext/>
      <w:numPr>
        <w:numId w:val="2"/>
      </w:numPr>
      <w:spacing w:before="240" w:after="60"/>
      <w:outlineLvl w:val="0"/>
    </w:pPr>
    <w:rPr>
      <w:b/>
      <w:kern w:val="28"/>
      <w:sz w:val="28"/>
    </w:rPr>
  </w:style>
  <w:style w:type="paragraph" w:styleId="Heading2">
    <w:name w:val="heading 2"/>
    <w:aliases w:val="1.1,Heading 2 Hidden,Proposal,h2,2,Level 2 Heading,Numbered indent 2,ni2,Hanging 2 Indent,numbered indent 2,exercise,Heading 2 substyle,HD2,Titre3,H2,stepstone,Stepstones,Heading 0,Sub-section Title,Major,L2,Level 2 Topic Heading,Heading 22"/>
    <w:basedOn w:val="Normal"/>
    <w:next w:val="Normal"/>
    <w:link w:val="Heading2Char"/>
    <w:qFormat/>
    <w:rsid w:val="006B3A00"/>
    <w:pPr>
      <w:keepNext/>
      <w:numPr>
        <w:ilvl w:val="1"/>
        <w:numId w:val="2"/>
      </w:numPr>
      <w:spacing w:before="240" w:after="60"/>
      <w:outlineLvl w:val="1"/>
    </w:pPr>
    <w:rPr>
      <w:b/>
      <w:i/>
    </w:rPr>
  </w:style>
  <w:style w:type="paragraph" w:styleId="Heading3">
    <w:name w:val="heading 3"/>
    <w:aliases w:val="sh3,H3,h3,h31,Heading Three,Prophead 3,TextProp,3,H31,H32,H33,H34,H35,summit,Project 3,Proposa,Heading 31,Heading 32,Heading 33,Heading 34,Heading 35,Heading 36,Minor,Level 1 - 1,sub-sub,RFP Heading 3,Task,Tsk,HHHeading,H36,H37,H38,H39,H310,l3"/>
    <w:basedOn w:val="Normal"/>
    <w:next w:val="Normal"/>
    <w:qFormat/>
    <w:rsid w:val="006B3A00"/>
    <w:pPr>
      <w:keepNext/>
      <w:numPr>
        <w:ilvl w:val="2"/>
        <w:numId w:val="2"/>
      </w:numPr>
      <w:spacing w:before="240" w:after="60"/>
      <w:outlineLvl w:val="2"/>
    </w:pPr>
  </w:style>
  <w:style w:type="paragraph" w:styleId="Heading4">
    <w:name w:val="heading 4"/>
    <w:aliases w:val="h4,Heading Four,(Alt+4),H41,(Alt+4)1,H42,(Alt+4)2,H43,(Alt+4)3,H44,(Alt+4)4,H45,(Alt+4)5,H411,(Alt+4)11,H421,(Alt+4)21,H431,(Alt+4)31,H46,(Alt+4)6,H412,(Alt+4)12,H422,(Alt+4)22,H432,(Alt+4)32,H47,(Alt+4)7,H48,(Alt+4)8,H49,(Alt+4)9,H,H4,h41,ph"/>
    <w:basedOn w:val="Normal"/>
    <w:next w:val="Normal"/>
    <w:qFormat/>
    <w:rsid w:val="006B3A00"/>
    <w:pPr>
      <w:keepNext/>
      <w:numPr>
        <w:ilvl w:val="3"/>
        <w:numId w:val="2"/>
      </w:numPr>
      <w:spacing w:before="240" w:after="60"/>
      <w:outlineLvl w:val="3"/>
    </w:pPr>
    <w:rPr>
      <w:b/>
    </w:rPr>
  </w:style>
  <w:style w:type="paragraph" w:styleId="Heading5">
    <w:name w:val="heading 5"/>
    <w:aliases w:val="h5,5 sub-bullet,sb,4,h51,Blank 1,Para5,Roman list,H5,Appendix A to X,Heading 5   Appendix A to X,ASAPHeading 5"/>
    <w:basedOn w:val="Normal"/>
    <w:next w:val="Normal"/>
    <w:qFormat/>
    <w:rsid w:val="006B3A00"/>
    <w:pPr>
      <w:numPr>
        <w:ilvl w:val="4"/>
        <w:numId w:val="2"/>
      </w:numPr>
      <w:spacing w:before="240" w:after="60"/>
      <w:outlineLvl w:val="4"/>
    </w:pPr>
    <w:rPr>
      <w:sz w:val="22"/>
    </w:rPr>
  </w:style>
  <w:style w:type="paragraph" w:styleId="Heading6">
    <w:name w:val="heading 6"/>
    <w:aliases w:val="h6,Appendix,T1,L1 Heading 6,H6,sub-dash,sd,5"/>
    <w:basedOn w:val="Normal"/>
    <w:next w:val="Normal"/>
    <w:qFormat/>
    <w:rsid w:val="006B3A00"/>
    <w:pPr>
      <w:numPr>
        <w:ilvl w:val="5"/>
        <w:numId w:val="2"/>
      </w:numPr>
      <w:spacing w:before="240" w:after="60"/>
      <w:outlineLvl w:val="5"/>
    </w:pPr>
    <w:rPr>
      <w:i/>
      <w:sz w:val="22"/>
    </w:rPr>
  </w:style>
  <w:style w:type="paragraph" w:styleId="Heading7">
    <w:name w:val="heading 7"/>
    <w:aliases w:val="L7,L1 Heading 7,letter list"/>
    <w:basedOn w:val="Normal"/>
    <w:next w:val="Normal"/>
    <w:qFormat/>
    <w:rsid w:val="006B3A00"/>
    <w:pPr>
      <w:numPr>
        <w:ilvl w:val="6"/>
        <w:numId w:val="2"/>
      </w:numPr>
      <w:spacing w:before="240" w:after="60"/>
      <w:outlineLvl w:val="6"/>
    </w:pPr>
  </w:style>
  <w:style w:type="paragraph" w:styleId="Heading8">
    <w:name w:val="heading 8"/>
    <w:aliases w:val="h8,Annex,L1 Heading 8,Legal Level 1.1.1.,Center Bold"/>
    <w:basedOn w:val="Normal"/>
    <w:next w:val="Normal"/>
    <w:qFormat/>
    <w:rsid w:val="006B3A00"/>
    <w:pPr>
      <w:numPr>
        <w:ilvl w:val="7"/>
        <w:numId w:val="2"/>
      </w:numPr>
      <w:spacing w:before="240" w:after="60"/>
      <w:outlineLvl w:val="7"/>
    </w:pPr>
    <w:rPr>
      <w:i/>
    </w:rPr>
  </w:style>
  <w:style w:type="paragraph" w:styleId="Heading9">
    <w:name w:val="heading 9"/>
    <w:aliases w:val="h9,App Heading,Annex1,Appen 1,L1 Heading 9,Titre 10,Appx Head 1,Blank 5"/>
    <w:basedOn w:val="Normal"/>
    <w:next w:val="Normal"/>
    <w:qFormat/>
    <w:rsid w:val="006B3A00"/>
    <w:pPr>
      <w:numPr>
        <w:ilvl w:val="8"/>
        <w:numId w:val="2"/>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6B3A00"/>
    <w:pPr>
      <w:tabs>
        <w:tab w:val="left" w:pos="400"/>
        <w:tab w:val="left" w:pos="450"/>
        <w:tab w:val="right" w:leader="dot" w:pos="8820"/>
      </w:tabs>
      <w:spacing w:before="120" w:after="120"/>
    </w:pPr>
    <w:rPr>
      <w:b/>
      <w:caps/>
      <w:noProof/>
      <w:szCs w:val="28"/>
    </w:rPr>
  </w:style>
  <w:style w:type="paragraph" w:styleId="Header">
    <w:name w:val="header"/>
    <w:basedOn w:val="Normal"/>
    <w:rsid w:val="006B3A00"/>
    <w:pPr>
      <w:tabs>
        <w:tab w:val="center" w:pos="4320"/>
        <w:tab w:val="right" w:pos="8640"/>
      </w:tabs>
    </w:pPr>
  </w:style>
  <w:style w:type="paragraph" w:styleId="Footer">
    <w:name w:val="footer"/>
    <w:basedOn w:val="Normal"/>
    <w:link w:val="FooterChar"/>
    <w:uiPriority w:val="99"/>
    <w:rsid w:val="006B3A00"/>
    <w:pPr>
      <w:tabs>
        <w:tab w:val="center" w:pos="4320"/>
        <w:tab w:val="right" w:pos="8640"/>
      </w:tabs>
    </w:pPr>
  </w:style>
  <w:style w:type="character" w:styleId="PageNumber">
    <w:name w:val="page number"/>
    <w:rsid w:val="006B3A00"/>
    <w:rPr>
      <w:rFonts w:ascii="Arial" w:hAnsi="Arial"/>
      <w:sz w:val="20"/>
    </w:rPr>
  </w:style>
  <w:style w:type="paragraph" w:customStyle="1" w:styleId="BodyTextKeep">
    <w:name w:val="Body Text Keep"/>
    <w:basedOn w:val="BodyText"/>
    <w:rsid w:val="006B3A00"/>
    <w:pPr>
      <w:keepNext/>
      <w:spacing w:after="220" w:line="220" w:lineRule="atLeast"/>
      <w:ind w:left="1080"/>
      <w:jc w:val="left"/>
    </w:pPr>
    <w:rPr>
      <w:sz w:val="24"/>
    </w:rPr>
  </w:style>
  <w:style w:type="paragraph" w:styleId="BodyText">
    <w:name w:val="Body Text"/>
    <w:basedOn w:val="Normal"/>
    <w:rsid w:val="006B3A00"/>
    <w:pPr>
      <w:jc w:val="center"/>
    </w:pPr>
    <w:rPr>
      <w:sz w:val="72"/>
    </w:rPr>
  </w:style>
  <w:style w:type="paragraph" w:styleId="BodyText2">
    <w:name w:val="Body Text 2"/>
    <w:basedOn w:val="Normal"/>
    <w:rsid w:val="006B3A00"/>
  </w:style>
  <w:style w:type="paragraph" w:styleId="BodyText3">
    <w:name w:val="Body Text 3"/>
    <w:basedOn w:val="Normal"/>
    <w:rsid w:val="006B3A00"/>
    <w:rPr>
      <w:color w:val="0000FF"/>
    </w:rPr>
  </w:style>
  <w:style w:type="character" w:styleId="FollowedHyperlink">
    <w:name w:val="FollowedHyperlink"/>
    <w:rsid w:val="006B3A00"/>
    <w:rPr>
      <w:rFonts w:ascii="Arial" w:hAnsi="Arial"/>
      <w:color w:val="800080"/>
      <w:u w:val="single"/>
    </w:rPr>
  </w:style>
  <w:style w:type="paragraph" w:customStyle="1" w:styleId="HelpInfo">
    <w:name w:val="Help Info"/>
    <w:basedOn w:val="Normal"/>
    <w:rsid w:val="006B3A00"/>
    <w:rPr>
      <w:i/>
      <w:color w:val="0000FF"/>
    </w:rPr>
  </w:style>
  <w:style w:type="character" w:styleId="Hyperlink">
    <w:name w:val="Hyperlink"/>
    <w:uiPriority w:val="99"/>
    <w:rsid w:val="006B3A00"/>
    <w:rPr>
      <w:rFonts w:ascii="Arial" w:hAnsi="Arial"/>
      <w:color w:val="0000FF"/>
      <w:u w:val="single"/>
    </w:rPr>
  </w:style>
  <w:style w:type="paragraph" w:styleId="Index1">
    <w:name w:val="index 1"/>
    <w:basedOn w:val="Normal"/>
    <w:next w:val="Normal"/>
    <w:autoRedefine/>
    <w:semiHidden/>
    <w:rsid w:val="006B3A00"/>
    <w:pPr>
      <w:ind w:left="240" w:hanging="240"/>
    </w:pPr>
  </w:style>
  <w:style w:type="paragraph" w:styleId="Index2">
    <w:name w:val="index 2"/>
    <w:basedOn w:val="Normal"/>
    <w:next w:val="Normal"/>
    <w:autoRedefine/>
    <w:semiHidden/>
    <w:rsid w:val="006B3A00"/>
    <w:pPr>
      <w:ind w:left="480" w:hanging="240"/>
    </w:pPr>
  </w:style>
  <w:style w:type="paragraph" w:styleId="Index3">
    <w:name w:val="index 3"/>
    <w:basedOn w:val="Normal"/>
    <w:next w:val="Normal"/>
    <w:autoRedefine/>
    <w:semiHidden/>
    <w:rsid w:val="006B3A00"/>
    <w:pPr>
      <w:ind w:left="720" w:hanging="240"/>
    </w:pPr>
  </w:style>
  <w:style w:type="paragraph" w:styleId="Index4">
    <w:name w:val="index 4"/>
    <w:basedOn w:val="Normal"/>
    <w:next w:val="Normal"/>
    <w:autoRedefine/>
    <w:semiHidden/>
    <w:rsid w:val="006B3A00"/>
    <w:pPr>
      <w:ind w:left="960" w:hanging="240"/>
    </w:pPr>
  </w:style>
  <w:style w:type="paragraph" w:styleId="Index5">
    <w:name w:val="index 5"/>
    <w:basedOn w:val="Normal"/>
    <w:next w:val="Normal"/>
    <w:autoRedefine/>
    <w:semiHidden/>
    <w:rsid w:val="006B3A00"/>
    <w:pPr>
      <w:ind w:left="1200" w:hanging="240"/>
    </w:pPr>
  </w:style>
  <w:style w:type="paragraph" w:styleId="Index6">
    <w:name w:val="index 6"/>
    <w:basedOn w:val="Normal"/>
    <w:next w:val="Normal"/>
    <w:autoRedefine/>
    <w:semiHidden/>
    <w:rsid w:val="006B3A00"/>
    <w:pPr>
      <w:ind w:left="1440" w:hanging="240"/>
    </w:pPr>
  </w:style>
  <w:style w:type="paragraph" w:styleId="Index7">
    <w:name w:val="index 7"/>
    <w:basedOn w:val="Normal"/>
    <w:next w:val="Normal"/>
    <w:autoRedefine/>
    <w:semiHidden/>
    <w:rsid w:val="006B3A00"/>
    <w:pPr>
      <w:ind w:left="1680" w:hanging="240"/>
    </w:pPr>
  </w:style>
  <w:style w:type="paragraph" w:styleId="Index8">
    <w:name w:val="index 8"/>
    <w:basedOn w:val="Normal"/>
    <w:next w:val="Normal"/>
    <w:autoRedefine/>
    <w:semiHidden/>
    <w:rsid w:val="006B3A00"/>
    <w:pPr>
      <w:ind w:left="1920" w:hanging="240"/>
    </w:pPr>
  </w:style>
  <w:style w:type="paragraph" w:styleId="Index9">
    <w:name w:val="index 9"/>
    <w:basedOn w:val="Normal"/>
    <w:next w:val="Normal"/>
    <w:autoRedefine/>
    <w:semiHidden/>
    <w:rsid w:val="006B3A00"/>
    <w:pPr>
      <w:ind w:left="2160" w:hanging="240"/>
    </w:pPr>
  </w:style>
  <w:style w:type="paragraph" w:styleId="IndexHeading">
    <w:name w:val="index heading"/>
    <w:basedOn w:val="Normal"/>
    <w:next w:val="Index1"/>
    <w:semiHidden/>
    <w:rsid w:val="006B3A00"/>
  </w:style>
  <w:style w:type="paragraph" w:customStyle="1" w:styleId="ReturnAddress">
    <w:name w:val="Return Address"/>
    <w:basedOn w:val="Normal"/>
    <w:rsid w:val="006B3A00"/>
    <w:pPr>
      <w:keepLines/>
      <w:framePr w:w="2160" w:h="1200" w:wrap="notBeside" w:vAnchor="page" w:hAnchor="page" w:x="9241" w:y="673" w:anchorLock="1"/>
      <w:spacing w:line="220" w:lineRule="atLeast"/>
    </w:pPr>
    <w:rPr>
      <w:sz w:val="16"/>
    </w:rPr>
  </w:style>
  <w:style w:type="paragraph" w:customStyle="1" w:styleId="SampleText">
    <w:name w:val="Sample Text"/>
    <w:basedOn w:val="Normal"/>
    <w:rsid w:val="006B3A00"/>
    <w:rPr>
      <w:rFonts w:cs="Times New Roman"/>
      <w:bCs w:val="0"/>
      <w:color w:val="339966"/>
    </w:rPr>
  </w:style>
  <w:style w:type="paragraph" w:styleId="TOC2">
    <w:name w:val="toc 2"/>
    <w:basedOn w:val="Normal"/>
    <w:next w:val="Normal"/>
    <w:autoRedefine/>
    <w:uiPriority w:val="39"/>
    <w:rsid w:val="00270B0E"/>
    <w:pPr>
      <w:tabs>
        <w:tab w:val="left" w:pos="960"/>
        <w:tab w:val="right" w:leader="dot" w:pos="8820"/>
      </w:tabs>
      <w:ind w:left="200"/>
    </w:pPr>
    <w:rPr>
      <w:smallCaps/>
      <w:noProof/>
      <w:szCs w:val="24"/>
    </w:rPr>
  </w:style>
  <w:style w:type="paragraph" w:styleId="TOC3">
    <w:name w:val="toc 3"/>
    <w:basedOn w:val="Normal"/>
    <w:next w:val="Normal"/>
    <w:autoRedefine/>
    <w:uiPriority w:val="39"/>
    <w:rsid w:val="006B3A00"/>
    <w:pPr>
      <w:ind w:left="400"/>
    </w:pPr>
    <w:rPr>
      <w:i/>
    </w:rPr>
  </w:style>
  <w:style w:type="paragraph" w:styleId="TOC4">
    <w:name w:val="toc 4"/>
    <w:basedOn w:val="Normal"/>
    <w:next w:val="Normal"/>
    <w:autoRedefine/>
    <w:semiHidden/>
    <w:rsid w:val="006B3A00"/>
    <w:pPr>
      <w:ind w:left="720"/>
    </w:pPr>
    <w:rPr>
      <w:szCs w:val="24"/>
    </w:rPr>
  </w:style>
  <w:style w:type="paragraph" w:styleId="TOC5">
    <w:name w:val="toc 5"/>
    <w:basedOn w:val="Normal"/>
    <w:next w:val="Normal"/>
    <w:autoRedefine/>
    <w:semiHidden/>
    <w:rsid w:val="006B3A00"/>
    <w:pPr>
      <w:ind w:left="960"/>
    </w:pPr>
    <w:rPr>
      <w:szCs w:val="24"/>
    </w:rPr>
  </w:style>
  <w:style w:type="paragraph" w:styleId="TOC6">
    <w:name w:val="toc 6"/>
    <w:basedOn w:val="Normal"/>
    <w:next w:val="Normal"/>
    <w:autoRedefine/>
    <w:semiHidden/>
    <w:rsid w:val="006B3A00"/>
    <w:pPr>
      <w:ind w:left="1200"/>
    </w:pPr>
    <w:rPr>
      <w:szCs w:val="24"/>
    </w:rPr>
  </w:style>
  <w:style w:type="paragraph" w:styleId="TOC7">
    <w:name w:val="toc 7"/>
    <w:basedOn w:val="Normal"/>
    <w:next w:val="Normal"/>
    <w:autoRedefine/>
    <w:semiHidden/>
    <w:rsid w:val="006B3A00"/>
    <w:pPr>
      <w:ind w:left="1440"/>
    </w:pPr>
    <w:rPr>
      <w:szCs w:val="24"/>
    </w:rPr>
  </w:style>
  <w:style w:type="paragraph" w:styleId="TOC8">
    <w:name w:val="toc 8"/>
    <w:basedOn w:val="Normal"/>
    <w:next w:val="Normal"/>
    <w:autoRedefine/>
    <w:semiHidden/>
    <w:rsid w:val="006B3A00"/>
    <w:pPr>
      <w:ind w:left="1680"/>
    </w:pPr>
    <w:rPr>
      <w:szCs w:val="24"/>
    </w:rPr>
  </w:style>
  <w:style w:type="paragraph" w:styleId="TOC9">
    <w:name w:val="toc 9"/>
    <w:basedOn w:val="Normal"/>
    <w:next w:val="Normal"/>
    <w:autoRedefine/>
    <w:semiHidden/>
    <w:rsid w:val="006B3A00"/>
    <w:pPr>
      <w:ind w:left="1920"/>
    </w:pPr>
    <w:rPr>
      <w:szCs w:val="24"/>
    </w:rPr>
  </w:style>
  <w:style w:type="character" w:customStyle="1" w:styleId="PlaceHolder">
    <w:name w:val="Place Holder"/>
    <w:rsid w:val="006B3A00"/>
    <w:rPr>
      <w:b/>
      <w:i/>
      <w:color w:val="0000FF"/>
    </w:rPr>
  </w:style>
  <w:style w:type="character" w:styleId="CommentReference">
    <w:name w:val="annotation reference"/>
    <w:semiHidden/>
    <w:rsid w:val="006B3A00"/>
    <w:rPr>
      <w:sz w:val="16"/>
      <w:szCs w:val="16"/>
    </w:rPr>
  </w:style>
  <w:style w:type="paragraph" w:styleId="CommentText">
    <w:name w:val="annotation text"/>
    <w:basedOn w:val="Normal"/>
    <w:link w:val="CommentTextChar"/>
    <w:semiHidden/>
    <w:rsid w:val="006B3A00"/>
    <w:rPr>
      <w:sz w:val="16"/>
    </w:rPr>
  </w:style>
  <w:style w:type="paragraph" w:styleId="NormalWeb">
    <w:name w:val="Normal (Web)"/>
    <w:basedOn w:val="Normal"/>
    <w:uiPriority w:val="99"/>
    <w:rsid w:val="006B3A00"/>
    <w:pPr>
      <w:spacing w:before="100" w:beforeAutospacing="1" w:after="100" w:afterAutospacing="1"/>
    </w:pPr>
    <w:rPr>
      <w:rFonts w:ascii="Arial Unicode MS" w:eastAsia="Arial Unicode MS" w:hAnsi="Arial Unicode MS" w:cs="Arial Unicode MS"/>
      <w:bCs w:val="0"/>
      <w:szCs w:val="24"/>
    </w:rPr>
  </w:style>
  <w:style w:type="paragraph" w:customStyle="1" w:styleId="NormalComment">
    <w:name w:val="Normal Comment"/>
    <w:basedOn w:val="Normal"/>
    <w:rsid w:val="006B3A00"/>
    <w:pPr>
      <w:overflowPunct w:val="0"/>
      <w:autoSpaceDE w:val="0"/>
      <w:autoSpaceDN w:val="0"/>
      <w:adjustRightInd w:val="0"/>
      <w:textAlignment w:val="baseline"/>
    </w:pPr>
    <w:rPr>
      <w:rFonts w:cs="Times New Roman"/>
      <w:bCs w:val="0"/>
      <w:color w:val="FF0000"/>
      <w:sz w:val="20"/>
    </w:rPr>
  </w:style>
  <w:style w:type="paragraph" w:styleId="BlockText">
    <w:name w:val="Block Text"/>
    <w:basedOn w:val="Normal"/>
    <w:rsid w:val="006B3A00"/>
    <w:pPr>
      <w:ind w:left="630" w:right="-360"/>
    </w:pPr>
    <w:rPr>
      <w:rFonts w:ascii="Times New Roman" w:hAnsi="Times New Roman" w:cs="Times New Roman"/>
      <w:bCs w:val="0"/>
      <w:sz w:val="20"/>
    </w:rPr>
  </w:style>
  <w:style w:type="paragraph" w:customStyle="1" w:styleId="TableText">
    <w:name w:val="TableText"/>
    <w:basedOn w:val="CommentText"/>
    <w:rsid w:val="006B3A00"/>
    <w:pPr>
      <w:spacing w:before="120" w:after="120"/>
    </w:pPr>
    <w:rPr>
      <w:rFonts w:cs="Times New Roman"/>
      <w:bCs w:val="0"/>
    </w:rPr>
  </w:style>
  <w:style w:type="paragraph" w:styleId="BalloonText">
    <w:name w:val="Balloon Text"/>
    <w:basedOn w:val="Normal"/>
    <w:semiHidden/>
    <w:rsid w:val="00A25F5E"/>
    <w:rPr>
      <w:rFonts w:ascii="Tahoma" w:hAnsi="Tahoma" w:cs="Tahoma"/>
      <w:sz w:val="16"/>
      <w:szCs w:val="16"/>
    </w:rPr>
  </w:style>
  <w:style w:type="paragraph" w:customStyle="1" w:styleId="InfoBlue">
    <w:name w:val="InfoBlue"/>
    <w:basedOn w:val="Normal"/>
    <w:next w:val="BodyText"/>
    <w:autoRedefine/>
    <w:rsid w:val="00EE54E3"/>
    <w:pPr>
      <w:widowControl w:val="0"/>
      <w:tabs>
        <w:tab w:val="left" w:pos="540"/>
        <w:tab w:val="left" w:pos="1260"/>
      </w:tabs>
      <w:spacing w:after="120" w:line="240" w:lineRule="atLeast"/>
    </w:pPr>
    <w:rPr>
      <w:rFonts w:cs="Times New Roman"/>
      <w:bCs w:val="0"/>
      <w:i/>
      <w:color w:val="0000FF"/>
    </w:rPr>
  </w:style>
  <w:style w:type="paragraph" w:styleId="DocumentMap">
    <w:name w:val="Document Map"/>
    <w:basedOn w:val="Normal"/>
    <w:semiHidden/>
    <w:rsid w:val="002966B9"/>
    <w:pPr>
      <w:shd w:val="clear" w:color="auto" w:fill="000080"/>
    </w:pPr>
    <w:rPr>
      <w:rFonts w:ascii="Tahoma" w:hAnsi="Tahoma" w:cs="Tahoma"/>
      <w:sz w:val="20"/>
    </w:rPr>
  </w:style>
  <w:style w:type="paragraph" w:styleId="Caption">
    <w:name w:val="caption"/>
    <w:basedOn w:val="Normal"/>
    <w:next w:val="Normal"/>
    <w:link w:val="CaptionChar"/>
    <w:qFormat/>
    <w:rsid w:val="00CB436E"/>
    <w:pPr>
      <w:suppressAutoHyphens/>
      <w:spacing w:before="120" w:after="120"/>
      <w:jc w:val="left"/>
    </w:pPr>
    <w:rPr>
      <w:rFonts w:ascii="Times New Roman" w:hAnsi="Times New Roman" w:cs="Times New Roman"/>
      <w:b/>
      <w:sz w:val="22"/>
      <w:lang w:eastAsia="ar-SA"/>
    </w:rPr>
  </w:style>
  <w:style w:type="character" w:customStyle="1" w:styleId="CaptionChar">
    <w:name w:val="Caption Char"/>
    <w:link w:val="Caption"/>
    <w:locked/>
    <w:rsid w:val="00CB436E"/>
    <w:rPr>
      <w:b/>
      <w:bCs/>
      <w:sz w:val="22"/>
      <w:lang w:val="en-US" w:eastAsia="ar-SA"/>
    </w:rPr>
  </w:style>
  <w:style w:type="paragraph" w:customStyle="1" w:styleId="Table1">
    <w:name w:val="Table1"/>
    <w:basedOn w:val="Normal"/>
    <w:rsid w:val="00217C97"/>
    <w:pPr>
      <w:jc w:val="left"/>
    </w:pPr>
    <w:rPr>
      <w:rFonts w:cs="Times New Roman"/>
      <w:b/>
      <w:bCs w:val="0"/>
      <w:i/>
      <w:color w:val="000000"/>
      <w:sz w:val="20"/>
    </w:rPr>
  </w:style>
  <w:style w:type="paragraph" w:customStyle="1" w:styleId="Table1Input">
    <w:name w:val="Table1 Input"/>
    <w:basedOn w:val="Table1"/>
    <w:rsid w:val="00217C97"/>
    <w:rPr>
      <w:color w:val="FF0000"/>
    </w:rPr>
  </w:style>
  <w:style w:type="character" w:styleId="Emphasis">
    <w:name w:val="Emphasis"/>
    <w:qFormat/>
    <w:rsid w:val="009B11F2"/>
    <w:rPr>
      <w:i/>
      <w:iCs/>
    </w:rPr>
  </w:style>
  <w:style w:type="paragraph" w:customStyle="1" w:styleId="OSDNormal">
    <w:name w:val="OSD_Normal"/>
    <w:basedOn w:val="BodyText"/>
    <w:link w:val="OSDNormalChar"/>
    <w:autoRedefine/>
    <w:rsid w:val="009B11F2"/>
    <w:pPr>
      <w:keepLines/>
      <w:tabs>
        <w:tab w:val="left" w:pos="1318"/>
      </w:tabs>
      <w:overflowPunct w:val="0"/>
      <w:autoSpaceDE w:val="0"/>
      <w:autoSpaceDN w:val="0"/>
      <w:adjustRightInd w:val="0"/>
      <w:spacing w:after="120"/>
      <w:jc w:val="left"/>
    </w:pPr>
    <w:rPr>
      <w:rFonts w:cs="Times New Roman"/>
      <w:iCs/>
      <w:sz w:val="20"/>
    </w:rPr>
  </w:style>
  <w:style w:type="character" w:customStyle="1" w:styleId="OSDNormalChar">
    <w:name w:val="OSD_Normal Char"/>
    <w:link w:val="OSDNormal"/>
    <w:rsid w:val="009B11F2"/>
    <w:rPr>
      <w:rFonts w:ascii="Arial" w:hAnsi="Arial"/>
      <w:bCs/>
      <w:iCs/>
      <w:lang w:eastAsia="en-US"/>
    </w:rPr>
  </w:style>
  <w:style w:type="character" w:customStyle="1" w:styleId="OSDNormalBold">
    <w:name w:val="OSD_Normal Bold"/>
    <w:rsid w:val="009B11F2"/>
    <w:rPr>
      <w:rFonts w:ascii="Arial" w:hAnsi="Arial"/>
      <w:b/>
      <w:bCs/>
      <w:iCs/>
      <w:sz w:val="24"/>
      <w:lang w:val="en-GB" w:eastAsia="en-US" w:bidi="ar-SA"/>
    </w:rPr>
  </w:style>
  <w:style w:type="paragraph" w:customStyle="1" w:styleId="OSDHeading2">
    <w:name w:val="OSD_Heading2"/>
    <w:basedOn w:val="Heading2"/>
    <w:rsid w:val="009B11F2"/>
    <w:pPr>
      <w:keepLines/>
      <w:tabs>
        <w:tab w:val="clear" w:pos="576"/>
      </w:tabs>
      <w:overflowPunct w:val="0"/>
      <w:autoSpaceDE w:val="0"/>
      <w:autoSpaceDN w:val="0"/>
      <w:adjustRightInd w:val="0"/>
      <w:spacing w:after="120"/>
      <w:ind w:left="0" w:firstLine="0"/>
      <w:jc w:val="left"/>
    </w:pPr>
    <w:rPr>
      <w:rFonts w:cs="Times New Roman"/>
      <w:i w:val="0"/>
      <w:color w:val="000000"/>
      <w:szCs w:val="24"/>
      <w:lang w:val="en-GB"/>
    </w:rPr>
  </w:style>
  <w:style w:type="paragraph" w:styleId="ListParagraph">
    <w:name w:val="List Paragraph"/>
    <w:basedOn w:val="Normal"/>
    <w:link w:val="ListParagraphChar"/>
    <w:uiPriority w:val="34"/>
    <w:qFormat/>
    <w:rsid w:val="00005159"/>
    <w:pPr>
      <w:ind w:left="720"/>
      <w:contextualSpacing/>
    </w:pPr>
  </w:style>
  <w:style w:type="table" w:styleId="TableGrid">
    <w:name w:val="Table Grid"/>
    <w:basedOn w:val="TableNormal"/>
    <w:rsid w:val="00150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5A4EB3"/>
    <w:rPr>
      <w:rFonts w:ascii="Arial" w:hAnsi="Arial" w:cs="Arial"/>
      <w:bCs/>
      <w:sz w:val="24"/>
      <w:lang w:val="en-US" w:eastAsia="en-US"/>
    </w:rPr>
  </w:style>
  <w:style w:type="character" w:customStyle="1" w:styleId="CommentTextChar">
    <w:name w:val="Comment Text Char"/>
    <w:basedOn w:val="DefaultParagraphFont"/>
    <w:link w:val="CommentText"/>
    <w:semiHidden/>
    <w:rsid w:val="001F23F6"/>
    <w:rPr>
      <w:rFonts w:ascii="Arial" w:hAnsi="Arial" w:cs="Arial"/>
      <w:bCs/>
      <w:sz w:val="16"/>
      <w:lang w:val="en-US" w:eastAsia="en-US"/>
    </w:rPr>
  </w:style>
  <w:style w:type="paragraph" w:styleId="CommentSubject">
    <w:name w:val="annotation subject"/>
    <w:basedOn w:val="CommentText"/>
    <w:next w:val="CommentText"/>
    <w:link w:val="CommentSubjectChar"/>
    <w:rsid w:val="00F91273"/>
    <w:rPr>
      <w:b/>
      <w:sz w:val="20"/>
    </w:rPr>
  </w:style>
  <w:style w:type="character" w:customStyle="1" w:styleId="CommentSubjectChar">
    <w:name w:val="Comment Subject Char"/>
    <w:basedOn w:val="CommentTextChar"/>
    <w:link w:val="CommentSubject"/>
    <w:rsid w:val="00F91273"/>
    <w:rPr>
      <w:rFonts w:ascii="Arial" w:hAnsi="Arial" w:cs="Arial"/>
      <w:b/>
      <w:bCs/>
      <w:sz w:val="16"/>
      <w:lang w:val="en-US" w:eastAsia="en-US"/>
    </w:rPr>
  </w:style>
  <w:style w:type="paragraph" w:customStyle="1" w:styleId="SubHeading">
    <w:name w:val="SubHeading"/>
    <w:basedOn w:val="Normal"/>
    <w:next w:val="Normal"/>
    <w:rsid w:val="00726B25"/>
    <w:pPr>
      <w:keepNext/>
      <w:spacing w:before="60" w:after="240"/>
      <w:jc w:val="left"/>
    </w:pPr>
    <w:rPr>
      <w:rFonts w:ascii="Times New Roman" w:hAnsi="Times New Roman" w:cs="Times New Roman"/>
      <w:b/>
      <w:bCs w:val="0"/>
      <w:sz w:val="20"/>
      <w:lang w:val="en-GB" w:eastAsia="en-GB"/>
    </w:rPr>
  </w:style>
  <w:style w:type="paragraph" w:styleId="ListBullet">
    <w:name w:val="List Bullet"/>
    <w:basedOn w:val="Normal"/>
    <w:unhideWhenUsed/>
    <w:rsid w:val="00160FD8"/>
    <w:pPr>
      <w:numPr>
        <w:numId w:val="4"/>
      </w:numPr>
      <w:contextualSpacing/>
    </w:pPr>
  </w:style>
  <w:style w:type="paragraph" w:customStyle="1" w:styleId="PMFTableHeading">
    <w:name w:val="PMF Table Heading"/>
    <w:basedOn w:val="Normal"/>
    <w:rsid w:val="005D6A81"/>
    <w:pPr>
      <w:keepLines/>
      <w:widowControl w:val="0"/>
      <w:adjustRightInd w:val="0"/>
      <w:spacing w:before="60" w:after="60" w:line="60" w:lineRule="atLeast"/>
      <w:jc w:val="left"/>
      <w:textAlignment w:val="baseline"/>
    </w:pPr>
    <w:rPr>
      <w:rFonts w:ascii="Times New Roman" w:hAnsi="Times New Roman" w:cs="Times New Roman"/>
      <w:b/>
      <w:bCs w:val="0"/>
      <w:sz w:val="22"/>
      <w:szCs w:val="22"/>
      <w:lang w:val="en-GB" w:eastAsia="ja-JP"/>
    </w:rPr>
  </w:style>
  <w:style w:type="character" w:customStyle="1" w:styleId="Heading2Char">
    <w:name w:val="Heading 2 Char"/>
    <w:aliases w:val="1.1 Char,Heading 2 Hidden Char,Proposal Char,h2 Char,2 Char,Level 2 Heading Char,Numbered indent 2 Char,ni2 Char,Hanging 2 Indent Char,numbered indent 2 Char,exercise Char,Heading 2 substyle Char,HD2 Char,Titre3 Char,H2 Char,Major Char"/>
    <w:basedOn w:val="DefaultParagraphFont"/>
    <w:link w:val="Heading2"/>
    <w:rsid w:val="001E28DF"/>
    <w:rPr>
      <w:rFonts w:ascii="Arial" w:hAnsi="Arial" w:cs="Arial"/>
      <w:b/>
      <w:bCs/>
      <w:i/>
      <w:sz w:val="24"/>
      <w:lang w:val="en-US" w:eastAsia="en-US"/>
    </w:rPr>
  </w:style>
  <w:style w:type="paragraph" w:customStyle="1" w:styleId="Bodycopy">
    <w:name w:val="Body copy"/>
    <w:link w:val="BodycopyChar"/>
    <w:qFormat/>
    <w:rsid w:val="00333272"/>
    <w:pPr>
      <w:spacing w:after="120"/>
    </w:pPr>
    <w:rPr>
      <w:rFonts w:ascii="Arial" w:eastAsia="Times" w:hAnsi="Arial"/>
      <w:color w:val="000000"/>
      <w:lang w:val="en-US" w:eastAsia="en-US"/>
    </w:rPr>
  </w:style>
  <w:style w:type="character" w:customStyle="1" w:styleId="BodycopyChar">
    <w:name w:val="Body copy Char"/>
    <w:basedOn w:val="DefaultParagraphFont"/>
    <w:link w:val="Bodycopy"/>
    <w:rsid w:val="00333272"/>
    <w:rPr>
      <w:rFonts w:ascii="Arial" w:eastAsia="Times" w:hAnsi="Arial"/>
      <w:color w:val="000000"/>
      <w:lang w:val="en-US" w:eastAsia="en-US"/>
    </w:rPr>
  </w:style>
  <w:style w:type="paragraph" w:customStyle="1" w:styleId="Tablehead1">
    <w:name w:val="Tablehead1"/>
    <w:basedOn w:val="Normal"/>
    <w:qFormat/>
    <w:rsid w:val="00333272"/>
    <w:pPr>
      <w:keepNext/>
      <w:spacing w:before="60" w:after="60"/>
      <w:jc w:val="center"/>
    </w:pPr>
    <w:rPr>
      <w:rFonts w:ascii="Arial Bold" w:hAnsi="Arial Bold" w:cs="Times New Roman"/>
      <w:b/>
      <w:color w:val="FFFFFF"/>
      <w:sz w:val="18"/>
    </w:rPr>
  </w:style>
  <w:style w:type="character" w:styleId="Strong">
    <w:name w:val="Strong"/>
    <w:basedOn w:val="DefaultParagraphFont"/>
    <w:uiPriority w:val="22"/>
    <w:qFormat/>
    <w:rsid w:val="00A07A8F"/>
    <w:rPr>
      <w:b/>
      <w:bCs/>
    </w:rPr>
  </w:style>
  <w:style w:type="character" w:customStyle="1" w:styleId="apple-converted-space">
    <w:name w:val="apple-converted-space"/>
    <w:basedOn w:val="DefaultParagraphFont"/>
    <w:rsid w:val="00A07A8F"/>
  </w:style>
  <w:style w:type="paragraph" w:customStyle="1" w:styleId="PMFTableText">
    <w:name w:val="PMF Table Text"/>
    <w:basedOn w:val="Normal"/>
    <w:rsid w:val="00111F85"/>
    <w:pPr>
      <w:widowControl w:val="0"/>
      <w:adjustRightInd w:val="0"/>
      <w:spacing w:before="60" w:after="60" w:line="60" w:lineRule="atLeast"/>
      <w:textAlignment w:val="baseline"/>
    </w:pPr>
    <w:rPr>
      <w:rFonts w:ascii="Times New Roman" w:hAnsi="Times New Roman" w:cs="Times New Roman"/>
      <w:bCs w:val="0"/>
      <w:sz w:val="22"/>
      <w:lang w:val="en-GB" w:eastAsia="ja-JP"/>
    </w:rPr>
  </w:style>
  <w:style w:type="paragraph" w:styleId="Subtitle">
    <w:name w:val="Subtitle"/>
    <w:basedOn w:val="Normal"/>
    <w:next w:val="Normal"/>
    <w:link w:val="SubtitleChar"/>
    <w:uiPriority w:val="11"/>
    <w:qFormat/>
    <w:rsid w:val="007E2376"/>
    <w:pPr>
      <w:spacing w:after="600" w:line="276" w:lineRule="auto"/>
      <w:jc w:val="center"/>
    </w:pPr>
    <w:rPr>
      <w:rFonts w:asciiTheme="majorHAnsi" w:eastAsiaTheme="majorEastAsia" w:hAnsiTheme="majorHAnsi" w:cstheme="majorBidi"/>
      <w:bCs w:val="0"/>
      <w:i/>
      <w:iCs/>
      <w:color w:val="FF0000"/>
      <w:spacing w:val="13"/>
      <w:szCs w:val="24"/>
      <w:lang w:bidi="en-US"/>
    </w:rPr>
  </w:style>
  <w:style w:type="character" w:customStyle="1" w:styleId="SubtitleChar">
    <w:name w:val="Subtitle Char"/>
    <w:basedOn w:val="DefaultParagraphFont"/>
    <w:link w:val="Subtitle"/>
    <w:uiPriority w:val="11"/>
    <w:rsid w:val="007E2376"/>
    <w:rPr>
      <w:rFonts w:asciiTheme="majorHAnsi" w:eastAsiaTheme="majorEastAsia" w:hAnsiTheme="majorHAnsi" w:cstheme="majorBidi"/>
      <w:i/>
      <w:iCs/>
      <w:color w:val="FF0000"/>
      <w:spacing w:val="13"/>
      <w:sz w:val="24"/>
      <w:szCs w:val="24"/>
      <w:lang w:val="en-US" w:eastAsia="en-US" w:bidi="en-US"/>
    </w:rPr>
  </w:style>
  <w:style w:type="paragraph" w:customStyle="1" w:styleId="Bullet3Last">
    <w:name w:val="Bullet 3 Last"/>
    <w:basedOn w:val="Normal"/>
    <w:rsid w:val="00B20654"/>
    <w:pPr>
      <w:numPr>
        <w:numId w:val="7"/>
      </w:numPr>
      <w:spacing w:after="120"/>
      <w:jc w:val="left"/>
    </w:pPr>
    <w:rPr>
      <w:rFonts w:eastAsia="Times"/>
      <w:color w:val="000000"/>
      <w:sz w:val="20"/>
      <w:szCs w:val="18"/>
    </w:rPr>
  </w:style>
  <w:style w:type="paragraph" w:customStyle="1" w:styleId="Hiddentext">
    <w:name w:val="Hidden text"/>
    <w:basedOn w:val="Normal"/>
    <w:next w:val="Normal"/>
    <w:link w:val="HiddentextChar"/>
    <w:autoRedefine/>
    <w:rsid w:val="0016159B"/>
    <w:rPr>
      <w:rFonts w:ascii="Trebuchet MS" w:hAnsi="Trebuchet MS" w:cs="Times New Roman"/>
      <w:bCs w:val="0"/>
      <w:i/>
      <w:vanish/>
      <w:color w:val="1F497D" w:themeColor="text2"/>
      <w:sz w:val="22"/>
      <w:lang w:val="en-GB" w:eastAsia="en-GB"/>
    </w:rPr>
  </w:style>
  <w:style w:type="character" w:customStyle="1" w:styleId="HiddentextChar">
    <w:name w:val="Hidden text Char"/>
    <w:link w:val="Hiddentext"/>
    <w:locked/>
    <w:rsid w:val="0016159B"/>
    <w:rPr>
      <w:rFonts w:ascii="Trebuchet MS" w:hAnsi="Trebuchet MS"/>
      <w:i/>
      <w:vanish/>
      <w:color w:val="1F497D" w:themeColor="text2"/>
      <w:sz w:val="22"/>
    </w:rPr>
  </w:style>
  <w:style w:type="paragraph" w:customStyle="1" w:styleId="TableNumber">
    <w:name w:val="TableNumber"/>
    <w:basedOn w:val="Tablehead1"/>
    <w:next w:val="Bodycopy"/>
    <w:rsid w:val="00A71A1E"/>
    <w:rPr>
      <w:color w:val="auto"/>
    </w:rPr>
  </w:style>
  <w:style w:type="numbering" w:customStyle="1" w:styleId="Style2">
    <w:name w:val="Style2"/>
    <w:uiPriority w:val="99"/>
    <w:rsid w:val="00A71A1E"/>
    <w:pPr>
      <w:numPr>
        <w:numId w:val="9"/>
      </w:numPr>
    </w:pPr>
  </w:style>
  <w:style w:type="paragraph" w:customStyle="1" w:styleId="TableBodyText">
    <w:name w:val="Table Body Text"/>
    <w:basedOn w:val="Normal"/>
    <w:link w:val="TableBodyTextChar"/>
    <w:rsid w:val="00DD0FD6"/>
    <w:pPr>
      <w:tabs>
        <w:tab w:val="left" w:pos="720"/>
      </w:tabs>
      <w:spacing w:before="60" w:after="60"/>
      <w:jc w:val="left"/>
    </w:pPr>
    <w:rPr>
      <w:rFonts w:ascii="Arial Narrow" w:hAnsi="Arial Narrow" w:cs="Times New Roman"/>
      <w:bCs w:val="0"/>
      <w:sz w:val="20"/>
    </w:rPr>
  </w:style>
  <w:style w:type="character" w:customStyle="1" w:styleId="TableBodyTextChar">
    <w:name w:val="Table Body Text Char"/>
    <w:basedOn w:val="DefaultParagraphFont"/>
    <w:link w:val="TableBodyText"/>
    <w:rsid w:val="00DD0FD6"/>
    <w:rPr>
      <w:rFonts w:ascii="Arial Narrow" w:hAnsi="Arial Narrow"/>
      <w:lang w:val="en-US" w:eastAsia="en-US"/>
    </w:rPr>
  </w:style>
  <w:style w:type="paragraph" w:customStyle="1" w:styleId="TableText0">
    <w:name w:val="Table Text"/>
    <w:basedOn w:val="Normal"/>
    <w:link w:val="TableTextChar"/>
    <w:uiPriority w:val="99"/>
    <w:rsid w:val="007A3626"/>
    <w:pPr>
      <w:spacing w:before="60" w:after="60"/>
      <w:jc w:val="left"/>
    </w:pPr>
    <w:rPr>
      <w:rFonts w:cs="Times New Roman"/>
      <w:bCs w:val="0"/>
      <w:sz w:val="18"/>
      <w:lang w:val="en-GB"/>
    </w:rPr>
  </w:style>
  <w:style w:type="character" w:customStyle="1" w:styleId="TableTextChar">
    <w:name w:val="Table Text Char"/>
    <w:basedOn w:val="DefaultParagraphFont"/>
    <w:link w:val="TableText0"/>
    <w:uiPriority w:val="99"/>
    <w:locked/>
    <w:rsid w:val="007A3626"/>
    <w:rPr>
      <w:rFonts w:ascii="Arial" w:hAnsi="Arial"/>
      <w:sz w:val="18"/>
      <w:lang w:eastAsia="en-US"/>
    </w:rPr>
  </w:style>
  <w:style w:type="character" w:styleId="PlaceholderText">
    <w:name w:val="Placeholder Text"/>
    <w:basedOn w:val="DefaultParagraphFont"/>
    <w:uiPriority w:val="99"/>
    <w:semiHidden/>
    <w:rsid w:val="000A09DF"/>
    <w:rPr>
      <w:color w:val="808080"/>
    </w:rPr>
  </w:style>
  <w:style w:type="character" w:customStyle="1" w:styleId="FooterChar">
    <w:name w:val="Footer Char"/>
    <w:basedOn w:val="DefaultParagraphFont"/>
    <w:link w:val="Footer"/>
    <w:uiPriority w:val="99"/>
    <w:rsid w:val="00CD7725"/>
    <w:rPr>
      <w:rFonts w:ascii="Arial" w:hAnsi="Arial" w:cs="Arial"/>
      <w:bCs/>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814029">
      <w:bodyDiv w:val="1"/>
      <w:marLeft w:val="0"/>
      <w:marRight w:val="0"/>
      <w:marTop w:val="0"/>
      <w:marBottom w:val="0"/>
      <w:divBdr>
        <w:top w:val="none" w:sz="0" w:space="0" w:color="auto"/>
        <w:left w:val="none" w:sz="0" w:space="0" w:color="auto"/>
        <w:bottom w:val="none" w:sz="0" w:space="0" w:color="auto"/>
        <w:right w:val="none" w:sz="0" w:space="0" w:color="auto"/>
      </w:divBdr>
    </w:div>
    <w:div w:id="116533299">
      <w:bodyDiv w:val="1"/>
      <w:marLeft w:val="0"/>
      <w:marRight w:val="0"/>
      <w:marTop w:val="0"/>
      <w:marBottom w:val="0"/>
      <w:divBdr>
        <w:top w:val="none" w:sz="0" w:space="0" w:color="auto"/>
        <w:left w:val="none" w:sz="0" w:space="0" w:color="auto"/>
        <w:bottom w:val="none" w:sz="0" w:space="0" w:color="auto"/>
        <w:right w:val="none" w:sz="0" w:space="0" w:color="auto"/>
      </w:divBdr>
    </w:div>
    <w:div w:id="133178301">
      <w:bodyDiv w:val="1"/>
      <w:marLeft w:val="0"/>
      <w:marRight w:val="0"/>
      <w:marTop w:val="0"/>
      <w:marBottom w:val="0"/>
      <w:divBdr>
        <w:top w:val="none" w:sz="0" w:space="0" w:color="auto"/>
        <w:left w:val="none" w:sz="0" w:space="0" w:color="auto"/>
        <w:bottom w:val="none" w:sz="0" w:space="0" w:color="auto"/>
        <w:right w:val="none" w:sz="0" w:space="0" w:color="auto"/>
      </w:divBdr>
    </w:div>
    <w:div w:id="135419242">
      <w:bodyDiv w:val="1"/>
      <w:marLeft w:val="0"/>
      <w:marRight w:val="0"/>
      <w:marTop w:val="0"/>
      <w:marBottom w:val="0"/>
      <w:divBdr>
        <w:top w:val="none" w:sz="0" w:space="0" w:color="auto"/>
        <w:left w:val="none" w:sz="0" w:space="0" w:color="auto"/>
        <w:bottom w:val="none" w:sz="0" w:space="0" w:color="auto"/>
        <w:right w:val="none" w:sz="0" w:space="0" w:color="auto"/>
      </w:divBdr>
    </w:div>
    <w:div w:id="141847479">
      <w:bodyDiv w:val="1"/>
      <w:marLeft w:val="0"/>
      <w:marRight w:val="0"/>
      <w:marTop w:val="0"/>
      <w:marBottom w:val="0"/>
      <w:divBdr>
        <w:top w:val="none" w:sz="0" w:space="0" w:color="auto"/>
        <w:left w:val="none" w:sz="0" w:space="0" w:color="auto"/>
        <w:bottom w:val="none" w:sz="0" w:space="0" w:color="auto"/>
        <w:right w:val="none" w:sz="0" w:space="0" w:color="auto"/>
      </w:divBdr>
    </w:div>
    <w:div w:id="143813509">
      <w:bodyDiv w:val="1"/>
      <w:marLeft w:val="0"/>
      <w:marRight w:val="0"/>
      <w:marTop w:val="0"/>
      <w:marBottom w:val="0"/>
      <w:divBdr>
        <w:top w:val="none" w:sz="0" w:space="0" w:color="auto"/>
        <w:left w:val="none" w:sz="0" w:space="0" w:color="auto"/>
        <w:bottom w:val="none" w:sz="0" w:space="0" w:color="auto"/>
        <w:right w:val="none" w:sz="0" w:space="0" w:color="auto"/>
      </w:divBdr>
      <w:divsChild>
        <w:div w:id="310449240">
          <w:marLeft w:val="0"/>
          <w:marRight w:val="0"/>
          <w:marTop w:val="0"/>
          <w:marBottom w:val="0"/>
          <w:divBdr>
            <w:top w:val="none" w:sz="0" w:space="0" w:color="auto"/>
            <w:left w:val="none" w:sz="0" w:space="0" w:color="auto"/>
            <w:bottom w:val="none" w:sz="0" w:space="0" w:color="auto"/>
            <w:right w:val="none" w:sz="0" w:space="0" w:color="auto"/>
          </w:divBdr>
        </w:div>
      </w:divsChild>
    </w:div>
    <w:div w:id="156114826">
      <w:bodyDiv w:val="1"/>
      <w:marLeft w:val="0"/>
      <w:marRight w:val="0"/>
      <w:marTop w:val="0"/>
      <w:marBottom w:val="0"/>
      <w:divBdr>
        <w:top w:val="none" w:sz="0" w:space="0" w:color="auto"/>
        <w:left w:val="none" w:sz="0" w:space="0" w:color="auto"/>
        <w:bottom w:val="none" w:sz="0" w:space="0" w:color="auto"/>
        <w:right w:val="none" w:sz="0" w:space="0" w:color="auto"/>
      </w:divBdr>
    </w:div>
    <w:div w:id="163906157">
      <w:bodyDiv w:val="1"/>
      <w:marLeft w:val="0"/>
      <w:marRight w:val="0"/>
      <w:marTop w:val="0"/>
      <w:marBottom w:val="0"/>
      <w:divBdr>
        <w:top w:val="none" w:sz="0" w:space="0" w:color="auto"/>
        <w:left w:val="none" w:sz="0" w:space="0" w:color="auto"/>
        <w:bottom w:val="none" w:sz="0" w:space="0" w:color="auto"/>
        <w:right w:val="none" w:sz="0" w:space="0" w:color="auto"/>
      </w:divBdr>
    </w:div>
    <w:div w:id="212431301">
      <w:bodyDiv w:val="1"/>
      <w:marLeft w:val="0"/>
      <w:marRight w:val="0"/>
      <w:marTop w:val="0"/>
      <w:marBottom w:val="0"/>
      <w:divBdr>
        <w:top w:val="none" w:sz="0" w:space="0" w:color="auto"/>
        <w:left w:val="none" w:sz="0" w:space="0" w:color="auto"/>
        <w:bottom w:val="none" w:sz="0" w:space="0" w:color="auto"/>
        <w:right w:val="none" w:sz="0" w:space="0" w:color="auto"/>
      </w:divBdr>
      <w:divsChild>
        <w:div w:id="1135759055">
          <w:marLeft w:val="0"/>
          <w:marRight w:val="0"/>
          <w:marTop w:val="0"/>
          <w:marBottom w:val="0"/>
          <w:divBdr>
            <w:top w:val="none" w:sz="0" w:space="0" w:color="auto"/>
            <w:left w:val="none" w:sz="0" w:space="0" w:color="auto"/>
            <w:bottom w:val="none" w:sz="0" w:space="0" w:color="auto"/>
            <w:right w:val="none" w:sz="0" w:space="0" w:color="auto"/>
          </w:divBdr>
          <w:divsChild>
            <w:div w:id="45224092">
              <w:marLeft w:val="150"/>
              <w:marRight w:val="75"/>
              <w:marTop w:val="240"/>
              <w:marBottom w:val="0"/>
              <w:divBdr>
                <w:top w:val="none" w:sz="0" w:space="0" w:color="auto"/>
                <w:left w:val="none" w:sz="0" w:space="0" w:color="auto"/>
                <w:bottom w:val="none" w:sz="0" w:space="0" w:color="auto"/>
                <w:right w:val="none" w:sz="0" w:space="0" w:color="auto"/>
              </w:divBdr>
              <w:divsChild>
                <w:div w:id="1099134394">
                  <w:marLeft w:val="0"/>
                  <w:marRight w:val="0"/>
                  <w:marTop w:val="0"/>
                  <w:marBottom w:val="225"/>
                  <w:divBdr>
                    <w:top w:val="none" w:sz="0" w:space="0" w:color="auto"/>
                    <w:left w:val="none" w:sz="0" w:space="0" w:color="auto"/>
                    <w:bottom w:val="single" w:sz="12" w:space="11" w:color="CCCCCC"/>
                    <w:right w:val="none" w:sz="0" w:space="0" w:color="auto"/>
                  </w:divBdr>
                  <w:divsChild>
                    <w:div w:id="143301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845250">
      <w:bodyDiv w:val="1"/>
      <w:marLeft w:val="0"/>
      <w:marRight w:val="0"/>
      <w:marTop w:val="0"/>
      <w:marBottom w:val="0"/>
      <w:divBdr>
        <w:top w:val="none" w:sz="0" w:space="0" w:color="auto"/>
        <w:left w:val="none" w:sz="0" w:space="0" w:color="auto"/>
        <w:bottom w:val="none" w:sz="0" w:space="0" w:color="auto"/>
        <w:right w:val="none" w:sz="0" w:space="0" w:color="auto"/>
      </w:divBdr>
    </w:div>
    <w:div w:id="246814760">
      <w:bodyDiv w:val="1"/>
      <w:marLeft w:val="0"/>
      <w:marRight w:val="0"/>
      <w:marTop w:val="0"/>
      <w:marBottom w:val="0"/>
      <w:divBdr>
        <w:top w:val="none" w:sz="0" w:space="0" w:color="auto"/>
        <w:left w:val="none" w:sz="0" w:space="0" w:color="auto"/>
        <w:bottom w:val="none" w:sz="0" w:space="0" w:color="auto"/>
        <w:right w:val="none" w:sz="0" w:space="0" w:color="auto"/>
      </w:divBdr>
    </w:div>
    <w:div w:id="274751799">
      <w:bodyDiv w:val="1"/>
      <w:marLeft w:val="0"/>
      <w:marRight w:val="0"/>
      <w:marTop w:val="0"/>
      <w:marBottom w:val="0"/>
      <w:divBdr>
        <w:top w:val="none" w:sz="0" w:space="0" w:color="auto"/>
        <w:left w:val="none" w:sz="0" w:space="0" w:color="auto"/>
        <w:bottom w:val="none" w:sz="0" w:space="0" w:color="auto"/>
        <w:right w:val="none" w:sz="0" w:space="0" w:color="auto"/>
      </w:divBdr>
    </w:div>
    <w:div w:id="346252300">
      <w:bodyDiv w:val="1"/>
      <w:marLeft w:val="0"/>
      <w:marRight w:val="0"/>
      <w:marTop w:val="0"/>
      <w:marBottom w:val="0"/>
      <w:divBdr>
        <w:top w:val="none" w:sz="0" w:space="0" w:color="auto"/>
        <w:left w:val="none" w:sz="0" w:space="0" w:color="auto"/>
        <w:bottom w:val="none" w:sz="0" w:space="0" w:color="auto"/>
        <w:right w:val="none" w:sz="0" w:space="0" w:color="auto"/>
      </w:divBdr>
    </w:div>
    <w:div w:id="346903451">
      <w:bodyDiv w:val="1"/>
      <w:marLeft w:val="0"/>
      <w:marRight w:val="0"/>
      <w:marTop w:val="0"/>
      <w:marBottom w:val="0"/>
      <w:divBdr>
        <w:top w:val="none" w:sz="0" w:space="0" w:color="auto"/>
        <w:left w:val="none" w:sz="0" w:space="0" w:color="auto"/>
        <w:bottom w:val="none" w:sz="0" w:space="0" w:color="auto"/>
        <w:right w:val="none" w:sz="0" w:space="0" w:color="auto"/>
      </w:divBdr>
      <w:divsChild>
        <w:div w:id="1946111602">
          <w:marLeft w:val="0"/>
          <w:marRight w:val="0"/>
          <w:marTop w:val="0"/>
          <w:marBottom w:val="0"/>
          <w:divBdr>
            <w:top w:val="none" w:sz="0" w:space="0" w:color="auto"/>
            <w:left w:val="none" w:sz="0" w:space="0" w:color="auto"/>
            <w:bottom w:val="none" w:sz="0" w:space="0" w:color="auto"/>
            <w:right w:val="none" w:sz="0" w:space="0" w:color="auto"/>
          </w:divBdr>
        </w:div>
      </w:divsChild>
    </w:div>
    <w:div w:id="354238365">
      <w:bodyDiv w:val="1"/>
      <w:marLeft w:val="0"/>
      <w:marRight w:val="0"/>
      <w:marTop w:val="0"/>
      <w:marBottom w:val="0"/>
      <w:divBdr>
        <w:top w:val="none" w:sz="0" w:space="0" w:color="auto"/>
        <w:left w:val="none" w:sz="0" w:space="0" w:color="auto"/>
        <w:bottom w:val="none" w:sz="0" w:space="0" w:color="auto"/>
        <w:right w:val="none" w:sz="0" w:space="0" w:color="auto"/>
      </w:divBdr>
    </w:div>
    <w:div w:id="374277659">
      <w:bodyDiv w:val="1"/>
      <w:marLeft w:val="0"/>
      <w:marRight w:val="0"/>
      <w:marTop w:val="0"/>
      <w:marBottom w:val="0"/>
      <w:divBdr>
        <w:top w:val="none" w:sz="0" w:space="0" w:color="auto"/>
        <w:left w:val="none" w:sz="0" w:space="0" w:color="auto"/>
        <w:bottom w:val="none" w:sz="0" w:space="0" w:color="auto"/>
        <w:right w:val="none" w:sz="0" w:space="0" w:color="auto"/>
      </w:divBdr>
    </w:div>
    <w:div w:id="379520549">
      <w:bodyDiv w:val="1"/>
      <w:marLeft w:val="0"/>
      <w:marRight w:val="0"/>
      <w:marTop w:val="0"/>
      <w:marBottom w:val="0"/>
      <w:divBdr>
        <w:top w:val="none" w:sz="0" w:space="0" w:color="auto"/>
        <w:left w:val="none" w:sz="0" w:space="0" w:color="auto"/>
        <w:bottom w:val="none" w:sz="0" w:space="0" w:color="auto"/>
        <w:right w:val="none" w:sz="0" w:space="0" w:color="auto"/>
      </w:divBdr>
    </w:div>
    <w:div w:id="407463447">
      <w:bodyDiv w:val="1"/>
      <w:marLeft w:val="0"/>
      <w:marRight w:val="0"/>
      <w:marTop w:val="0"/>
      <w:marBottom w:val="0"/>
      <w:divBdr>
        <w:top w:val="none" w:sz="0" w:space="0" w:color="auto"/>
        <w:left w:val="none" w:sz="0" w:space="0" w:color="auto"/>
        <w:bottom w:val="none" w:sz="0" w:space="0" w:color="auto"/>
        <w:right w:val="none" w:sz="0" w:space="0" w:color="auto"/>
      </w:divBdr>
    </w:div>
    <w:div w:id="455370983">
      <w:bodyDiv w:val="1"/>
      <w:marLeft w:val="0"/>
      <w:marRight w:val="0"/>
      <w:marTop w:val="0"/>
      <w:marBottom w:val="0"/>
      <w:divBdr>
        <w:top w:val="none" w:sz="0" w:space="0" w:color="auto"/>
        <w:left w:val="none" w:sz="0" w:space="0" w:color="auto"/>
        <w:bottom w:val="none" w:sz="0" w:space="0" w:color="auto"/>
        <w:right w:val="none" w:sz="0" w:space="0" w:color="auto"/>
      </w:divBdr>
    </w:div>
    <w:div w:id="483354927">
      <w:bodyDiv w:val="1"/>
      <w:marLeft w:val="0"/>
      <w:marRight w:val="0"/>
      <w:marTop w:val="0"/>
      <w:marBottom w:val="0"/>
      <w:divBdr>
        <w:top w:val="none" w:sz="0" w:space="0" w:color="auto"/>
        <w:left w:val="none" w:sz="0" w:space="0" w:color="auto"/>
        <w:bottom w:val="none" w:sz="0" w:space="0" w:color="auto"/>
        <w:right w:val="none" w:sz="0" w:space="0" w:color="auto"/>
      </w:divBdr>
    </w:div>
    <w:div w:id="487743699">
      <w:bodyDiv w:val="1"/>
      <w:marLeft w:val="0"/>
      <w:marRight w:val="0"/>
      <w:marTop w:val="0"/>
      <w:marBottom w:val="0"/>
      <w:divBdr>
        <w:top w:val="none" w:sz="0" w:space="0" w:color="auto"/>
        <w:left w:val="none" w:sz="0" w:space="0" w:color="auto"/>
        <w:bottom w:val="none" w:sz="0" w:space="0" w:color="auto"/>
        <w:right w:val="none" w:sz="0" w:space="0" w:color="auto"/>
      </w:divBdr>
    </w:div>
    <w:div w:id="527915078">
      <w:bodyDiv w:val="1"/>
      <w:marLeft w:val="0"/>
      <w:marRight w:val="0"/>
      <w:marTop w:val="0"/>
      <w:marBottom w:val="0"/>
      <w:divBdr>
        <w:top w:val="none" w:sz="0" w:space="0" w:color="auto"/>
        <w:left w:val="none" w:sz="0" w:space="0" w:color="auto"/>
        <w:bottom w:val="none" w:sz="0" w:space="0" w:color="auto"/>
        <w:right w:val="none" w:sz="0" w:space="0" w:color="auto"/>
      </w:divBdr>
    </w:div>
    <w:div w:id="553615127">
      <w:bodyDiv w:val="1"/>
      <w:marLeft w:val="0"/>
      <w:marRight w:val="0"/>
      <w:marTop w:val="0"/>
      <w:marBottom w:val="0"/>
      <w:divBdr>
        <w:top w:val="none" w:sz="0" w:space="0" w:color="auto"/>
        <w:left w:val="none" w:sz="0" w:space="0" w:color="auto"/>
        <w:bottom w:val="none" w:sz="0" w:space="0" w:color="auto"/>
        <w:right w:val="none" w:sz="0" w:space="0" w:color="auto"/>
      </w:divBdr>
    </w:div>
    <w:div w:id="579338375">
      <w:bodyDiv w:val="1"/>
      <w:marLeft w:val="0"/>
      <w:marRight w:val="0"/>
      <w:marTop w:val="0"/>
      <w:marBottom w:val="0"/>
      <w:divBdr>
        <w:top w:val="none" w:sz="0" w:space="0" w:color="auto"/>
        <w:left w:val="none" w:sz="0" w:space="0" w:color="auto"/>
        <w:bottom w:val="none" w:sz="0" w:space="0" w:color="auto"/>
        <w:right w:val="none" w:sz="0" w:space="0" w:color="auto"/>
      </w:divBdr>
    </w:div>
    <w:div w:id="650256888">
      <w:bodyDiv w:val="1"/>
      <w:marLeft w:val="0"/>
      <w:marRight w:val="0"/>
      <w:marTop w:val="0"/>
      <w:marBottom w:val="0"/>
      <w:divBdr>
        <w:top w:val="none" w:sz="0" w:space="0" w:color="auto"/>
        <w:left w:val="none" w:sz="0" w:space="0" w:color="auto"/>
        <w:bottom w:val="none" w:sz="0" w:space="0" w:color="auto"/>
        <w:right w:val="none" w:sz="0" w:space="0" w:color="auto"/>
      </w:divBdr>
      <w:divsChild>
        <w:div w:id="275986834">
          <w:marLeft w:val="0"/>
          <w:marRight w:val="0"/>
          <w:marTop w:val="0"/>
          <w:marBottom w:val="0"/>
          <w:divBdr>
            <w:top w:val="none" w:sz="0" w:space="0" w:color="auto"/>
            <w:left w:val="none" w:sz="0" w:space="0" w:color="auto"/>
            <w:bottom w:val="none" w:sz="0" w:space="0" w:color="auto"/>
            <w:right w:val="none" w:sz="0" w:space="0" w:color="auto"/>
          </w:divBdr>
        </w:div>
      </w:divsChild>
    </w:div>
    <w:div w:id="650335167">
      <w:bodyDiv w:val="1"/>
      <w:marLeft w:val="0"/>
      <w:marRight w:val="0"/>
      <w:marTop w:val="0"/>
      <w:marBottom w:val="0"/>
      <w:divBdr>
        <w:top w:val="none" w:sz="0" w:space="0" w:color="auto"/>
        <w:left w:val="none" w:sz="0" w:space="0" w:color="auto"/>
        <w:bottom w:val="none" w:sz="0" w:space="0" w:color="auto"/>
        <w:right w:val="none" w:sz="0" w:space="0" w:color="auto"/>
      </w:divBdr>
    </w:div>
    <w:div w:id="677386883">
      <w:bodyDiv w:val="1"/>
      <w:marLeft w:val="0"/>
      <w:marRight w:val="0"/>
      <w:marTop w:val="0"/>
      <w:marBottom w:val="0"/>
      <w:divBdr>
        <w:top w:val="none" w:sz="0" w:space="0" w:color="auto"/>
        <w:left w:val="none" w:sz="0" w:space="0" w:color="auto"/>
        <w:bottom w:val="none" w:sz="0" w:space="0" w:color="auto"/>
        <w:right w:val="none" w:sz="0" w:space="0" w:color="auto"/>
      </w:divBdr>
    </w:div>
    <w:div w:id="678971039">
      <w:bodyDiv w:val="1"/>
      <w:marLeft w:val="0"/>
      <w:marRight w:val="0"/>
      <w:marTop w:val="0"/>
      <w:marBottom w:val="0"/>
      <w:divBdr>
        <w:top w:val="none" w:sz="0" w:space="0" w:color="auto"/>
        <w:left w:val="none" w:sz="0" w:space="0" w:color="auto"/>
        <w:bottom w:val="none" w:sz="0" w:space="0" w:color="auto"/>
        <w:right w:val="none" w:sz="0" w:space="0" w:color="auto"/>
      </w:divBdr>
    </w:div>
    <w:div w:id="679242104">
      <w:bodyDiv w:val="1"/>
      <w:marLeft w:val="0"/>
      <w:marRight w:val="0"/>
      <w:marTop w:val="0"/>
      <w:marBottom w:val="0"/>
      <w:divBdr>
        <w:top w:val="none" w:sz="0" w:space="0" w:color="auto"/>
        <w:left w:val="none" w:sz="0" w:space="0" w:color="auto"/>
        <w:bottom w:val="none" w:sz="0" w:space="0" w:color="auto"/>
        <w:right w:val="none" w:sz="0" w:space="0" w:color="auto"/>
      </w:divBdr>
    </w:div>
    <w:div w:id="696585105">
      <w:bodyDiv w:val="1"/>
      <w:marLeft w:val="0"/>
      <w:marRight w:val="0"/>
      <w:marTop w:val="0"/>
      <w:marBottom w:val="0"/>
      <w:divBdr>
        <w:top w:val="none" w:sz="0" w:space="0" w:color="auto"/>
        <w:left w:val="none" w:sz="0" w:space="0" w:color="auto"/>
        <w:bottom w:val="none" w:sz="0" w:space="0" w:color="auto"/>
        <w:right w:val="none" w:sz="0" w:space="0" w:color="auto"/>
      </w:divBdr>
    </w:div>
    <w:div w:id="714625969">
      <w:bodyDiv w:val="1"/>
      <w:marLeft w:val="0"/>
      <w:marRight w:val="0"/>
      <w:marTop w:val="0"/>
      <w:marBottom w:val="0"/>
      <w:divBdr>
        <w:top w:val="none" w:sz="0" w:space="0" w:color="auto"/>
        <w:left w:val="none" w:sz="0" w:space="0" w:color="auto"/>
        <w:bottom w:val="none" w:sz="0" w:space="0" w:color="auto"/>
        <w:right w:val="none" w:sz="0" w:space="0" w:color="auto"/>
      </w:divBdr>
      <w:divsChild>
        <w:div w:id="343020269">
          <w:marLeft w:val="432"/>
          <w:marRight w:val="0"/>
          <w:marTop w:val="384"/>
          <w:marBottom w:val="0"/>
          <w:divBdr>
            <w:top w:val="none" w:sz="0" w:space="0" w:color="auto"/>
            <w:left w:val="none" w:sz="0" w:space="0" w:color="auto"/>
            <w:bottom w:val="none" w:sz="0" w:space="0" w:color="auto"/>
            <w:right w:val="none" w:sz="0" w:space="0" w:color="auto"/>
          </w:divBdr>
        </w:div>
      </w:divsChild>
    </w:div>
    <w:div w:id="723910963">
      <w:bodyDiv w:val="1"/>
      <w:marLeft w:val="0"/>
      <w:marRight w:val="0"/>
      <w:marTop w:val="0"/>
      <w:marBottom w:val="0"/>
      <w:divBdr>
        <w:top w:val="none" w:sz="0" w:space="0" w:color="auto"/>
        <w:left w:val="none" w:sz="0" w:space="0" w:color="auto"/>
        <w:bottom w:val="none" w:sz="0" w:space="0" w:color="auto"/>
        <w:right w:val="none" w:sz="0" w:space="0" w:color="auto"/>
      </w:divBdr>
    </w:div>
    <w:div w:id="742147715">
      <w:bodyDiv w:val="1"/>
      <w:marLeft w:val="0"/>
      <w:marRight w:val="0"/>
      <w:marTop w:val="0"/>
      <w:marBottom w:val="0"/>
      <w:divBdr>
        <w:top w:val="none" w:sz="0" w:space="0" w:color="auto"/>
        <w:left w:val="none" w:sz="0" w:space="0" w:color="auto"/>
        <w:bottom w:val="none" w:sz="0" w:space="0" w:color="auto"/>
        <w:right w:val="none" w:sz="0" w:space="0" w:color="auto"/>
      </w:divBdr>
    </w:div>
    <w:div w:id="747969154">
      <w:bodyDiv w:val="1"/>
      <w:marLeft w:val="0"/>
      <w:marRight w:val="0"/>
      <w:marTop w:val="0"/>
      <w:marBottom w:val="0"/>
      <w:divBdr>
        <w:top w:val="none" w:sz="0" w:space="0" w:color="auto"/>
        <w:left w:val="none" w:sz="0" w:space="0" w:color="auto"/>
        <w:bottom w:val="none" w:sz="0" w:space="0" w:color="auto"/>
        <w:right w:val="none" w:sz="0" w:space="0" w:color="auto"/>
      </w:divBdr>
    </w:div>
    <w:div w:id="757749893">
      <w:bodyDiv w:val="1"/>
      <w:marLeft w:val="0"/>
      <w:marRight w:val="0"/>
      <w:marTop w:val="0"/>
      <w:marBottom w:val="0"/>
      <w:divBdr>
        <w:top w:val="none" w:sz="0" w:space="0" w:color="auto"/>
        <w:left w:val="none" w:sz="0" w:space="0" w:color="auto"/>
        <w:bottom w:val="none" w:sz="0" w:space="0" w:color="auto"/>
        <w:right w:val="none" w:sz="0" w:space="0" w:color="auto"/>
      </w:divBdr>
    </w:div>
    <w:div w:id="760833833">
      <w:bodyDiv w:val="1"/>
      <w:marLeft w:val="0"/>
      <w:marRight w:val="0"/>
      <w:marTop w:val="0"/>
      <w:marBottom w:val="0"/>
      <w:divBdr>
        <w:top w:val="none" w:sz="0" w:space="0" w:color="auto"/>
        <w:left w:val="none" w:sz="0" w:space="0" w:color="auto"/>
        <w:bottom w:val="none" w:sz="0" w:space="0" w:color="auto"/>
        <w:right w:val="none" w:sz="0" w:space="0" w:color="auto"/>
      </w:divBdr>
    </w:div>
    <w:div w:id="785127161">
      <w:bodyDiv w:val="1"/>
      <w:marLeft w:val="0"/>
      <w:marRight w:val="0"/>
      <w:marTop w:val="0"/>
      <w:marBottom w:val="0"/>
      <w:divBdr>
        <w:top w:val="none" w:sz="0" w:space="0" w:color="auto"/>
        <w:left w:val="none" w:sz="0" w:space="0" w:color="auto"/>
        <w:bottom w:val="none" w:sz="0" w:space="0" w:color="auto"/>
        <w:right w:val="none" w:sz="0" w:space="0" w:color="auto"/>
      </w:divBdr>
    </w:div>
    <w:div w:id="793598075">
      <w:bodyDiv w:val="1"/>
      <w:marLeft w:val="0"/>
      <w:marRight w:val="0"/>
      <w:marTop w:val="0"/>
      <w:marBottom w:val="0"/>
      <w:divBdr>
        <w:top w:val="none" w:sz="0" w:space="0" w:color="auto"/>
        <w:left w:val="none" w:sz="0" w:space="0" w:color="auto"/>
        <w:bottom w:val="none" w:sz="0" w:space="0" w:color="auto"/>
        <w:right w:val="none" w:sz="0" w:space="0" w:color="auto"/>
      </w:divBdr>
    </w:div>
    <w:div w:id="815419949">
      <w:bodyDiv w:val="1"/>
      <w:marLeft w:val="0"/>
      <w:marRight w:val="0"/>
      <w:marTop w:val="0"/>
      <w:marBottom w:val="0"/>
      <w:divBdr>
        <w:top w:val="none" w:sz="0" w:space="0" w:color="auto"/>
        <w:left w:val="none" w:sz="0" w:space="0" w:color="auto"/>
        <w:bottom w:val="none" w:sz="0" w:space="0" w:color="auto"/>
        <w:right w:val="none" w:sz="0" w:space="0" w:color="auto"/>
      </w:divBdr>
    </w:div>
    <w:div w:id="818960969">
      <w:bodyDiv w:val="1"/>
      <w:marLeft w:val="0"/>
      <w:marRight w:val="0"/>
      <w:marTop w:val="0"/>
      <w:marBottom w:val="0"/>
      <w:divBdr>
        <w:top w:val="none" w:sz="0" w:space="0" w:color="auto"/>
        <w:left w:val="none" w:sz="0" w:space="0" w:color="auto"/>
        <w:bottom w:val="none" w:sz="0" w:space="0" w:color="auto"/>
        <w:right w:val="none" w:sz="0" w:space="0" w:color="auto"/>
      </w:divBdr>
    </w:div>
    <w:div w:id="826820727">
      <w:bodyDiv w:val="1"/>
      <w:marLeft w:val="0"/>
      <w:marRight w:val="0"/>
      <w:marTop w:val="0"/>
      <w:marBottom w:val="0"/>
      <w:divBdr>
        <w:top w:val="none" w:sz="0" w:space="0" w:color="auto"/>
        <w:left w:val="none" w:sz="0" w:space="0" w:color="auto"/>
        <w:bottom w:val="none" w:sz="0" w:space="0" w:color="auto"/>
        <w:right w:val="none" w:sz="0" w:space="0" w:color="auto"/>
      </w:divBdr>
    </w:div>
    <w:div w:id="828179045">
      <w:bodyDiv w:val="1"/>
      <w:marLeft w:val="0"/>
      <w:marRight w:val="0"/>
      <w:marTop w:val="0"/>
      <w:marBottom w:val="0"/>
      <w:divBdr>
        <w:top w:val="none" w:sz="0" w:space="0" w:color="auto"/>
        <w:left w:val="none" w:sz="0" w:space="0" w:color="auto"/>
        <w:bottom w:val="none" w:sz="0" w:space="0" w:color="auto"/>
        <w:right w:val="none" w:sz="0" w:space="0" w:color="auto"/>
      </w:divBdr>
      <w:divsChild>
        <w:div w:id="1313414254">
          <w:marLeft w:val="0"/>
          <w:marRight w:val="0"/>
          <w:marTop w:val="0"/>
          <w:marBottom w:val="0"/>
          <w:divBdr>
            <w:top w:val="none" w:sz="0" w:space="0" w:color="auto"/>
            <w:left w:val="none" w:sz="0" w:space="0" w:color="auto"/>
            <w:bottom w:val="none" w:sz="0" w:space="0" w:color="auto"/>
            <w:right w:val="none" w:sz="0" w:space="0" w:color="auto"/>
          </w:divBdr>
          <w:divsChild>
            <w:div w:id="1954050875">
              <w:marLeft w:val="150"/>
              <w:marRight w:val="75"/>
              <w:marTop w:val="240"/>
              <w:marBottom w:val="0"/>
              <w:divBdr>
                <w:top w:val="none" w:sz="0" w:space="0" w:color="auto"/>
                <w:left w:val="none" w:sz="0" w:space="0" w:color="auto"/>
                <w:bottom w:val="none" w:sz="0" w:space="0" w:color="auto"/>
                <w:right w:val="none" w:sz="0" w:space="0" w:color="auto"/>
              </w:divBdr>
              <w:divsChild>
                <w:div w:id="2020544409">
                  <w:marLeft w:val="0"/>
                  <w:marRight w:val="0"/>
                  <w:marTop w:val="0"/>
                  <w:marBottom w:val="0"/>
                  <w:divBdr>
                    <w:top w:val="none" w:sz="0" w:space="0" w:color="auto"/>
                    <w:left w:val="none" w:sz="0" w:space="0" w:color="auto"/>
                    <w:bottom w:val="none" w:sz="0" w:space="0" w:color="auto"/>
                    <w:right w:val="none" w:sz="0" w:space="0" w:color="auto"/>
                  </w:divBdr>
                  <w:divsChild>
                    <w:div w:id="1514414189">
                      <w:marLeft w:val="0"/>
                      <w:marRight w:val="0"/>
                      <w:marTop w:val="0"/>
                      <w:marBottom w:val="0"/>
                      <w:divBdr>
                        <w:top w:val="none" w:sz="0" w:space="0" w:color="auto"/>
                        <w:left w:val="none" w:sz="0" w:space="0" w:color="auto"/>
                        <w:bottom w:val="none" w:sz="0" w:space="0" w:color="auto"/>
                        <w:right w:val="none" w:sz="0" w:space="0" w:color="auto"/>
                      </w:divBdr>
                      <w:divsChild>
                        <w:div w:id="1028144011">
                          <w:marLeft w:val="0"/>
                          <w:marRight w:val="0"/>
                          <w:marTop w:val="0"/>
                          <w:marBottom w:val="0"/>
                          <w:divBdr>
                            <w:top w:val="single" w:sz="12" w:space="0" w:color="CCCCCC"/>
                            <w:left w:val="none" w:sz="0" w:space="0" w:color="auto"/>
                            <w:bottom w:val="none" w:sz="0" w:space="0" w:color="auto"/>
                            <w:right w:val="none" w:sz="0" w:space="0" w:color="auto"/>
                          </w:divBdr>
                        </w:div>
                      </w:divsChild>
                    </w:div>
                  </w:divsChild>
                </w:div>
              </w:divsChild>
            </w:div>
          </w:divsChild>
        </w:div>
      </w:divsChild>
    </w:div>
    <w:div w:id="839587318">
      <w:bodyDiv w:val="1"/>
      <w:marLeft w:val="0"/>
      <w:marRight w:val="0"/>
      <w:marTop w:val="0"/>
      <w:marBottom w:val="0"/>
      <w:divBdr>
        <w:top w:val="none" w:sz="0" w:space="0" w:color="auto"/>
        <w:left w:val="none" w:sz="0" w:space="0" w:color="auto"/>
        <w:bottom w:val="none" w:sz="0" w:space="0" w:color="auto"/>
        <w:right w:val="none" w:sz="0" w:space="0" w:color="auto"/>
      </w:divBdr>
    </w:div>
    <w:div w:id="864559039">
      <w:bodyDiv w:val="1"/>
      <w:marLeft w:val="0"/>
      <w:marRight w:val="0"/>
      <w:marTop w:val="0"/>
      <w:marBottom w:val="0"/>
      <w:divBdr>
        <w:top w:val="none" w:sz="0" w:space="0" w:color="auto"/>
        <w:left w:val="none" w:sz="0" w:space="0" w:color="auto"/>
        <w:bottom w:val="none" w:sz="0" w:space="0" w:color="auto"/>
        <w:right w:val="none" w:sz="0" w:space="0" w:color="auto"/>
      </w:divBdr>
    </w:div>
    <w:div w:id="869299986">
      <w:bodyDiv w:val="1"/>
      <w:marLeft w:val="0"/>
      <w:marRight w:val="0"/>
      <w:marTop w:val="0"/>
      <w:marBottom w:val="0"/>
      <w:divBdr>
        <w:top w:val="none" w:sz="0" w:space="0" w:color="auto"/>
        <w:left w:val="none" w:sz="0" w:space="0" w:color="auto"/>
        <w:bottom w:val="none" w:sz="0" w:space="0" w:color="auto"/>
        <w:right w:val="none" w:sz="0" w:space="0" w:color="auto"/>
      </w:divBdr>
      <w:divsChild>
        <w:div w:id="991524960">
          <w:marLeft w:val="274"/>
          <w:marRight w:val="0"/>
          <w:marTop w:val="0"/>
          <w:marBottom w:val="0"/>
          <w:divBdr>
            <w:top w:val="none" w:sz="0" w:space="0" w:color="auto"/>
            <w:left w:val="none" w:sz="0" w:space="0" w:color="auto"/>
            <w:bottom w:val="none" w:sz="0" w:space="0" w:color="auto"/>
            <w:right w:val="none" w:sz="0" w:space="0" w:color="auto"/>
          </w:divBdr>
        </w:div>
      </w:divsChild>
    </w:div>
    <w:div w:id="883447808">
      <w:bodyDiv w:val="1"/>
      <w:marLeft w:val="0"/>
      <w:marRight w:val="0"/>
      <w:marTop w:val="0"/>
      <w:marBottom w:val="0"/>
      <w:divBdr>
        <w:top w:val="none" w:sz="0" w:space="0" w:color="auto"/>
        <w:left w:val="none" w:sz="0" w:space="0" w:color="auto"/>
        <w:bottom w:val="none" w:sz="0" w:space="0" w:color="auto"/>
        <w:right w:val="none" w:sz="0" w:space="0" w:color="auto"/>
      </w:divBdr>
    </w:div>
    <w:div w:id="916550625">
      <w:bodyDiv w:val="1"/>
      <w:marLeft w:val="0"/>
      <w:marRight w:val="0"/>
      <w:marTop w:val="0"/>
      <w:marBottom w:val="0"/>
      <w:divBdr>
        <w:top w:val="none" w:sz="0" w:space="0" w:color="auto"/>
        <w:left w:val="none" w:sz="0" w:space="0" w:color="auto"/>
        <w:bottom w:val="none" w:sz="0" w:space="0" w:color="auto"/>
        <w:right w:val="none" w:sz="0" w:space="0" w:color="auto"/>
      </w:divBdr>
    </w:div>
    <w:div w:id="920286986">
      <w:bodyDiv w:val="1"/>
      <w:marLeft w:val="0"/>
      <w:marRight w:val="0"/>
      <w:marTop w:val="0"/>
      <w:marBottom w:val="0"/>
      <w:divBdr>
        <w:top w:val="none" w:sz="0" w:space="0" w:color="auto"/>
        <w:left w:val="none" w:sz="0" w:space="0" w:color="auto"/>
        <w:bottom w:val="none" w:sz="0" w:space="0" w:color="auto"/>
        <w:right w:val="none" w:sz="0" w:space="0" w:color="auto"/>
      </w:divBdr>
    </w:div>
    <w:div w:id="934365698">
      <w:bodyDiv w:val="1"/>
      <w:marLeft w:val="0"/>
      <w:marRight w:val="0"/>
      <w:marTop w:val="0"/>
      <w:marBottom w:val="0"/>
      <w:divBdr>
        <w:top w:val="none" w:sz="0" w:space="0" w:color="auto"/>
        <w:left w:val="none" w:sz="0" w:space="0" w:color="auto"/>
        <w:bottom w:val="none" w:sz="0" w:space="0" w:color="auto"/>
        <w:right w:val="none" w:sz="0" w:space="0" w:color="auto"/>
      </w:divBdr>
    </w:div>
    <w:div w:id="949124760">
      <w:bodyDiv w:val="1"/>
      <w:marLeft w:val="0"/>
      <w:marRight w:val="0"/>
      <w:marTop w:val="0"/>
      <w:marBottom w:val="0"/>
      <w:divBdr>
        <w:top w:val="none" w:sz="0" w:space="0" w:color="auto"/>
        <w:left w:val="none" w:sz="0" w:space="0" w:color="auto"/>
        <w:bottom w:val="none" w:sz="0" w:space="0" w:color="auto"/>
        <w:right w:val="none" w:sz="0" w:space="0" w:color="auto"/>
      </w:divBdr>
    </w:div>
    <w:div w:id="979074815">
      <w:bodyDiv w:val="1"/>
      <w:marLeft w:val="0"/>
      <w:marRight w:val="0"/>
      <w:marTop w:val="0"/>
      <w:marBottom w:val="0"/>
      <w:divBdr>
        <w:top w:val="none" w:sz="0" w:space="0" w:color="auto"/>
        <w:left w:val="none" w:sz="0" w:space="0" w:color="auto"/>
        <w:bottom w:val="none" w:sz="0" w:space="0" w:color="auto"/>
        <w:right w:val="none" w:sz="0" w:space="0" w:color="auto"/>
      </w:divBdr>
    </w:div>
    <w:div w:id="987367726">
      <w:bodyDiv w:val="1"/>
      <w:marLeft w:val="0"/>
      <w:marRight w:val="0"/>
      <w:marTop w:val="0"/>
      <w:marBottom w:val="0"/>
      <w:divBdr>
        <w:top w:val="none" w:sz="0" w:space="0" w:color="auto"/>
        <w:left w:val="none" w:sz="0" w:space="0" w:color="auto"/>
        <w:bottom w:val="none" w:sz="0" w:space="0" w:color="auto"/>
        <w:right w:val="none" w:sz="0" w:space="0" w:color="auto"/>
      </w:divBdr>
    </w:div>
    <w:div w:id="989405446">
      <w:bodyDiv w:val="1"/>
      <w:marLeft w:val="0"/>
      <w:marRight w:val="0"/>
      <w:marTop w:val="0"/>
      <w:marBottom w:val="0"/>
      <w:divBdr>
        <w:top w:val="none" w:sz="0" w:space="0" w:color="auto"/>
        <w:left w:val="none" w:sz="0" w:space="0" w:color="auto"/>
        <w:bottom w:val="none" w:sz="0" w:space="0" w:color="auto"/>
        <w:right w:val="none" w:sz="0" w:space="0" w:color="auto"/>
      </w:divBdr>
      <w:divsChild>
        <w:div w:id="1166827054">
          <w:marLeft w:val="0"/>
          <w:marRight w:val="0"/>
          <w:marTop w:val="0"/>
          <w:marBottom w:val="0"/>
          <w:divBdr>
            <w:top w:val="none" w:sz="0" w:space="0" w:color="auto"/>
            <w:left w:val="none" w:sz="0" w:space="0" w:color="auto"/>
            <w:bottom w:val="none" w:sz="0" w:space="0" w:color="auto"/>
            <w:right w:val="none" w:sz="0" w:space="0" w:color="auto"/>
          </w:divBdr>
        </w:div>
      </w:divsChild>
    </w:div>
    <w:div w:id="1013531279">
      <w:bodyDiv w:val="1"/>
      <w:marLeft w:val="0"/>
      <w:marRight w:val="0"/>
      <w:marTop w:val="0"/>
      <w:marBottom w:val="0"/>
      <w:divBdr>
        <w:top w:val="none" w:sz="0" w:space="0" w:color="auto"/>
        <w:left w:val="none" w:sz="0" w:space="0" w:color="auto"/>
        <w:bottom w:val="none" w:sz="0" w:space="0" w:color="auto"/>
        <w:right w:val="none" w:sz="0" w:space="0" w:color="auto"/>
      </w:divBdr>
      <w:divsChild>
        <w:div w:id="2009478870">
          <w:marLeft w:val="360"/>
          <w:marRight w:val="0"/>
          <w:marTop w:val="0"/>
          <w:marBottom w:val="120"/>
          <w:divBdr>
            <w:top w:val="none" w:sz="0" w:space="0" w:color="auto"/>
            <w:left w:val="none" w:sz="0" w:space="0" w:color="auto"/>
            <w:bottom w:val="none" w:sz="0" w:space="0" w:color="auto"/>
            <w:right w:val="none" w:sz="0" w:space="0" w:color="auto"/>
          </w:divBdr>
        </w:div>
      </w:divsChild>
    </w:div>
    <w:div w:id="1016493149">
      <w:bodyDiv w:val="1"/>
      <w:marLeft w:val="0"/>
      <w:marRight w:val="0"/>
      <w:marTop w:val="0"/>
      <w:marBottom w:val="0"/>
      <w:divBdr>
        <w:top w:val="none" w:sz="0" w:space="0" w:color="auto"/>
        <w:left w:val="none" w:sz="0" w:space="0" w:color="auto"/>
        <w:bottom w:val="none" w:sz="0" w:space="0" w:color="auto"/>
        <w:right w:val="none" w:sz="0" w:space="0" w:color="auto"/>
      </w:divBdr>
    </w:div>
    <w:div w:id="1023286147">
      <w:bodyDiv w:val="1"/>
      <w:marLeft w:val="0"/>
      <w:marRight w:val="0"/>
      <w:marTop w:val="0"/>
      <w:marBottom w:val="0"/>
      <w:divBdr>
        <w:top w:val="none" w:sz="0" w:space="0" w:color="auto"/>
        <w:left w:val="none" w:sz="0" w:space="0" w:color="auto"/>
        <w:bottom w:val="none" w:sz="0" w:space="0" w:color="auto"/>
        <w:right w:val="none" w:sz="0" w:space="0" w:color="auto"/>
      </w:divBdr>
    </w:div>
    <w:div w:id="1082222252">
      <w:bodyDiv w:val="1"/>
      <w:marLeft w:val="0"/>
      <w:marRight w:val="0"/>
      <w:marTop w:val="0"/>
      <w:marBottom w:val="0"/>
      <w:divBdr>
        <w:top w:val="none" w:sz="0" w:space="0" w:color="auto"/>
        <w:left w:val="none" w:sz="0" w:space="0" w:color="auto"/>
        <w:bottom w:val="none" w:sz="0" w:space="0" w:color="auto"/>
        <w:right w:val="none" w:sz="0" w:space="0" w:color="auto"/>
      </w:divBdr>
      <w:divsChild>
        <w:div w:id="78066009">
          <w:marLeft w:val="0"/>
          <w:marRight w:val="0"/>
          <w:marTop w:val="0"/>
          <w:marBottom w:val="0"/>
          <w:divBdr>
            <w:top w:val="none" w:sz="0" w:space="0" w:color="auto"/>
            <w:left w:val="none" w:sz="0" w:space="0" w:color="auto"/>
            <w:bottom w:val="none" w:sz="0" w:space="0" w:color="auto"/>
            <w:right w:val="none" w:sz="0" w:space="0" w:color="auto"/>
          </w:divBdr>
        </w:div>
      </w:divsChild>
    </w:div>
    <w:div w:id="1102727063">
      <w:bodyDiv w:val="1"/>
      <w:marLeft w:val="0"/>
      <w:marRight w:val="0"/>
      <w:marTop w:val="0"/>
      <w:marBottom w:val="0"/>
      <w:divBdr>
        <w:top w:val="none" w:sz="0" w:space="0" w:color="auto"/>
        <w:left w:val="none" w:sz="0" w:space="0" w:color="auto"/>
        <w:bottom w:val="none" w:sz="0" w:space="0" w:color="auto"/>
        <w:right w:val="none" w:sz="0" w:space="0" w:color="auto"/>
      </w:divBdr>
    </w:div>
    <w:div w:id="1120145862">
      <w:bodyDiv w:val="1"/>
      <w:marLeft w:val="0"/>
      <w:marRight w:val="0"/>
      <w:marTop w:val="0"/>
      <w:marBottom w:val="0"/>
      <w:divBdr>
        <w:top w:val="none" w:sz="0" w:space="0" w:color="auto"/>
        <w:left w:val="none" w:sz="0" w:space="0" w:color="auto"/>
        <w:bottom w:val="none" w:sz="0" w:space="0" w:color="auto"/>
        <w:right w:val="none" w:sz="0" w:space="0" w:color="auto"/>
      </w:divBdr>
    </w:div>
    <w:div w:id="1152674187">
      <w:bodyDiv w:val="1"/>
      <w:marLeft w:val="0"/>
      <w:marRight w:val="0"/>
      <w:marTop w:val="0"/>
      <w:marBottom w:val="0"/>
      <w:divBdr>
        <w:top w:val="none" w:sz="0" w:space="0" w:color="auto"/>
        <w:left w:val="none" w:sz="0" w:space="0" w:color="auto"/>
        <w:bottom w:val="none" w:sz="0" w:space="0" w:color="auto"/>
        <w:right w:val="none" w:sz="0" w:space="0" w:color="auto"/>
      </w:divBdr>
    </w:div>
    <w:div w:id="1189413074">
      <w:bodyDiv w:val="1"/>
      <w:marLeft w:val="0"/>
      <w:marRight w:val="0"/>
      <w:marTop w:val="0"/>
      <w:marBottom w:val="0"/>
      <w:divBdr>
        <w:top w:val="none" w:sz="0" w:space="0" w:color="auto"/>
        <w:left w:val="none" w:sz="0" w:space="0" w:color="auto"/>
        <w:bottom w:val="none" w:sz="0" w:space="0" w:color="auto"/>
        <w:right w:val="none" w:sz="0" w:space="0" w:color="auto"/>
      </w:divBdr>
    </w:div>
    <w:div w:id="1250238715">
      <w:bodyDiv w:val="1"/>
      <w:marLeft w:val="0"/>
      <w:marRight w:val="0"/>
      <w:marTop w:val="0"/>
      <w:marBottom w:val="0"/>
      <w:divBdr>
        <w:top w:val="none" w:sz="0" w:space="0" w:color="auto"/>
        <w:left w:val="none" w:sz="0" w:space="0" w:color="auto"/>
        <w:bottom w:val="none" w:sz="0" w:space="0" w:color="auto"/>
        <w:right w:val="none" w:sz="0" w:space="0" w:color="auto"/>
      </w:divBdr>
    </w:div>
    <w:div w:id="1273054501">
      <w:bodyDiv w:val="1"/>
      <w:marLeft w:val="0"/>
      <w:marRight w:val="0"/>
      <w:marTop w:val="0"/>
      <w:marBottom w:val="0"/>
      <w:divBdr>
        <w:top w:val="none" w:sz="0" w:space="0" w:color="auto"/>
        <w:left w:val="none" w:sz="0" w:space="0" w:color="auto"/>
        <w:bottom w:val="none" w:sz="0" w:space="0" w:color="auto"/>
        <w:right w:val="none" w:sz="0" w:space="0" w:color="auto"/>
      </w:divBdr>
    </w:div>
    <w:div w:id="1337727471">
      <w:bodyDiv w:val="1"/>
      <w:marLeft w:val="0"/>
      <w:marRight w:val="0"/>
      <w:marTop w:val="0"/>
      <w:marBottom w:val="0"/>
      <w:divBdr>
        <w:top w:val="none" w:sz="0" w:space="0" w:color="auto"/>
        <w:left w:val="none" w:sz="0" w:space="0" w:color="auto"/>
        <w:bottom w:val="none" w:sz="0" w:space="0" w:color="auto"/>
        <w:right w:val="none" w:sz="0" w:space="0" w:color="auto"/>
      </w:divBdr>
    </w:div>
    <w:div w:id="1387871073">
      <w:bodyDiv w:val="1"/>
      <w:marLeft w:val="0"/>
      <w:marRight w:val="0"/>
      <w:marTop w:val="0"/>
      <w:marBottom w:val="0"/>
      <w:divBdr>
        <w:top w:val="none" w:sz="0" w:space="0" w:color="auto"/>
        <w:left w:val="none" w:sz="0" w:space="0" w:color="auto"/>
        <w:bottom w:val="none" w:sz="0" w:space="0" w:color="auto"/>
        <w:right w:val="none" w:sz="0" w:space="0" w:color="auto"/>
      </w:divBdr>
    </w:div>
    <w:div w:id="1408921365">
      <w:bodyDiv w:val="1"/>
      <w:marLeft w:val="0"/>
      <w:marRight w:val="0"/>
      <w:marTop w:val="0"/>
      <w:marBottom w:val="0"/>
      <w:divBdr>
        <w:top w:val="none" w:sz="0" w:space="0" w:color="auto"/>
        <w:left w:val="none" w:sz="0" w:space="0" w:color="auto"/>
        <w:bottom w:val="none" w:sz="0" w:space="0" w:color="auto"/>
        <w:right w:val="none" w:sz="0" w:space="0" w:color="auto"/>
      </w:divBdr>
    </w:div>
    <w:div w:id="1417050741">
      <w:bodyDiv w:val="1"/>
      <w:marLeft w:val="0"/>
      <w:marRight w:val="0"/>
      <w:marTop w:val="0"/>
      <w:marBottom w:val="0"/>
      <w:divBdr>
        <w:top w:val="none" w:sz="0" w:space="0" w:color="auto"/>
        <w:left w:val="none" w:sz="0" w:space="0" w:color="auto"/>
        <w:bottom w:val="none" w:sz="0" w:space="0" w:color="auto"/>
        <w:right w:val="none" w:sz="0" w:space="0" w:color="auto"/>
      </w:divBdr>
    </w:div>
    <w:div w:id="1430085405">
      <w:bodyDiv w:val="1"/>
      <w:marLeft w:val="0"/>
      <w:marRight w:val="0"/>
      <w:marTop w:val="0"/>
      <w:marBottom w:val="0"/>
      <w:divBdr>
        <w:top w:val="none" w:sz="0" w:space="0" w:color="auto"/>
        <w:left w:val="none" w:sz="0" w:space="0" w:color="auto"/>
        <w:bottom w:val="none" w:sz="0" w:space="0" w:color="auto"/>
        <w:right w:val="none" w:sz="0" w:space="0" w:color="auto"/>
      </w:divBdr>
    </w:div>
    <w:div w:id="1430928311">
      <w:bodyDiv w:val="1"/>
      <w:marLeft w:val="0"/>
      <w:marRight w:val="0"/>
      <w:marTop w:val="0"/>
      <w:marBottom w:val="0"/>
      <w:divBdr>
        <w:top w:val="none" w:sz="0" w:space="0" w:color="auto"/>
        <w:left w:val="none" w:sz="0" w:space="0" w:color="auto"/>
        <w:bottom w:val="none" w:sz="0" w:space="0" w:color="auto"/>
        <w:right w:val="none" w:sz="0" w:space="0" w:color="auto"/>
      </w:divBdr>
    </w:div>
    <w:div w:id="1445879134">
      <w:bodyDiv w:val="1"/>
      <w:marLeft w:val="0"/>
      <w:marRight w:val="0"/>
      <w:marTop w:val="0"/>
      <w:marBottom w:val="0"/>
      <w:divBdr>
        <w:top w:val="none" w:sz="0" w:space="0" w:color="auto"/>
        <w:left w:val="none" w:sz="0" w:space="0" w:color="auto"/>
        <w:bottom w:val="none" w:sz="0" w:space="0" w:color="auto"/>
        <w:right w:val="none" w:sz="0" w:space="0" w:color="auto"/>
      </w:divBdr>
    </w:div>
    <w:div w:id="1461149324">
      <w:bodyDiv w:val="1"/>
      <w:marLeft w:val="0"/>
      <w:marRight w:val="0"/>
      <w:marTop w:val="0"/>
      <w:marBottom w:val="0"/>
      <w:divBdr>
        <w:top w:val="none" w:sz="0" w:space="0" w:color="auto"/>
        <w:left w:val="none" w:sz="0" w:space="0" w:color="auto"/>
        <w:bottom w:val="none" w:sz="0" w:space="0" w:color="auto"/>
        <w:right w:val="none" w:sz="0" w:space="0" w:color="auto"/>
      </w:divBdr>
      <w:divsChild>
        <w:div w:id="1477720737">
          <w:marLeft w:val="547"/>
          <w:marRight w:val="0"/>
          <w:marTop w:val="86"/>
          <w:marBottom w:val="0"/>
          <w:divBdr>
            <w:top w:val="none" w:sz="0" w:space="0" w:color="auto"/>
            <w:left w:val="none" w:sz="0" w:space="0" w:color="auto"/>
            <w:bottom w:val="none" w:sz="0" w:space="0" w:color="auto"/>
            <w:right w:val="none" w:sz="0" w:space="0" w:color="auto"/>
          </w:divBdr>
        </w:div>
      </w:divsChild>
    </w:div>
    <w:div w:id="1461535964">
      <w:bodyDiv w:val="1"/>
      <w:marLeft w:val="0"/>
      <w:marRight w:val="0"/>
      <w:marTop w:val="0"/>
      <w:marBottom w:val="0"/>
      <w:divBdr>
        <w:top w:val="none" w:sz="0" w:space="0" w:color="auto"/>
        <w:left w:val="none" w:sz="0" w:space="0" w:color="auto"/>
        <w:bottom w:val="none" w:sz="0" w:space="0" w:color="auto"/>
        <w:right w:val="none" w:sz="0" w:space="0" w:color="auto"/>
      </w:divBdr>
    </w:div>
    <w:div w:id="1508246705">
      <w:bodyDiv w:val="1"/>
      <w:marLeft w:val="0"/>
      <w:marRight w:val="0"/>
      <w:marTop w:val="0"/>
      <w:marBottom w:val="0"/>
      <w:divBdr>
        <w:top w:val="none" w:sz="0" w:space="0" w:color="auto"/>
        <w:left w:val="none" w:sz="0" w:space="0" w:color="auto"/>
        <w:bottom w:val="none" w:sz="0" w:space="0" w:color="auto"/>
        <w:right w:val="none" w:sz="0" w:space="0" w:color="auto"/>
      </w:divBdr>
    </w:div>
    <w:div w:id="1537499985">
      <w:bodyDiv w:val="1"/>
      <w:marLeft w:val="0"/>
      <w:marRight w:val="0"/>
      <w:marTop w:val="0"/>
      <w:marBottom w:val="0"/>
      <w:divBdr>
        <w:top w:val="none" w:sz="0" w:space="0" w:color="auto"/>
        <w:left w:val="none" w:sz="0" w:space="0" w:color="auto"/>
        <w:bottom w:val="none" w:sz="0" w:space="0" w:color="auto"/>
        <w:right w:val="none" w:sz="0" w:space="0" w:color="auto"/>
      </w:divBdr>
    </w:div>
    <w:div w:id="1539315396">
      <w:bodyDiv w:val="1"/>
      <w:marLeft w:val="0"/>
      <w:marRight w:val="0"/>
      <w:marTop w:val="0"/>
      <w:marBottom w:val="0"/>
      <w:divBdr>
        <w:top w:val="none" w:sz="0" w:space="0" w:color="auto"/>
        <w:left w:val="none" w:sz="0" w:space="0" w:color="auto"/>
        <w:bottom w:val="none" w:sz="0" w:space="0" w:color="auto"/>
        <w:right w:val="none" w:sz="0" w:space="0" w:color="auto"/>
      </w:divBdr>
    </w:div>
    <w:div w:id="1556619326">
      <w:bodyDiv w:val="1"/>
      <w:marLeft w:val="0"/>
      <w:marRight w:val="0"/>
      <w:marTop w:val="0"/>
      <w:marBottom w:val="0"/>
      <w:divBdr>
        <w:top w:val="none" w:sz="0" w:space="0" w:color="auto"/>
        <w:left w:val="none" w:sz="0" w:space="0" w:color="auto"/>
        <w:bottom w:val="none" w:sz="0" w:space="0" w:color="auto"/>
        <w:right w:val="none" w:sz="0" w:space="0" w:color="auto"/>
      </w:divBdr>
    </w:div>
    <w:div w:id="1563638264">
      <w:bodyDiv w:val="1"/>
      <w:marLeft w:val="0"/>
      <w:marRight w:val="0"/>
      <w:marTop w:val="0"/>
      <w:marBottom w:val="0"/>
      <w:divBdr>
        <w:top w:val="none" w:sz="0" w:space="0" w:color="auto"/>
        <w:left w:val="none" w:sz="0" w:space="0" w:color="auto"/>
        <w:bottom w:val="none" w:sz="0" w:space="0" w:color="auto"/>
        <w:right w:val="none" w:sz="0" w:space="0" w:color="auto"/>
      </w:divBdr>
    </w:div>
    <w:div w:id="1579050502">
      <w:bodyDiv w:val="1"/>
      <w:marLeft w:val="0"/>
      <w:marRight w:val="0"/>
      <w:marTop w:val="0"/>
      <w:marBottom w:val="0"/>
      <w:divBdr>
        <w:top w:val="none" w:sz="0" w:space="0" w:color="auto"/>
        <w:left w:val="none" w:sz="0" w:space="0" w:color="auto"/>
        <w:bottom w:val="none" w:sz="0" w:space="0" w:color="auto"/>
        <w:right w:val="none" w:sz="0" w:space="0" w:color="auto"/>
      </w:divBdr>
    </w:div>
    <w:div w:id="1590576336">
      <w:bodyDiv w:val="1"/>
      <w:marLeft w:val="0"/>
      <w:marRight w:val="0"/>
      <w:marTop w:val="0"/>
      <w:marBottom w:val="0"/>
      <w:divBdr>
        <w:top w:val="none" w:sz="0" w:space="0" w:color="auto"/>
        <w:left w:val="none" w:sz="0" w:space="0" w:color="auto"/>
        <w:bottom w:val="none" w:sz="0" w:space="0" w:color="auto"/>
        <w:right w:val="none" w:sz="0" w:space="0" w:color="auto"/>
      </w:divBdr>
    </w:div>
    <w:div w:id="1610158113">
      <w:bodyDiv w:val="1"/>
      <w:marLeft w:val="0"/>
      <w:marRight w:val="0"/>
      <w:marTop w:val="0"/>
      <w:marBottom w:val="0"/>
      <w:divBdr>
        <w:top w:val="none" w:sz="0" w:space="0" w:color="auto"/>
        <w:left w:val="none" w:sz="0" w:space="0" w:color="auto"/>
        <w:bottom w:val="none" w:sz="0" w:space="0" w:color="auto"/>
        <w:right w:val="none" w:sz="0" w:space="0" w:color="auto"/>
      </w:divBdr>
    </w:div>
    <w:div w:id="1612055942">
      <w:bodyDiv w:val="1"/>
      <w:marLeft w:val="0"/>
      <w:marRight w:val="0"/>
      <w:marTop w:val="0"/>
      <w:marBottom w:val="0"/>
      <w:divBdr>
        <w:top w:val="none" w:sz="0" w:space="0" w:color="auto"/>
        <w:left w:val="none" w:sz="0" w:space="0" w:color="auto"/>
        <w:bottom w:val="none" w:sz="0" w:space="0" w:color="auto"/>
        <w:right w:val="none" w:sz="0" w:space="0" w:color="auto"/>
      </w:divBdr>
    </w:div>
    <w:div w:id="1626233857">
      <w:bodyDiv w:val="1"/>
      <w:marLeft w:val="0"/>
      <w:marRight w:val="0"/>
      <w:marTop w:val="0"/>
      <w:marBottom w:val="0"/>
      <w:divBdr>
        <w:top w:val="none" w:sz="0" w:space="0" w:color="auto"/>
        <w:left w:val="none" w:sz="0" w:space="0" w:color="auto"/>
        <w:bottom w:val="none" w:sz="0" w:space="0" w:color="auto"/>
        <w:right w:val="none" w:sz="0" w:space="0" w:color="auto"/>
      </w:divBdr>
    </w:div>
    <w:div w:id="1650671763">
      <w:bodyDiv w:val="1"/>
      <w:marLeft w:val="0"/>
      <w:marRight w:val="0"/>
      <w:marTop w:val="0"/>
      <w:marBottom w:val="0"/>
      <w:divBdr>
        <w:top w:val="none" w:sz="0" w:space="0" w:color="auto"/>
        <w:left w:val="none" w:sz="0" w:space="0" w:color="auto"/>
        <w:bottom w:val="none" w:sz="0" w:space="0" w:color="auto"/>
        <w:right w:val="none" w:sz="0" w:space="0" w:color="auto"/>
      </w:divBdr>
    </w:div>
    <w:div w:id="1652563754">
      <w:bodyDiv w:val="1"/>
      <w:marLeft w:val="0"/>
      <w:marRight w:val="0"/>
      <w:marTop w:val="0"/>
      <w:marBottom w:val="0"/>
      <w:divBdr>
        <w:top w:val="none" w:sz="0" w:space="0" w:color="auto"/>
        <w:left w:val="none" w:sz="0" w:space="0" w:color="auto"/>
        <w:bottom w:val="none" w:sz="0" w:space="0" w:color="auto"/>
        <w:right w:val="none" w:sz="0" w:space="0" w:color="auto"/>
      </w:divBdr>
    </w:div>
    <w:div w:id="1653557673">
      <w:bodyDiv w:val="1"/>
      <w:marLeft w:val="0"/>
      <w:marRight w:val="0"/>
      <w:marTop w:val="0"/>
      <w:marBottom w:val="0"/>
      <w:divBdr>
        <w:top w:val="none" w:sz="0" w:space="0" w:color="auto"/>
        <w:left w:val="none" w:sz="0" w:space="0" w:color="auto"/>
        <w:bottom w:val="none" w:sz="0" w:space="0" w:color="auto"/>
        <w:right w:val="none" w:sz="0" w:space="0" w:color="auto"/>
      </w:divBdr>
    </w:div>
    <w:div w:id="1686397058">
      <w:bodyDiv w:val="1"/>
      <w:marLeft w:val="0"/>
      <w:marRight w:val="0"/>
      <w:marTop w:val="0"/>
      <w:marBottom w:val="0"/>
      <w:divBdr>
        <w:top w:val="none" w:sz="0" w:space="0" w:color="auto"/>
        <w:left w:val="none" w:sz="0" w:space="0" w:color="auto"/>
        <w:bottom w:val="none" w:sz="0" w:space="0" w:color="auto"/>
        <w:right w:val="none" w:sz="0" w:space="0" w:color="auto"/>
      </w:divBdr>
    </w:div>
    <w:div w:id="1698700203">
      <w:bodyDiv w:val="1"/>
      <w:marLeft w:val="0"/>
      <w:marRight w:val="0"/>
      <w:marTop w:val="0"/>
      <w:marBottom w:val="0"/>
      <w:divBdr>
        <w:top w:val="none" w:sz="0" w:space="0" w:color="auto"/>
        <w:left w:val="none" w:sz="0" w:space="0" w:color="auto"/>
        <w:bottom w:val="none" w:sz="0" w:space="0" w:color="auto"/>
        <w:right w:val="none" w:sz="0" w:space="0" w:color="auto"/>
      </w:divBdr>
    </w:div>
    <w:div w:id="1709407212">
      <w:bodyDiv w:val="1"/>
      <w:marLeft w:val="0"/>
      <w:marRight w:val="0"/>
      <w:marTop w:val="0"/>
      <w:marBottom w:val="0"/>
      <w:divBdr>
        <w:top w:val="none" w:sz="0" w:space="0" w:color="auto"/>
        <w:left w:val="none" w:sz="0" w:space="0" w:color="auto"/>
        <w:bottom w:val="none" w:sz="0" w:space="0" w:color="auto"/>
        <w:right w:val="none" w:sz="0" w:space="0" w:color="auto"/>
      </w:divBdr>
      <w:divsChild>
        <w:div w:id="1235237659">
          <w:marLeft w:val="432"/>
          <w:marRight w:val="0"/>
          <w:marTop w:val="384"/>
          <w:marBottom w:val="0"/>
          <w:divBdr>
            <w:top w:val="none" w:sz="0" w:space="0" w:color="auto"/>
            <w:left w:val="none" w:sz="0" w:space="0" w:color="auto"/>
            <w:bottom w:val="none" w:sz="0" w:space="0" w:color="auto"/>
            <w:right w:val="none" w:sz="0" w:space="0" w:color="auto"/>
          </w:divBdr>
        </w:div>
        <w:div w:id="236670967">
          <w:marLeft w:val="432"/>
          <w:marRight w:val="0"/>
          <w:marTop w:val="384"/>
          <w:marBottom w:val="0"/>
          <w:divBdr>
            <w:top w:val="none" w:sz="0" w:space="0" w:color="auto"/>
            <w:left w:val="none" w:sz="0" w:space="0" w:color="auto"/>
            <w:bottom w:val="none" w:sz="0" w:space="0" w:color="auto"/>
            <w:right w:val="none" w:sz="0" w:space="0" w:color="auto"/>
          </w:divBdr>
        </w:div>
        <w:div w:id="309091944">
          <w:marLeft w:val="432"/>
          <w:marRight w:val="0"/>
          <w:marTop w:val="384"/>
          <w:marBottom w:val="0"/>
          <w:divBdr>
            <w:top w:val="none" w:sz="0" w:space="0" w:color="auto"/>
            <w:left w:val="none" w:sz="0" w:space="0" w:color="auto"/>
            <w:bottom w:val="none" w:sz="0" w:space="0" w:color="auto"/>
            <w:right w:val="none" w:sz="0" w:space="0" w:color="auto"/>
          </w:divBdr>
        </w:div>
      </w:divsChild>
    </w:div>
    <w:div w:id="1798330971">
      <w:bodyDiv w:val="1"/>
      <w:marLeft w:val="0"/>
      <w:marRight w:val="0"/>
      <w:marTop w:val="0"/>
      <w:marBottom w:val="0"/>
      <w:divBdr>
        <w:top w:val="none" w:sz="0" w:space="0" w:color="auto"/>
        <w:left w:val="none" w:sz="0" w:space="0" w:color="auto"/>
        <w:bottom w:val="none" w:sz="0" w:space="0" w:color="auto"/>
        <w:right w:val="none" w:sz="0" w:space="0" w:color="auto"/>
      </w:divBdr>
    </w:div>
    <w:div w:id="1800610735">
      <w:bodyDiv w:val="1"/>
      <w:marLeft w:val="0"/>
      <w:marRight w:val="0"/>
      <w:marTop w:val="0"/>
      <w:marBottom w:val="0"/>
      <w:divBdr>
        <w:top w:val="none" w:sz="0" w:space="0" w:color="auto"/>
        <w:left w:val="none" w:sz="0" w:space="0" w:color="auto"/>
        <w:bottom w:val="none" w:sz="0" w:space="0" w:color="auto"/>
        <w:right w:val="none" w:sz="0" w:space="0" w:color="auto"/>
      </w:divBdr>
    </w:div>
    <w:div w:id="1852642753">
      <w:bodyDiv w:val="1"/>
      <w:marLeft w:val="0"/>
      <w:marRight w:val="0"/>
      <w:marTop w:val="0"/>
      <w:marBottom w:val="0"/>
      <w:divBdr>
        <w:top w:val="none" w:sz="0" w:space="0" w:color="auto"/>
        <w:left w:val="none" w:sz="0" w:space="0" w:color="auto"/>
        <w:bottom w:val="none" w:sz="0" w:space="0" w:color="auto"/>
        <w:right w:val="none" w:sz="0" w:space="0" w:color="auto"/>
      </w:divBdr>
    </w:div>
    <w:div w:id="1862237565">
      <w:bodyDiv w:val="1"/>
      <w:marLeft w:val="0"/>
      <w:marRight w:val="0"/>
      <w:marTop w:val="0"/>
      <w:marBottom w:val="0"/>
      <w:divBdr>
        <w:top w:val="none" w:sz="0" w:space="0" w:color="auto"/>
        <w:left w:val="none" w:sz="0" w:space="0" w:color="auto"/>
        <w:bottom w:val="none" w:sz="0" w:space="0" w:color="auto"/>
        <w:right w:val="none" w:sz="0" w:space="0" w:color="auto"/>
      </w:divBdr>
    </w:div>
    <w:div w:id="1865049060">
      <w:bodyDiv w:val="1"/>
      <w:marLeft w:val="0"/>
      <w:marRight w:val="0"/>
      <w:marTop w:val="0"/>
      <w:marBottom w:val="0"/>
      <w:divBdr>
        <w:top w:val="none" w:sz="0" w:space="0" w:color="auto"/>
        <w:left w:val="none" w:sz="0" w:space="0" w:color="auto"/>
        <w:bottom w:val="none" w:sz="0" w:space="0" w:color="auto"/>
        <w:right w:val="none" w:sz="0" w:space="0" w:color="auto"/>
      </w:divBdr>
    </w:div>
    <w:div w:id="1883320908">
      <w:bodyDiv w:val="1"/>
      <w:marLeft w:val="0"/>
      <w:marRight w:val="0"/>
      <w:marTop w:val="0"/>
      <w:marBottom w:val="0"/>
      <w:divBdr>
        <w:top w:val="none" w:sz="0" w:space="0" w:color="auto"/>
        <w:left w:val="none" w:sz="0" w:space="0" w:color="auto"/>
        <w:bottom w:val="none" w:sz="0" w:space="0" w:color="auto"/>
        <w:right w:val="none" w:sz="0" w:space="0" w:color="auto"/>
      </w:divBdr>
    </w:div>
    <w:div w:id="1889149305">
      <w:bodyDiv w:val="1"/>
      <w:marLeft w:val="0"/>
      <w:marRight w:val="0"/>
      <w:marTop w:val="0"/>
      <w:marBottom w:val="0"/>
      <w:divBdr>
        <w:top w:val="none" w:sz="0" w:space="0" w:color="auto"/>
        <w:left w:val="none" w:sz="0" w:space="0" w:color="auto"/>
        <w:bottom w:val="none" w:sz="0" w:space="0" w:color="auto"/>
        <w:right w:val="none" w:sz="0" w:space="0" w:color="auto"/>
      </w:divBdr>
    </w:div>
    <w:div w:id="1955163008">
      <w:bodyDiv w:val="1"/>
      <w:marLeft w:val="0"/>
      <w:marRight w:val="0"/>
      <w:marTop w:val="0"/>
      <w:marBottom w:val="0"/>
      <w:divBdr>
        <w:top w:val="none" w:sz="0" w:space="0" w:color="auto"/>
        <w:left w:val="none" w:sz="0" w:space="0" w:color="auto"/>
        <w:bottom w:val="none" w:sz="0" w:space="0" w:color="auto"/>
        <w:right w:val="none" w:sz="0" w:space="0" w:color="auto"/>
      </w:divBdr>
    </w:div>
    <w:div w:id="1960641270">
      <w:bodyDiv w:val="1"/>
      <w:marLeft w:val="0"/>
      <w:marRight w:val="0"/>
      <w:marTop w:val="0"/>
      <w:marBottom w:val="0"/>
      <w:divBdr>
        <w:top w:val="none" w:sz="0" w:space="0" w:color="auto"/>
        <w:left w:val="none" w:sz="0" w:space="0" w:color="auto"/>
        <w:bottom w:val="none" w:sz="0" w:space="0" w:color="auto"/>
        <w:right w:val="none" w:sz="0" w:space="0" w:color="auto"/>
      </w:divBdr>
    </w:div>
    <w:div w:id="1962302194">
      <w:bodyDiv w:val="1"/>
      <w:marLeft w:val="0"/>
      <w:marRight w:val="0"/>
      <w:marTop w:val="0"/>
      <w:marBottom w:val="0"/>
      <w:divBdr>
        <w:top w:val="none" w:sz="0" w:space="0" w:color="auto"/>
        <w:left w:val="none" w:sz="0" w:space="0" w:color="auto"/>
        <w:bottom w:val="none" w:sz="0" w:space="0" w:color="auto"/>
        <w:right w:val="none" w:sz="0" w:space="0" w:color="auto"/>
      </w:divBdr>
    </w:div>
    <w:div w:id="1979803465">
      <w:bodyDiv w:val="1"/>
      <w:marLeft w:val="0"/>
      <w:marRight w:val="0"/>
      <w:marTop w:val="0"/>
      <w:marBottom w:val="0"/>
      <w:divBdr>
        <w:top w:val="none" w:sz="0" w:space="0" w:color="auto"/>
        <w:left w:val="none" w:sz="0" w:space="0" w:color="auto"/>
        <w:bottom w:val="none" w:sz="0" w:space="0" w:color="auto"/>
        <w:right w:val="none" w:sz="0" w:space="0" w:color="auto"/>
      </w:divBdr>
    </w:div>
    <w:div w:id="1981500204">
      <w:bodyDiv w:val="1"/>
      <w:marLeft w:val="0"/>
      <w:marRight w:val="0"/>
      <w:marTop w:val="0"/>
      <w:marBottom w:val="0"/>
      <w:divBdr>
        <w:top w:val="none" w:sz="0" w:space="0" w:color="auto"/>
        <w:left w:val="none" w:sz="0" w:space="0" w:color="auto"/>
        <w:bottom w:val="none" w:sz="0" w:space="0" w:color="auto"/>
        <w:right w:val="none" w:sz="0" w:space="0" w:color="auto"/>
      </w:divBdr>
      <w:divsChild>
        <w:div w:id="1339700104">
          <w:marLeft w:val="432"/>
          <w:marRight w:val="0"/>
          <w:marTop w:val="384"/>
          <w:marBottom w:val="0"/>
          <w:divBdr>
            <w:top w:val="none" w:sz="0" w:space="0" w:color="auto"/>
            <w:left w:val="none" w:sz="0" w:space="0" w:color="auto"/>
            <w:bottom w:val="none" w:sz="0" w:space="0" w:color="auto"/>
            <w:right w:val="none" w:sz="0" w:space="0" w:color="auto"/>
          </w:divBdr>
        </w:div>
        <w:div w:id="2039773396">
          <w:marLeft w:val="432"/>
          <w:marRight w:val="0"/>
          <w:marTop w:val="384"/>
          <w:marBottom w:val="0"/>
          <w:divBdr>
            <w:top w:val="none" w:sz="0" w:space="0" w:color="auto"/>
            <w:left w:val="none" w:sz="0" w:space="0" w:color="auto"/>
            <w:bottom w:val="none" w:sz="0" w:space="0" w:color="auto"/>
            <w:right w:val="none" w:sz="0" w:space="0" w:color="auto"/>
          </w:divBdr>
        </w:div>
        <w:div w:id="315764175">
          <w:marLeft w:val="432"/>
          <w:marRight w:val="0"/>
          <w:marTop w:val="384"/>
          <w:marBottom w:val="0"/>
          <w:divBdr>
            <w:top w:val="none" w:sz="0" w:space="0" w:color="auto"/>
            <w:left w:val="none" w:sz="0" w:space="0" w:color="auto"/>
            <w:bottom w:val="none" w:sz="0" w:space="0" w:color="auto"/>
            <w:right w:val="none" w:sz="0" w:space="0" w:color="auto"/>
          </w:divBdr>
        </w:div>
      </w:divsChild>
    </w:div>
    <w:div w:id="1984187848">
      <w:bodyDiv w:val="1"/>
      <w:marLeft w:val="0"/>
      <w:marRight w:val="0"/>
      <w:marTop w:val="0"/>
      <w:marBottom w:val="0"/>
      <w:divBdr>
        <w:top w:val="none" w:sz="0" w:space="0" w:color="auto"/>
        <w:left w:val="none" w:sz="0" w:space="0" w:color="auto"/>
        <w:bottom w:val="none" w:sz="0" w:space="0" w:color="auto"/>
        <w:right w:val="none" w:sz="0" w:space="0" w:color="auto"/>
      </w:divBdr>
    </w:div>
    <w:div w:id="2008514124">
      <w:bodyDiv w:val="1"/>
      <w:marLeft w:val="0"/>
      <w:marRight w:val="0"/>
      <w:marTop w:val="0"/>
      <w:marBottom w:val="0"/>
      <w:divBdr>
        <w:top w:val="none" w:sz="0" w:space="0" w:color="auto"/>
        <w:left w:val="none" w:sz="0" w:space="0" w:color="auto"/>
        <w:bottom w:val="none" w:sz="0" w:space="0" w:color="auto"/>
        <w:right w:val="none" w:sz="0" w:space="0" w:color="auto"/>
      </w:divBdr>
    </w:div>
    <w:div w:id="2054695080">
      <w:bodyDiv w:val="1"/>
      <w:marLeft w:val="0"/>
      <w:marRight w:val="0"/>
      <w:marTop w:val="0"/>
      <w:marBottom w:val="0"/>
      <w:divBdr>
        <w:top w:val="none" w:sz="0" w:space="0" w:color="auto"/>
        <w:left w:val="none" w:sz="0" w:space="0" w:color="auto"/>
        <w:bottom w:val="none" w:sz="0" w:space="0" w:color="auto"/>
        <w:right w:val="none" w:sz="0" w:space="0" w:color="auto"/>
      </w:divBdr>
    </w:div>
    <w:div w:id="2069769023">
      <w:bodyDiv w:val="1"/>
      <w:marLeft w:val="0"/>
      <w:marRight w:val="0"/>
      <w:marTop w:val="0"/>
      <w:marBottom w:val="0"/>
      <w:divBdr>
        <w:top w:val="none" w:sz="0" w:space="0" w:color="auto"/>
        <w:left w:val="none" w:sz="0" w:space="0" w:color="auto"/>
        <w:bottom w:val="none" w:sz="0" w:space="0" w:color="auto"/>
        <w:right w:val="none" w:sz="0" w:space="0" w:color="auto"/>
      </w:divBdr>
    </w:div>
    <w:div w:id="2090737147">
      <w:bodyDiv w:val="1"/>
      <w:marLeft w:val="0"/>
      <w:marRight w:val="0"/>
      <w:marTop w:val="0"/>
      <w:marBottom w:val="0"/>
      <w:divBdr>
        <w:top w:val="none" w:sz="0" w:space="0" w:color="auto"/>
        <w:left w:val="none" w:sz="0" w:space="0" w:color="auto"/>
        <w:bottom w:val="none" w:sz="0" w:space="0" w:color="auto"/>
        <w:right w:val="none" w:sz="0" w:space="0" w:color="auto"/>
      </w:divBdr>
    </w:div>
    <w:div w:id="2103606460">
      <w:bodyDiv w:val="1"/>
      <w:marLeft w:val="0"/>
      <w:marRight w:val="0"/>
      <w:marTop w:val="0"/>
      <w:marBottom w:val="0"/>
      <w:divBdr>
        <w:top w:val="none" w:sz="0" w:space="0" w:color="auto"/>
        <w:left w:val="none" w:sz="0" w:space="0" w:color="auto"/>
        <w:bottom w:val="none" w:sz="0" w:space="0" w:color="auto"/>
        <w:right w:val="none" w:sz="0" w:space="0" w:color="auto"/>
      </w:divBdr>
    </w:div>
    <w:div w:id="2103643919">
      <w:bodyDiv w:val="1"/>
      <w:marLeft w:val="0"/>
      <w:marRight w:val="0"/>
      <w:marTop w:val="0"/>
      <w:marBottom w:val="0"/>
      <w:divBdr>
        <w:top w:val="none" w:sz="0" w:space="0" w:color="auto"/>
        <w:left w:val="none" w:sz="0" w:space="0" w:color="auto"/>
        <w:bottom w:val="none" w:sz="0" w:space="0" w:color="auto"/>
        <w:right w:val="none" w:sz="0" w:space="0" w:color="auto"/>
      </w:divBdr>
    </w:div>
    <w:div w:id="2124643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image" Target="media/image5.emf"/><Relationship Id="rId42" Type="http://schemas.openxmlformats.org/officeDocument/2006/relationships/image" Target="media/image15.emf"/><Relationship Id="rId47" Type="http://schemas.openxmlformats.org/officeDocument/2006/relationships/oleObject" Target="embeddings/Microsoft_Visio_2003-2010_Drawing7777777777.vsd"/><Relationship Id="rId63" Type="http://schemas.openxmlformats.org/officeDocument/2006/relationships/image" Target="media/image25.emf"/><Relationship Id="rId68" Type="http://schemas.openxmlformats.org/officeDocument/2006/relationships/package" Target="embeddings/Microsoft_Excel_Worksheet12.xlsx"/><Relationship Id="rId84" Type="http://schemas.openxmlformats.org/officeDocument/2006/relationships/oleObject" Target="embeddings/oleObject3.bin"/><Relationship Id="rId16" Type="http://schemas.openxmlformats.org/officeDocument/2006/relationships/image" Target="media/image2.jpeg"/><Relationship Id="rId11" Type="http://schemas.openxmlformats.org/officeDocument/2006/relationships/webSettings" Target="webSettings.xml"/><Relationship Id="rId32" Type="http://schemas.openxmlformats.org/officeDocument/2006/relationships/image" Target="media/image10.emf"/><Relationship Id="rId37" Type="http://schemas.openxmlformats.org/officeDocument/2006/relationships/oleObject" Target="embeddings/Microsoft_Visio_2003-2010_Drawing3333333333.vsd"/><Relationship Id="rId53" Type="http://schemas.openxmlformats.org/officeDocument/2006/relationships/oleObject" Target="embeddings/oleObject1.bin"/><Relationship Id="rId58" Type="http://schemas.openxmlformats.org/officeDocument/2006/relationships/image" Target="media/image22.emf"/><Relationship Id="rId74" Type="http://schemas.openxmlformats.org/officeDocument/2006/relationships/hyperlink" Target="https://serveusa.sharepoint.com/sites/HomeServe/GlobalResources/GlobalProjects/Ensura/_layouts/15/WopiFrame.aspx?sourcedoc=%7B17702597-57E5-4B66-9ECB-4ACBCC8ABDD8%7D&amp;file=Unity_Capscan_MDM_Batch_ICD.docx&amp;action=default" TargetMode="External"/><Relationship Id="rId79" Type="http://schemas.openxmlformats.org/officeDocument/2006/relationships/image" Target="media/image30.emf"/><Relationship Id="rId5" Type="http://schemas.openxmlformats.org/officeDocument/2006/relationships/customXml" Target="../customXml/item5.xml"/><Relationship Id="rId1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package" Target="embeddings/Microsoft_Visio_Drawing1111111111.vsdx"/><Relationship Id="rId27" Type="http://schemas.microsoft.com/office/2011/relationships/commentsExtended" Target="commentsExtended.xml"/><Relationship Id="rId30" Type="http://schemas.openxmlformats.org/officeDocument/2006/relationships/image" Target="media/image9.emf"/><Relationship Id="rId35" Type="http://schemas.openxmlformats.org/officeDocument/2006/relationships/oleObject" Target="embeddings/Microsoft_Visio_2003-2010_Drawing2222222222.vsd"/><Relationship Id="rId43" Type="http://schemas.openxmlformats.org/officeDocument/2006/relationships/oleObject" Target="embeddings/Microsoft_Visio_2003-2010_Drawing5555555555.vsd"/><Relationship Id="rId48" Type="http://schemas.openxmlformats.org/officeDocument/2006/relationships/image" Target="media/image18.emf"/><Relationship Id="rId56" Type="http://schemas.openxmlformats.org/officeDocument/2006/relationships/image" Target="media/image21.emf"/><Relationship Id="rId64" Type="http://schemas.openxmlformats.org/officeDocument/2006/relationships/package" Target="embeddings/Microsoft_Excel_Worksheet10.xlsx"/><Relationship Id="rId69" Type="http://schemas.openxmlformats.org/officeDocument/2006/relationships/image" Target="media/image28.emf"/><Relationship Id="rId77" Type="http://schemas.openxmlformats.org/officeDocument/2006/relationships/image" Target="media/image29.emf"/><Relationship Id="rId8" Type="http://schemas.openxmlformats.org/officeDocument/2006/relationships/numbering" Target="numbering.xml"/><Relationship Id="rId51" Type="http://schemas.openxmlformats.org/officeDocument/2006/relationships/footer" Target="footer2.xml"/><Relationship Id="rId72" Type="http://schemas.openxmlformats.org/officeDocument/2006/relationships/hyperlink" Target="https://serveusa.sharepoint.com/sites/HomeServe/GlobalResources/GlobalProjects/Ensura/Programme%20Documentation/Unity_Ensura_MDM_ICD.docx?d=wa0db840dad7b40f0879c424aaa76c1ac" TargetMode="External"/><Relationship Id="rId80" Type="http://schemas.openxmlformats.org/officeDocument/2006/relationships/package" Target="embeddings/Microsoft_Excel_Worksheet14.xlsx"/><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mailto:Info@techprov.com" TargetMode="External"/><Relationship Id="rId25" Type="http://schemas.openxmlformats.org/officeDocument/2006/relationships/package" Target="embeddings/Microsoft_Visio_Drawing2222222222.vsdx"/><Relationship Id="rId33" Type="http://schemas.openxmlformats.org/officeDocument/2006/relationships/package" Target="embeddings/Microsoft_Visio_Drawing4444444444.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package" Target="embeddings/Microsoft_Excel_Worksheet8.xlsx"/><Relationship Id="rId67" Type="http://schemas.openxmlformats.org/officeDocument/2006/relationships/image" Target="media/image27.emf"/><Relationship Id="rId20" Type="http://schemas.openxmlformats.org/officeDocument/2006/relationships/footer" Target="footer1.xml"/><Relationship Id="rId41" Type="http://schemas.openxmlformats.org/officeDocument/2006/relationships/package" Target="embeddings/Microsoft_Visio_Drawing5555555555.vsdx"/><Relationship Id="rId54" Type="http://schemas.openxmlformats.org/officeDocument/2006/relationships/image" Target="media/image20.emf"/><Relationship Id="rId62" Type="http://schemas.openxmlformats.org/officeDocument/2006/relationships/package" Target="embeddings/Microsoft_Excel_Worksheet9.xlsx"/><Relationship Id="rId70" Type="http://schemas.openxmlformats.org/officeDocument/2006/relationships/oleObject" Target="embeddings/Microsoft_Visio_2003-2010_Drawing9999999999.vsd"/><Relationship Id="rId75" Type="http://schemas.openxmlformats.org/officeDocument/2006/relationships/hyperlink" Target="https://serveusa.sharepoint.com/sites/HomeServe/GlobalResources/GlobalProjects/Ensura/Programme%20Documentation/Release4_MDM_Error_Codes.xlsx?d=w6f46052b2e684edca2b812b7e4bb56c9" TargetMode="External"/><Relationship Id="rId83"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oleObject" Target="embeddings/Microsoft_Visio_2003-2010_Drawing8888888888.vsd"/><Relationship Id="rId57" Type="http://schemas.openxmlformats.org/officeDocument/2006/relationships/package" Target="embeddings/Microsoft_Excel_Worksheet7.xlsx"/><Relationship Id="rId10" Type="http://schemas.openxmlformats.org/officeDocument/2006/relationships/settings" Target="settings.xml"/><Relationship Id="rId31" Type="http://schemas.openxmlformats.org/officeDocument/2006/relationships/oleObject" Target="embeddings/Microsoft_Visio_2003-2010_Drawing1111111111.vsd"/><Relationship Id="rId44" Type="http://schemas.openxmlformats.org/officeDocument/2006/relationships/image" Target="media/image16.emf"/><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image" Target="media/image26.emf"/><Relationship Id="rId73" Type="http://schemas.openxmlformats.org/officeDocument/2006/relationships/hyperlink" Target="https://serveusa.sharepoint.com/sites/HomeServe/GlobalResources/GlobalProjects/Ensura/_layouts/15/WopiFrame.aspx?sourcedoc=%7b6CBD9861-0900-46A5-A39B-808A009CCB0F%7d&amp;file=Unity_MDM_Release_Business_Rules.pptx&amp;action=default" TargetMode="External"/><Relationship Id="rId78" Type="http://schemas.openxmlformats.org/officeDocument/2006/relationships/package" Target="embeddings/Microsoft_Word_Document13.docx"/><Relationship Id="rId81" Type="http://schemas.openxmlformats.org/officeDocument/2006/relationships/image" Target="media/image31.emf"/><Relationship Id="rId86" Type="http://schemas.microsoft.com/office/2011/relationships/people" Target="people.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www.techprov.com" TargetMode="External"/><Relationship Id="rId39" Type="http://schemas.openxmlformats.org/officeDocument/2006/relationships/oleObject" Target="embeddings/Microsoft_Visio_2003-2010_Drawing4444444444.vsd"/><Relationship Id="rId34" Type="http://schemas.openxmlformats.org/officeDocument/2006/relationships/image" Target="media/image11.emf"/><Relationship Id="rId50" Type="http://schemas.openxmlformats.org/officeDocument/2006/relationships/header" Target="header2.xml"/><Relationship Id="rId55" Type="http://schemas.openxmlformats.org/officeDocument/2006/relationships/package" Target="embeddings/Microsoft_Excel_Worksheet6.xlsx"/><Relationship Id="rId76" Type="http://schemas.openxmlformats.org/officeDocument/2006/relationships/hyperlink" Target="https://serveusa.sharepoint.com/sites/HomeServe/GlobalResources/GlobalProjects/Ensura/Archive%20%20documents/Release%204/A&amp;D/INT32_New_Scenarios_for_MDM&amp;Ensura_DesignChangesv2.0.xlsx?d=w75164e85537e452295bdfc2ec1fdad01" TargetMode="External"/><Relationship Id="rId7" Type="http://schemas.openxmlformats.org/officeDocument/2006/relationships/customXml" Target="../customXml/item7.xml"/><Relationship Id="rId71" Type="http://schemas.openxmlformats.org/officeDocument/2006/relationships/hyperlink" Target="https://serveusa.sharepoint.com/sites/HomeServe/GlobalResources/GlobalProjects/Ensura/Archive%20%20documents/MDM/Governance/BRD%20for%20Ensura%20Extract%20to%20MDM%20-%20UK.docx?d=w7e528cc3e6a7417aa71023f288bfff18" TargetMode="External"/><Relationship Id="rId2" Type="http://schemas.openxmlformats.org/officeDocument/2006/relationships/customXml" Target="../customXml/item2.xml"/><Relationship Id="rId29" Type="http://schemas.openxmlformats.org/officeDocument/2006/relationships/package" Target="embeddings/Microsoft_Excel_Worksheet3.xlsx"/><Relationship Id="rId24" Type="http://schemas.openxmlformats.org/officeDocument/2006/relationships/image" Target="media/image7.emf"/><Relationship Id="rId40" Type="http://schemas.openxmlformats.org/officeDocument/2006/relationships/image" Target="media/image14.emf"/><Relationship Id="rId45" Type="http://schemas.openxmlformats.org/officeDocument/2006/relationships/oleObject" Target="embeddings/Microsoft_Visio_2003-2010_Drawing6666666666.vsd"/><Relationship Id="rId66" Type="http://schemas.openxmlformats.org/officeDocument/2006/relationships/package" Target="embeddings/Microsoft_Excel_Worksheet11.xlsx"/><Relationship Id="rId87" Type="http://schemas.openxmlformats.org/officeDocument/2006/relationships/theme" Target="theme/theme1.xml"/><Relationship Id="rId61" Type="http://schemas.openxmlformats.org/officeDocument/2006/relationships/image" Target="media/image24.emf"/><Relationship Id="rId82" Type="http://schemas.openxmlformats.org/officeDocument/2006/relationships/oleObject" Target="embeddings/oleObject2.bin"/></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swami\Documents\ms\Design\Virtusa\TUI%20Travel\ASD\templates\HLD_Template_v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documentManagement>
    <SharedWithUsers xmlns="0cb8ba26-1c37-4b15-8308-f539f7821530">
      <UserInfo>
        <DisplayName/>
        <AccountId xsi:nil="true"/>
        <AccountType/>
      </UserInfo>
    </SharedWithUsers>
    <Owned_x0020_by xmlns="ff3f2bda-1f46-4813-8e7a-41fc78b873b0">
      <UserInfo>
        <DisplayName>Karthikeyan Ramanathan</DisplayName>
        <AccountId>827</AccountId>
        <AccountType/>
      </UserInfo>
    </Owned_x0020_by>
    <A_x0026_D_x0020_Doc_x0020_Type xmlns="ff3f2bda-1f46-4813-8e7a-41fc78b873b0">Interface Detailed Design</A_x0026_D_x0020_Doc_x0020_Type>
    <Related_x0020_Use_x0020_Case_x0020_Sets xmlns="ff3f2bda-1f46-4813-8e7a-41fc78b873b0">
      <Value>NA</Value>
    </Related_x0020_Use_x0020_Case_x0020_Sets>
    <Test_x0020_Approvals xmlns="ff3f2bda-1f46-4813-8e7a-41fc78b873b0">
      <Url xsi:nil="true"/>
      <Description xsi:nil="true"/>
    </Test_x0020_Approvals>
    <TaxCatchAll xmlns="0cb8ba26-1c37-4b15-8308-f539f7821530"/>
    <Sub_x002d_Category xmlns="ff3f2bda-1f46-4813-8e7a-41fc78b873b0" xsi:nil="true"/>
    <A_x0026_D_x0020_Platform_x0028_s_x0029_ xmlns="ff3f2bda-1f46-4813-8e7a-41fc78b873b0">
      <Value>MDM</Value>
    </A_x0026_D_x0020_Platform_x0028_s_x0029_>
    <Document_x0020_Type xmlns="ff3f2bda-1f46-4813-8e7a-41fc78b873b0">00 Not Allocated</Document_x0020_Type>
    <_x0052_ xmlns="ff3f2bda-1f46-4813-8e7a-41fc78b873b0">Release 6.4</_x0052_>
    <P xmlns="ff3f2bda-1f46-4813-8e7a-41fc78b873b0">03.03 System Integration Test</P>
    <BDA_x0020_presentation_x0020_Category xmlns="ff3f2bda-1f46-4813-8e7a-41fc78b873b0">NA</BDA_x0020_presentation_x0020_Category>
    <Category xmlns="ff3f2bda-1f46-4813-8e7a-41fc78b873b0">02 A&amp;D</Category>
    <Use_x0020_Case_x0020_Stage xmlns="ff3f2bda-1f46-4813-8e7a-41fc78b873b0">NA</Use_x0020_Case_x0020_Stage>
    <Approved_x0020_By xmlns="ff3f2bda-1f46-4813-8e7a-41fc78b873b0">TDA</Approved_x0020_By>
    <TaxKeywordTaxHTField xmlns="0cb8ba26-1c37-4b15-8308-f539f7821530">
      <Terms xmlns="http://schemas.microsoft.com/office/infopath/2007/PartnerControls"/>
    </TaxKeywordTaxHTField>
    <Workstream xmlns="ff3f2bda-1f46-4813-8e7a-41fc78b873b0">05 MDM</Workstream>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23DC0BC887010408B3E85351F42510E" ma:contentTypeVersion="54" ma:contentTypeDescription="Create a new document." ma:contentTypeScope="" ma:versionID="766952e4d93206dd06128ab4036d6de0">
  <xsd:schema xmlns:xsd="http://www.w3.org/2001/XMLSchema" xmlns:xs="http://www.w3.org/2001/XMLSchema" xmlns:p="http://schemas.microsoft.com/office/2006/metadata/properties" xmlns:ns2="ff3f2bda-1f46-4813-8e7a-41fc78b873b0" xmlns:ns3="0cb8ba26-1c37-4b15-8308-f539f7821530" xmlns:ns5="3a0a83c9-17eb-4df1-9871-7d9f8155cdb8" xmlns:ns6="add42d8d-1861-4421-9fdd-12e61ae54ccd" targetNamespace="http://schemas.microsoft.com/office/2006/metadata/properties" ma:root="true" ma:fieldsID="aaebc419b668639024f7d7d2212360f5" ns2:_="" ns3:_="" ns5:_="" ns6:_="">
    <xsd:import namespace="ff3f2bda-1f46-4813-8e7a-41fc78b873b0"/>
    <xsd:import namespace="0cb8ba26-1c37-4b15-8308-f539f7821530"/>
    <xsd:import namespace="3a0a83c9-17eb-4df1-9871-7d9f8155cdb8"/>
    <xsd:import namespace="add42d8d-1861-4421-9fdd-12e61ae54ccd"/>
    <xsd:element name="properties">
      <xsd:complexType>
        <xsd:sequence>
          <xsd:element name="documentManagement">
            <xsd:complexType>
              <xsd:all>
                <xsd:element ref="ns2:_x0052_"/>
                <xsd:element ref="ns2:Category"/>
                <xsd:element ref="ns2:P" minOccurs="0"/>
                <xsd:element ref="ns2:Sub_x002d_Category" minOccurs="0"/>
                <xsd:element ref="ns2:Use_x0020_Case_x0020_Stage" minOccurs="0"/>
                <xsd:element ref="ns2:Related_x0020_Use_x0020_Case_x0020_Sets" minOccurs="0"/>
                <xsd:element ref="ns2:A_x0026_D_x0020_Doc_x0020_Type" minOccurs="0"/>
                <xsd:element ref="ns2:A_x0026_D_x0020_Platform_x0028_s_x0029_" minOccurs="0"/>
                <xsd:element ref="ns2:Workstream" minOccurs="0"/>
                <xsd:element ref="ns2:Owned_x0020_by" minOccurs="0"/>
                <xsd:element ref="ns2:Approved_x0020_By" minOccurs="0"/>
                <xsd:element ref="ns2:Test_x0020_Approvals" minOccurs="0"/>
                <xsd:element ref="ns2:BDA_x0020_presentation_x0020_Category" minOccurs="0"/>
                <xsd:element ref="ns2:Document_x0020_Type" minOccurs="0"/>
                <xsd:element ref="ns3:SharedWithUsers" minOccurs="0"/>
                <xsd:element ref="ns3:TaxKeywordTaxHTField" minOccurs="0"/>
                <xsd:element ref="ns3:TaxCatchAll" minOccurs="0"/>
                <xsd:element ref="ns5:SharingHintHash" minOccurs="0"/>
                <xsd:element ref="ns5:SharedWithDetails" minOccurs="0"/>
                <xsd:element ref="ns3:TaxCatchAllLabel" minOccurs="0"/>
                <xsd:element ref="ns6:LastSharedByUser" minOccurs="0"/>
                <xsd:element ref="ns6:LastSharedByTime"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3f2bda-1f46-4813-8e7a-41fc78b873b0" elementFormDefault="qualified">
    <xsd:import namespace="http://schemas.microsoft.com/office/2006/documentManagement/types"/>
    <xsd:import namespace="http://schemas.microsoft.com/office/infopath/2007/PartnerControls"/>
    <xsd:element name="_x0052_" ma:index="2" ma:displayName="Release" ma:default="Programme" ma:format="Dropdown" ma:indexed="true" ma:internalName="_x0052_">
      <xsd:simpleType>
        <xsd:restriction base="dms:Choice">
          <xsd:enumeration value="Programme"/>
          <xsd:enumeration value="Release 1"/>
          <xsd:enumeration value="Release 2"/>
          <xsd:enumeration value="Release 3"/>
          <xsd:enumeration value="Release 4"/>
          <xsd:enumeration value="Release 6"/>
          <xsd:enumeration value="Release 6.3"/>
          <xsd:enumeration value="Release 6.4"/>
          <xsd:enumeration value="Release 6.4.1"/>
          <xsd:enumeration value="Release 7"/>
          <xsd:enumeration value="New Gas"/>
          <xsd:enumeration value="New Gas-Sprint 8"/>
          <xsd:enumeration value="Data Migration"/>
          <xsd:enumeration value="MDM"/>
        </xsd:restriction>
      </xsd:simpleType>
    </xsd:element>
    <xsd:element name="Category" ma:index="3" ma:displayName="Category" ma:default="99 Other" ma:description="If 'Requirements' is selected, please select appropriate  stage for usecase in the 'Use Case stage' Field." ma:format="Dropdown" ma:indexed="true" ma:internalName="Category">
      <xsd:simpleType>
        <xsd:restriction base="dms:Choice">
          <xsd:enumeration value="01 Planning"/>
          <xsd:enumeration value="02 A&amp;D"/>
          <xsd:enumeration value="03 Requirements"/>
          <xsd:enumeration value="04 Designs"/>
          <xsd:enumeration value="05 Tech Specs"/>
          <xsd:enumeration value="06 Testing"/>
          <xsd:enumeration value="07 Infrastructure"/>
          <xsd:enumeration value="08 IT Readiness"/>
          <xsd:enumeration value="09 Business Change"/>
          <xsd:enumeration value="10 Governance"/>
          <xsd:enumeration value="11 Communication"/>
          <xsd:enumeration value="12 Non Functional Requirements"/>
          <xsd:enumeration value="13 Env &amp; Release Mgmt"/>
          <xsd:enumeration value="14 Supporting Documents"/>
          <xsd:enumeration value="99 Other"/>
        </xsd:restriction>
      </xsd:simpleType>
    </xsd:element>
    <xsd:element name="P" ma:index="4" nillable="true" ma:displayName="Phase" ma:default="00 Pre-Inception" ma:format="Dropdown" ma:internalName="P">
      <xsd:simpleType>
        <xsd:restriction base="dms:Choice">
          <xsd:enumeration value="00 Pre-Inception"/>
          <xsd:enumeration value="01 Inception"/>
          <xsd:enumeration value="02.01 Pre-Elaboration"/>
          <xsd:enumeration value="02 Elaboration"/>
          <xsd:enumeration value="03 Construction"/>
          <xsd:enumeration value="03.01 Build"/>
          <xsd:enumeration value="03.02 Functional Test"/>
          <xsd:enumeration value="03.03 System Integration Test"/>
          <xsd:enumeration value="04 Transition"/>
          <xsd:enumeration value="04.01 UAT"/>
          <xsd:enumeration value="04.02 Non Functional Test"/>
          <xsd:enumeration value="04.03 Regression Test"/>
          <xsd:enumeration value="04.04 Implementation"/>
          <xsd:enumeration value="05 Other"/>
        </xsd:restriction>
      </xsd:simpleType>
    </xsd:element>
    <xsd:element name="Sub_x002d_Category" ma:index="5" nillable="true" ma:displayName="Sub-Category" ma:indexed="true" ma:internalName="Sub_x002d_Category">
      <xsd:simpleType>
        <xsd:restriction base="dms:Text">
          <xsd:maxLength value="50"/>
        </xsd:restriction>
      </xsd:simpleType>
    </xsd:element>
    <xsd:element name="Use_x0020_Case_x0020_Stage" ma:index="6" nillable="true" ma:displayName="Use Case Stage" ma:default="NA" ma:description="Select appropriate stage for Use Case" ma:format="Dropdown" ma:internalName="Use_x0020_Case_x0020_Stage">
      <xsd:simpleType>
        <xsd:restriction base="dms:Choice">
          <xsd:enumeration value="NA"/>
          <xsd:enumeration value="Pre-Inception"/>
          <xsd:enumeration value="Inception"/>
          <xsd:enumeration value="Elaboration"/>
          <xsd:enumeration value="Post Sign Off"/>
        </xsd:restriction>
      </xsd:simpleType>
    </xsd:element>
    <xsd:element name="Related_x0020_Use_x0020_Case_x0020_Sets" ma:index="7" nillable="true" ma:displayName="Related Use Case Set" ma:default="NA" ma:description="Select Use Case Set that relates to your document." ma:internalName="Related_x0020_Use_x0020_Case_x0020_Sets">
      <xsd:complexType>
        <xsd:complexContent>
          <xsd:extension base="dms:MultiChoice">
            <xsd:sequence>
              <xsd:element name="Value" maxOccurs="unbounded" minOccurs="0" nillable="true">
                <xsd:simpleType>
                  <xsd:restriction base="dms:Choice">
                    <xsd:enumeration value="NA"/>
                    <xsd:enumeration value="1.0 - Handle Inbound Call"/>
                    <xsd:enumeration value="2.0 - Handle Pre-Sale Enquiry"/>
                    <xsd:enumeration value="3.0 - Handle Customer Enquiry"/>
                    <xsd:enumeration value="4.0 - Process Sale"/>
                    <xsd:enumeration value="5.0 - Manage Contract Details"/>
                    <xsd:enumeration value="6.0 - Manage Complaints"/>
                    <xsd:enumeration value="7.0 - Process Claims"/>
                    <xsd:enumeration value="8.0 - Renew a Contract"/>
                    <xsd:enumeration value="9.0 - Process Cancellation"/>
                    <xsd:enumeration value="10.0 - Process Refund"/>
                    <xsd:enumeration value="11.0 - Issue Customer Correspondence"/>
                    <xsd:enumeration value="12.0 - Manage Payment Account"/>
                    <xsd:enumeration value="13.0 - Manage Customer Details"/>
                    <xsd:enumeration value="14.0 - Manage Authorised Contacts"/>
                    <xsd:enumeration value="15.0 - Collect Payment"/>
                    <xsd:enumeration value="16.0 - Process Inbound Billing Notification"/>
                    <xsd:enumeration value="17.0 - Manage Debt"/>
                    <xsd:enumeration value="18.0 - Manage Finance Ledgers"/>
                    <xsd:enumeration value="19.0 - Issue Payment"/>
                    <xsd:enumeration value="20.0 - Maintain Product Catalogue"/>
                    <xsd:enumeration value="21.0 - Manage Customer Proposition"/>
                    <xsd:enumeration value="22.0 - Manage Tax"/>
                    <xsd:enumeration value="23.0 - Manage Affinity Partner"/>
                    <xsd:enumeration value="24.0 - Manage Underwriter"/>
                    <xsd:enumeration value="25.0 - Handle Outbound Interaction"/>
                    <xsd:enumeration value="26.0 - Work Offline"/>
                    <xsd:enumeration value="27.0 - Manage Scripts"/>
                    <xsd:enumeration value="28.0 - Manage User Roles and Portals"/>
                    <xsd:enumeration value="29.0 - Maintain Finance and Billing"/>
                    <xsd:enumeration value="30.0 - Administer Unity System"/>
                  </xsd:restriction>
                </xsd:simpleType>
              </xsd:element>
            </xsd:sequence>
          </xsd:extension>
        </xsd:complexContent>
      </xsd:complexType>
    </xsd:element>
    <xsd:element name="A_x0026_D_x0020_Doc_x0020_Type" ma:index="8" nillable="true" ma:displayName="A&amp;D Doc Type" ma:default="NA" ma:description="Only USE for A&amp;D Document" ma:format="Dropdown" ma:internalName="A_x0026_D_x0020_Doc_x0020_Type">
      <xsd:simpleType>
        <xsd:restriction base="dms:Choice">
          <xsd:enumeration value="NA"/>
          <xsd:enumeration value="Architecture Diagram"/>
          <xsd:enumeration value="Capability Model"/>
          <xsd:enumeration value="Catalogue"/>
          <xsd:enumeration value="Code Review"/>
          <xsd:enumeration value="Construction Guide"/>
          <xsd:enumeration value="Component Design"/>
          <xsd:enumeration value="Data Dictionary"/>
          <xsd:enumeration value="Data Mart"/>
          <xsd:enumeration value="Data Model"/>
          <xsd:enumeration value="Decision Log"/>
          <xsd:enumeration value="Design Daily Log"/>
          <xsd:enumeration value="Design Review"/>
          <xsd:enumeration value="Detailed Design"/>
          <xsd:enumeration value="Governance &amp; Process"/>
          <xsd:enumeration value="High Level Design"/>
          <xsd:enumeration value="High Level Solution"/>
          <xsd:enumeration value="Interface Contract Definition"/>
          <xsd:enumeration value="Interface Detailed Design"/>
          <xsd:enumeration value="Platform Design"/>
        </xsd:restriction>
      </xsd:simpleType>
    </xsd:element>
    <xsd:element name="A_x0026_D_x0020_Platform_x0028_s_x0029_" ma:index="9" nillable="true" ma:displayName="A&amp;D Platform(s)" ma:default="NA" ma:description="Use ONLY for A&amp;D documents" ma:internalName="A_x0026_D_x0020_Platform_x0028_s_x0029_">
      <xsd:complexType>
        <xsd:complexContent>
          <xsd:extension base="dms:MultiChoice">
            <xsd:sequence>
              <xsd:element name="Value" maxOccurs="unbounded" minOccurs="0" nillable="true">
                <xsd:simpleType>
                  <xsd:restriction base="dms:Choice">
                    <xsd:enumeration value="NA"/>
                    <xsd:enumeration value="CDC"/>
                    <xsd:enumeration value="Claim Centre"/>
                    <xsd:enumeration value="Database"/>
                    <xsd:enumeration value="Ensura"/>
                    <xsd:enumeration value="ESB"/>
                    <xsd:enumeration value="ETL"/>
                    <xsd:enumeration value="Infrastructure"/>
                    <xsd:enumeration value="MDM"/>
                    <xsd:enumeration value="Pega"/>
                    <xsd:enumeration value="Pega - CSS"/>
                    <xsd:enumeration value="Pega - FAB"/>
                    <xsd:enumeration value="Pega - PPM"/>
                    <xsd:enumeration value="Reporting"/>
                  </xsd:restriction>
                </xsd:simpleType>
              </xsd:element>
            </xsd:sequence>
          </xsd:extension>
        </xsd:complexContent>
      </xsd:complexType>
    </xsd:element>
    <xsd:element name="Workstream" ma:index="10" nillable="true" ma:displayName="Workstream" ma:default="99 General" ma:format="Dropdown" ma:internalName="Workstream">
      <xsd:simpleType>
        <xsd:restriction base="dms:Choice">
          <xsd:enumeration value="01 CS&amp;S"/>
          <xsd:enumeration value="02 PPM"/>
          <xsd:enumeration value="03 I&amp;I"/>
          <xsd:enumeration value="04 Infrastructure"/>
          <xsd:enumeration value="05 MDM"/>
          <xsd:enumeration value="06 Testing"/>
          <xsd:enumeration value="07 Bus Readiness"/>
          <xsd:enumeration value="08 IT Readiness"/>
          <xsd:enumeration value="09 PMO"/>
          <xsd:enumeration value="10 Finance"/>
          <xsd:enumeration value="11 GEF"/>
          <xsd:enumeration value="12 Doc Comp &amp; Storage"/>
          <xsd:enumeration value="15 Sprint 1"/>
          <xsd:enumeration value="16 Sprint 2"/>
          <xsd:enumeration value="17 Sprint 3"/>
          <xsd:enumeration value="18 Computer Telephony Integration (CTI)"/>
          <xsd:enumeration value="19 Sprint 4"/>
          <xsd:enumeration value="19 Sprint 4.1"/>
          <xsd:enumeration value="20 ECS 1"/>
          <xsd:enumeration value="21 ECS 2"/>
          <xsd:enumeration value="22 ECS 3"/>
          <xsd:enumeration value="23 ECS 4"/>
          <xsd:enumeration value="24 Web Integration"/>
          <xsd:enumeration value="25 Scripting"/>
          <xsd:enumeration value="27 UI"/>
          <xsd:enumeration value="28 Sprint 3 - UI"/>
          <xsd:enumeration value="29 NFR"/>
          <xsd:enumeration value="30 Sprint 4 - UI"/>
          <xsd:enumeration value="30 Sprint 4.1 - UI"/>
          <xsd:enumeration value="31 R6.4.1&amp;NewGas Merged Doc"/>
          <xsd:enumeration value="99 General"/>
        </xsd:restriction>
      </xsd:simpleType>
    </xsd:element>
    <xsd:element name="Owned_x0020_by" ma:index="11" nillable="true" ma:displayName="Owned by" ma:list="UserInfo" ma:SharePointGroup="0" ma:internalName="Owned_x0020_by"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pproved_x0020_By" ma:index="12" nillable="true" ma:displayName="Approved By" ma:default="N/A" ma:format="Dropdown" ma:internalName="Approved_x0020_By">
      <xsd:simpleType>
        <xsd:restriction base="dms:Choice">
          <xsd:enumeration value="BDA"/>
          <xsd:enumeration value="TDA"/>
          <xsd:enumeration value="PMG"/>
          <xsd:enumeration value="PMO"/>
          <xsd:enumeration value="Other"/>
          <xsd:enumeration value="N/A"/>
        </xsd:restriction>
      </xsd:simpleType>
    </xsd:element>
    <xsd:element name="Test_x0020_Approvals" ma:index="14" nillable="true" ma:displayName="Approval Form" ma:format="Hyperlink" ma:internalName="Test_x0020_Approvals">
      <xsd:complexType>
        <xsd:complexContent>
          <xsd:extension base="dms:URL">
            <xsd:sequence>
              <xsd:element name="Url" type="dms:ValidUrl" minOccurs="0" nillable="true"/>
              <xsd:element name="Description" type="xsd:string" nillable="true"/>
            </xsd:sequence>
          </xsd:extension>
        </xsd:complexContent>
      </xsd:complexType>
    </xsd:element>
    <xsd:element name="BDA_x0020_presentation_x0020_Category" ma:index="15" nillable="true" ma:displayName="BDA presentation Category" ma:default="NA" ma:description="Use ONLY for BDA Presentation" ma:format="Dropdown" ma:internalName="BDA_x0020_presentation_x0020_Category">
      <xsd:simpleType>
        <xsd:restriction base="dms:Choice">
          <xsd:enumeration value="NA"/>
          <xsd:enumeration value="Product &amp; Pricing"/>
          <xsd:enumeration value="CSS"/>
          <xsd:enumeration value="Finance"/>
          <xsd:enumeration value="Marketing"/>
          <xsd:enumeration value="Release Update"/>
        </xsd:restriction>
      </xsd:simpleType>
    </xsd:element>
    <xsd:element name="Document_x0020_Type" ma:index="16" nillable="true" ma:displayName="Document Type" ma:default="00 Not Allocated" ma:description="DO NOT USE" ma:format="Dropdown" ma:internalName="Document_x0020_Type">
      <xsd:simpleType>
        <xsd:restriction base="dms:Choice">
          <xsd:enumeration value="00 Not Allocated"/>
          <xsd:enumeration value="01 Document Templates"/>
          <xsd:enumeration value="02 Meeting Minutes"/>
          <xsd:enumeration value="03 Governance General"/>
          <xsd:enumeration value="03 Governance - Key Documents"/>
          <xsd:enumeration value="03 Governance - Framework and TORs"/>
          <xsd:enumeration value="03 Governance - Strategies"/>
          <xsd:enumeration value="03 Governance - Quality Gates"/>
          <xsd:enumeration value="03 Governance - Approvals"/>
          <xsd:enumeration value="04 Business Case"/>
          <xsd:enumeration value="05 Benefits Review"/>
          <xsd:enumeration value="06 Lessons Learnt"/>
          <xsd:enumeration value="07 Programme Plan"/>
          <xsd:enumeration value="07 Project Plan"/>
          <xsd:enumeration value="07 Project Plan Log"/>
          <xsd:enumeration value="08 Resources"/>
          <xsd:enumeration value="09 PID"/>
          <xsd:enumeration value="09 PID Approvals"/>
          <xsd:enumeration value="10 Charter"/>
          <xsd:enumeration value="10 Charter Approvals"/>
          <xsd:enumeration value="11 Architecture Design"/>
          <xsd:enumeration value="11 Architecture Design Approvals"/>
          <xsd:enumeration value="12 Process Maps - As Is"/>
          <xsd:enumeration value="12 Process Maps - As Is Approvals"/>
          <xsd:enumeration value="12 Process Maps - To Be"/>
          <xsd:enumeration value="12 Process Maps - To Be Approvals"/>
          <xsd:enumeration value="13 Requirements"/>
          <xsd:enumeration value="13 Requirements Approvals"/>
          <xsd:enumeration value="13 Requirements Traceability Matrix"/>
          <xsd:enumeration value="13 Requirements Supporting Documents"/>
          <xsd:enumeration value="14 Functional Specification"/>
          <xsd:enumeration value="14 Functional Specification Approvals"/>
          <xsd:enumeration value="14 Functional Specification Supporting Documents"/>
          <xsd:enumeration value="15 Technical Specification"/>
          <xsd:enumeration value="15 Technical Specification Approvals"/>
          <xsd:enumeration value="15 Technical Specification Supporting Documents"/>
          <xsd:enumeration value="16 Design"/>
          <xsd:enumeration value="16 Design Approvals"/>
          <xsd:enumeration value="16 Design Supporting Documents"/>
          <xsd:enumeration value="17 Build"/>
          <xsd:enumeration value="17 Build Approvals"/>
          <xsd:enumeration value="17 Build Supporting Documents"/>
          <xsd:enumeration value="18 Test Strategy"/>
          <xsd:enumeration value="18 Test Strategy Approvals"/>
          <xsd:enumeration value="18 Test Scenarios"/>
          <xsd:enumeration value="18 Test Cases"/>
          <xsd:enumeration value="18 Test Cases Approvals"/>
          <xsd:enumeration value="18 Test Reports"/>
          <xsd:enumeration value="18 Test Reports Approvals"/>
          <xsd:enumeration value="19 Data Migration Strategy"/>
          <xsd:enumeration value="19 Data Migration Strategy Approvals"/>
          <xsd:enumeration value="19 Data Migration"/>
          <xsd:enumeration value="19 Data Migration Approvals"/>
          <xsd:enumeration value="19 Data Migration Supporting Documents"/>
          <xsd:enumeration value="19 Data Migration Verification"/>
          <xsd:enumeration value="20 Implementation"/>
          <xsd:enumeration value="21 Training Strategy"/>
          <xsd:enumeration value="21 Training Strategy Approvals"/>
          <xsd:enumeration value="21 Training Materials"/>
          <xsd:enumeration value="22 Communications Strategy"/>
          <xsd:enumeration value="22 Communications Strategy Approvals"/>
          <xsd:enumeration value="22 Newsletters"/>
          <xsd:enumeration value="22 Intranet Communications Material"/>
          <xsd:enumeration value="22 Pre Go Live Communications"/>
          <xsd:enumeration value="22 Post Go Live Communications"/>
          <xsd:enumeration value="23 Release Documents"/>
          <xsd:enumeration value="24 Service Transition"/>
          <xsd:enumeration value="24 Support Model"/>
          <xsd:enumeration value="25 Post Implementation Review"/>
          <xsd:enumeration value="25 Post Implementation Monitoring"/>
          <xsd:enumeration value="26 Project Closure Document"/>
          <xsd:enumeration value="27 Other"/>
          <xsd:enumeration value="28 People Committee Documents"/>
          <xsd:enumeration value="29 Workshops"/>
          <xsd:enumeration value="29 Workshops - Sales"/>
          <xsd:enumeration value="29 Workshops - Services"/>
          <xsd:enumeration value="29 Workshops - Products &amp; Pricing"/>
          <xsd:enumeration value="29 Workshops - Partner"/>
          <xsd:enumeration value="29 Workshops - Complementary Areas"/>
          <xsd:enumeration value="29 Workshops - Customer Relationship Accounting"/>
          <xsd:enumeration value="30 Key Presentations"/>
          <xsd:enumeration value="36 SharePoint Training Documents"/>
          <xsd:enumeration value="32 Roadmaps and High Level Plans"/>
          <xsd:enumeration value="30 Presentations"/>
          <xsd:enumeration value="31 Data Profiling"/>
          <xsd:enumeration value="31 Data History"/>
          <xsd:enumeration value="32 Case Studies"/>
          <xsd:enumeration value="33 Solutions"/>
          <xsd:enumeration value="34 Product Partner Prioritisation"/>
          <xsd:enumeration value="35 Business Readiness Toolkit"/>
          <xsd:enumeration value="29 Workshops - Inbound Call"/>
          <xsd:enumeration value="29 Workshops - Fetch Data Screen Pop-up"/>
          <xsd:enumeration value="29 Workshops - Follow-up"/>
          <xsd:enumeration value="29 Workshops - Resend Correspondence"/>
          <xsd:enumeration value="29 Workshops - IVR Interaction"/>
          <xsd:enumeration value="29 Workshops - Cancellations"/>
          <xsd:enumeration value="29 Workshops - Enrollment"/>
          <xsd:enumeration value="29 Workshops - Portfolio Changes"/>
          <xsd:enumeration value="29 Workshops - Training-Online Help"/>
          <xsd:enumeration value="29 Workshops - Customer"/>
          <xsd:enumeration value="29 Workshops - Complaints"/>
          <xsd:enumeration value="29 Workshops - Product and Offer Setup"/>
          <xsd:enumeration value="29 Workshops - Partner"/>
          <xsd:enumeration value="29 Workshops - Prospects and Policy Records"/>
          <xsd:enumeration value="29 Workshops - User Roles and Portals"/>
          <xsd:enumeration value="29 Workshops - Fulfillment"/>
          <xsd:enumeration value="29 Workshops - Reporting"/>
          <xsd:enumeration value="29 Workshops - Claims"/>
          <xsd:enumeration value="36 SharePoint Development"/>
          <xsd:enumeration value="03 Governance - Organisation Structures"/>
          <xsd:enumeration value="37 Unity Hosting"/>
          <xsd:enumeration value="38 Elaboration - Pre-Work"/>
          <xsd:enumeration value="05 Benefits Management"/>
          <xsd:enumeration value="28 People"/>
          <xsd:enumeration value="12 Process"/>
          <xsd:enumeration value="18 Testing"/>
          <xsd:enumeration value="21 Training"/>
          <xsd:enumeration value="22 Internal Communications and Engagement"/>
          <xsd:enumeration value="22 Customer Communications"/>
          <xsd:enumeration value="39 MI and Reporting"/>
          <xsd:enumeration value="41 Impact Analysis"/>
          <xsd:enumeration value="42 Working Group"/>
          <xsd:enumeration value="43 TOM"/>
          <xsd:enumeration value="44 Compliance"/>
          <xsd:enumeration value="45 Partners"/>
          <xsd:enumeration value="46 Business Continuity"/>
          <xsd:enumeration value="47 Public Relations"/>
          <xsd:enumeration value="48 Use Cases"/>
          <xsd:enumeration value="48 Use Cases - Inception"/>
          <xsd:enumeration value="48 Use Cases - Elaboration"/>
          <xsd:enumeration value="48 Use Cases - Post sign off"/>
          <xsd:enumeration value="50 Elaboration RAID Log - Stream 1"/>
          <xsd:enumeration value="50 Elaboration RAID Log - Stream 2"/>
          <xsd:enumeration value="50 Elaboration RAID Log - Stream 3"/>
          <xsd:enumeration value="50 PMO Traceability Log"/>
          <xsd:enumeration value="03 Governance - Processes"/>
          <xsd:enumeration value="48 Use Cases - Elaboration WIP"/>
          <xsd:enumeration value="48 Use Cases - Elaboration Sign-Off"/>
          <xsd:enumeration value="49 UI Review"/>
          <xsd:enumeration value="50 Sign Offs"/>
          <xsd:enumeration value="51 Talend Documentation"/>
        </xsd:restriction>
      </xsd:simpleType>
    </xsd:element>
    <xsd:element name="MediaServiceMetadata" ma:index="34" nillable="true" ma:displayName="MediaServiceMetadata" ma:description="" ma:hidden="true" ma:internalName="MediaServiceMetadata" ma:readOnly="true">
      <xsd:simpleType>
        <xsd:restriction base="dms:Note"/>
      </xsd:simpleType>
    </xsd:element>
    <xsd:element name="MediaServiceFastMetadata" ma:index="35"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cb8ba26-1c37-4b15-8308-f539f7821530"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TaxKeywordTaxHTField" ma:index="21" nillable="true" ma:taxonomy="true" ma:internalName="TaxKeywordTaxHTField" ma:taxonomyFieldName="TaxKeyword" ma:displayName="Enterprise Keywords" ma:fieldId="{23f27201-bee3-471e-b2e7-b64fd8b7ca38}" ma:taxonomyMulti="true" ma:sspId="b146ba35-717b-477b-88ea-38dc39fa14a1" ma:termSetId="00000000-0000-0000-0000-000000000000" ma:anchorId="00000000-0000-0000-0000-000000000000" ma:open="true" ma:isKeyword="true">
      <xsd:complexType>
        <xsd:sequence>
          <xsd:element ref="pc:Terms" minOccurs="0" maxOccurs="1"/>
        </xsd:sequence>
      </xsd:complexType>
    </xsd:element>
    <xsd:element name="TaxCatchAll" ma:index="22" nillable="true" ma:displayName="Taxonomy Catch All Column" ma:hidden="true" ma:list="{aefb7ec4-8235-46b2-b6b3-8bcf129ab5b4}" ma:internalName="TaxCatchAll" ma:showField="CatchAllData" ma:web="0cb8ba26-1c37-4b15-8308-f539f7821530">
      <xsd:complexType>
        <xsd:complexContent>
          <xsd:extension base="dms:MultiChoiceLookup">
            <xsd:sequence>
              <xsd:element name="Value" type="dms:Lookup" maxOccurs="unbounded" minOccurs="0" nillable="true"/>
            </xsd:sequence>
          </xsd:extension>
        </xsd:complexContent>
      </xsd:complexType>
    </xsd:element>
    <xsd:element name="TaxCatchAllLabel" ma:index="27" nillable="true" ma:displayName="Taxonomy Catch All Column1" ma:description="" ma:hidden="true" ma:list="{aefb7ec4-8235-46b2-b6b3-8bcf129ab5b4}" ma:internalName="TaxCatchAllLabel" ma:readOnly="true" ma:showField="CatchAllDataLabel" ma:web="0cb8ba26-1c37-4b15-8308-f539f782153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a0a83c9-17eb-4df1-9871-7d9f8155cdb8" elementFormDefault="qualified">
    <xsd:import namespace="http://schemas.microsoft.com/office/2006/documentManagement/types"/>
    <xsd:import namespace="http://schemas.microsoft.com/office/infopath/2007/PartnerControls"/>
    <xsd:element name="SharingHintHash" ma:index="23" nillable="true" ma:displayName="Sharing Hint Hash" ma:internalName="SharingHintHash" ma:readOnly="true">
      <xsd:simpleType>
        <xsd:restriction base="dms:Text"/>
      </xsd:simpleType>
    </xsd:element>
    <xsd:element name="SharedWithDetails" ma:index="2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dd42d8d-1861-4421-9fdd-12e61ae54ccd" elementFormDefault="qualified">
    <xsd:import namespace="http://schemas.microsoft.com/office/2006/documentManagement/types"/>
    <xsd:import namespace="http://schemas.microsoft.com/office/infopath/2007/PartnerControls"/>
    <xsd:element name="LastSharedByUser" ma:index="32" nillable="true" ma:displayName="Last Shared By User" ma:description="" ma:internalName="LastSharedByUser" ma:readOnly="true">
      <xsd:simpleType>
        <xsd:restriction base="dms:Note">
          <xsd:maxLength value="255"/>
        </xsd:restriction>
      </xsd:simpleType>
    </xsd:element>
    <xsd:element name="LastSharedByTime" ma:index="33"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8"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D4D5B9-E9CC-4E53-B5E9-08DC31949D91}">
  <ds:schemaRefs>
    <ds:schemaRef ds:uri="http://schemas.microsoft.com/office/2006/metadata/properties"/>
    <ds:schemaRef ds:uri="0cb8ba26-1c37-4b15-8308-f539f7821530"/>
    <ds:schemaRef ds:uri="ff3f2bda-1f46-4813-8e7a-41fc78b873b0"/>
    <ds:schemaRef ds:uri="http://schemas.microsoft.com/office/infopath/2007/PartnerControls"/>
  </ds:schemaRefs>
</ds:datastoreItem>
</file>

<file path=customXml/itemProps2.xml><?xml version="1.0" encoding="utf-8"?>
<ds:datastoreItem xmlns:ds="http://schemas.openxmlformats.org/officeDocument/2006/customXml" ds:itemID="{3EA60865-F59D-439E-A05B-F3B722C2DF87}">
  <ds:schemaRefs>
    <ds:schemaRef ds:uri="http://schemas.microsoft.com/sharepoint/v3/contenttype/forms"/>
  </ds:schemaRefs>
</ds:datastoreItem>
</file>

<file path=customXml/itemProps3.xml><?xml version="1.0" encoding="utf-8"?>
<ds:datastoreItem xmlns:ds="http://schemas.openxmlformats.org/officeDocument/2006/customXml" ds:itemID="{B461BA8A-3748-4B91-A164-1E9D6C50CBF7}"/>
</file>

<file path=customXml/itemProps4.xml><?xml version="1.0" encoding="utf-8"?>
<ds:datastoreItem xmlns:ds="http://schemas.openxmlformats.org/officeDocument/2006/customXml" ds:itemID="{3249CD68-0EDE-40E5-9C09-141CE062DFFC}">
  <ds:schemaRefs>
    <ds:schemaRef ds:uri="http://schemas.openxmlformats.org/officeDocument/2006/bibliography"/>
  </ds:schemaRefs>
</ds:datastoreItem>
</file>

<file path=customXml/itemProps5.xml><?xml version="1.0" encoding="utf-8"?>
<ds:datastoreItem xmlns:ds="http://schemas.openxmlformats.org/officeDocument/2006/customXml" ds:itemID="{921A6B5F-456C-4979-9565-F37E81ED499C}">
  <ds:schemaRefs>
    <ds:schemaRef ds:uri="http://schemas.openxmlformats.org/officeDocument/2006/bibliography"/>
  </ds:schemaRefs>
</ds:datastoreItem>
</file>

<file path=customXml/itemProps6.xml><?xml version="1.0" encoding="utf-8"?>
<ds:datastoreItem xmlns:ds="http://schemas.openxmlformats.org/officeDocument/2006/customXml" ds:itemID="{84073312-6BC1-4080-BD2E-4573C7C6A1A9}">
  <ds:schemaRefs>
    <ds:schemaRef ds:uri="http://schemas.openxmlformats.org/officeDocument/2006/bibliography"/>
  </ds:schemaRefs>
</ds:datastoreItem>
</file>

<file path=customXml/itemProps7.xml><?xml version="1.0" encoding="utf-8"?>
<ds:datastoreItem xmlns:ds="http://schemas.openxmlformats.org/officeDocument/2006/customXml" ds:itemID="{34C4E74E-E7D8-4BE8-B906-AD883D82D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HLD_Template_v0.1.dotx</Template>
  <TotalTime>344</TotalTime>
  <Pages>40</Pages>
  <Words>7784</Words>
  <Characters>44375</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INT34 - MDM - Ensura Batch Feed - IDD</vt:lpstr>
    </vt:vector>
  </TitlesOfParts>
  <Company>Virtusa</Company>
  <LinksUpToDate>false</LinksUpToDate>
  <CharactersWithSpaces>52055</CharactersWithSpaces>
  <SharedDoc>false</SharedDoc>
  <HLinks>
    <vt:vector size="246" baseType="variant">
      <vt:variant>
        <vt:i4>1048634</vt:i4>
      </vt:variant>
      <vt:variant>
        <vt:i4>230</vt:i4>
      </vt:variant>
      <vt:variant>
        <vt:i4>0</vt:i4>
      </vt:variant>
      <vt:variant>
        <vt:i4>5</vt:i4>
      </vt:variant>
      <vt:variant>
        <vt:lpwstr/>
      </vt:variant>
      <vt:variant>
        <vt:lpwstr>_Toc328161755</vt:lpwstr>
      </vt:variant>
      <vt:variant>
        <vt:i4>1048634</vt:i4>
      </vt:variant>
      <vt:variant>
        <vt:i4>224</vt:i4>
      </vt:variant>
      <vt:variant>
        <vt:i4>0</vt:i4>
      </vt:variant>
      <vt:variant>
        <vt:i4>5</vt:i4>
      </vt:variant>
      <vt:variant>
        <vt:lpwstr/>
      </vt:variant>
      <vt:variant>
        <vt:lpwstr>_Toc328161754</vt:lpwstr>
      </vt:variant>
      <vt:variant>
        <vt:i4>1048634</vt:i4>
      </vt:variant>
      <vt:variant>
        <vt:i4>218</vt:i4>
      </vt:variant>
      <vt:variant>
        <vt:i4>0</vt:i4>
      </vt:variant>
      <vt:variant>
        <vt:i4>5</vt:i4>
      </vt:variant>
      <vt:variant>
        <vt:lpwstr/>
      </vt:variant>
      <vt:variant>
        <vt:lpwstr>_Toc328161753</vt:lpwstr>
      </vt:variant>
      <vt:variant>
        <vt:i4>1048634</vt:i4>
      </vt:variant>
      <vt:variant>
        <vt:i4>212</vt:i4>
      </vt:variant>
      <vt:variant>
        <vt:i4>0</vt:i4>
      </vt:variant>
      <vt:variant>
        <vt:i4>5</vt:i4>
      </vt:variant>
      <vt:variant>
        <vt:lpwstr/>
      </vt:variant>
      <vt:variant>
        <vt:lpwstr>_Toc328161752</vt:lpwstr>
      </vt:variant>
      <vt:variant>
        <vt:i4>1048634</vt:i4>
      </vt:variant>
      <vt:variant>
        <vt:i4>206</vt:i4>
      </vt:variant>
      <vt:variant>
        <vt:i4>0</vt:i4>
      </vt:variant>
      <vt:variant>
        <vt:i4>5</vt:i4>
      </vt:variant>
      <vt:variant>
        <vt:lpwstr/>
      </vt:variant>
      <vt:variant>
        <vt:lpwstr>_Toc328161751</vt:lpwstr>
      </vt:variant>
      <vt:variant>
        <vt:i4>1048634</vt:i4>
      </vt:variant>
      <vt:variant>
        <vt:i4>200</vt:i4>
      </vt:variant>
      <vt:variant>
        <vt:i4>0</vt:i4>
      </vt:variant>
      <vt:variant>
        <vt:i4>5</vt:i4>
      </vt:variant>
      <vt:variant>
        <vt:lpwstr/>
      </vt:variant>
      <vt:variant>
        <vt:lpwstr>_Toc328161750</vt:lpwstr>
      </vt:variant>
      <vt:variant>
        <vt:i4>1114170</vt:i4>
      </vt:variant>
      <vt:variant>
        <vt:i4>194</vt:i4>
      </vt:variant>
      <vt:variant>
        <vt:i4>0</vt:i4>
      </vt:variant>
      <vt:variant>
        <vt:i4>5</vt:i4>
      </vt:variant>
      <vt:variant>
        <vt:lpwstr/>
      </vt:variant>
      <vt:variant>
        <vt:lpwstr>_Toc328161749</vt:lpwstr>
      </vt:variant>
      <vt:variant>
        <vt:i4>1114170</vt:i4>
      </vt:variant>
      <vt:variant>
        <vt:i4>188</vt:i4>
      </vt:variant>
      <vt:variant>
        <vt:i4>0</vt:i4>
      </vt:variant>
      <vt:variant>
        <vt:i4>5</vt:i4>
      </vt:variant>
      <vt:variant>
        <vt:lpwstr/>
      </vt:variant>
      <vt:variant>
        <vt:lpwstr>_Toc328161748</vt:lpwstr>
      </vt:variant>
      <vt:variant>
        <vt:i4>1114170</vt:i4>
      </vt:variant>
      <vt:variant>
        <vt:i4>182</vt:i4>
      </vt:variant>
      <vt:variant>
        <vt:i4>0</vt:i4>
      </vt:variant>
      <vt:variant>
        <vt:i4>5</vt:i4>
      </vt:variant>
      <vt:variant>
        <vt:lpwstr/>
      </vt:variant>
      <vt:variant>
        <vt:lpwstr>_Toc328161747</vt:lpwstr>
      </vt:variant>
      <vt:variant>
        <vt:i4>1114170</vt:i4>
      </vt:variant>
      <vt:variant>
        <vt:i4>176</vt:i4>
      </vt:variant>
      <vt:variant>
        <vt:i4>0</vt:i4>
      </vt:variant>
      <vt:variant>
        <vt:i4>5</vt:i4>
      </vt:variant>
      <vt:variant>
        <vt:lpwstr/>
      </vt:variant>
      <vt:variant>
        <vt:lpwstr>_Toc328161746</vt:lpwstr>
      </vt:variant>
      <vt:variant>
        <vt:i4>1114170</vt:i4>
      </vt:variant>
      <vt:variant>
        <vt:i4>170</vt:i4>
      </vt:variant>
      <vt:variant>
        <vt:i4>0</vt:i4>
      </vt:variant>
      <vt:variant>
        <vt:i4>5</vt:i4>
      </vt:variant>
      <vt:variant>
        <vt:lpwstr/>
      </vt:variant>
      <vt:variant>
        <vt:lpwstr>_Toc328161745</vt:lpwstr>
      </vt:variant>
      <vt:variant>
        <vt:i4>1114170</vt:i4>
      </vt:variant>
      <vt:variant>
        <vt:i4>164</vt:i4>
      </vt:variant>
      <vt:variant>
        <vt:i4>0</vt:i4>
      </vt:variant>
      <vt:variant>
        <vt:i4>5</vt:i4>
      </vt:variant>
      <vt:variant>
        <vt:lpwstr/>
      </vt:variant>
      <vt:variant>
        <vt:lpwstr>_Toc328161744</vt:lpwstr>
      </vt:variant>
      <vt:variant>
        <vt:i4>1114170</vt:i4>
      </vt:variant>
      <vt:variant>
        <vt:i4>158</vt:i4>
      </vt:variant>
      <vt:variant>
        <vt:i4>0</vt:i4>
      </vt:variant>
      <vt:variant>
        <vt:i4>5</vt:i4>
      </vt:variant>
      <vt:variant>
        <vt:lpwstr/>
      </vt:variant>
      <vt:variant>
        <vt:lpwstr>_Toc328161743</vt:lpwstr>
      </vt:variant>
      <vt:variant>
        <vt:i4>1114170</vt:i4>
      </vt:variant>
      <vt:variant>
        <vt:i4>152</vt:i4>
      </vt:variant>
      <vt:variant>
        <vt:i4>0</vt:i4>
      </vt:variant>
      <vt:variant>
        <vt:i4>5</vt:i4>
      </vt:variant>
      <vt:variant>
        <vt:lpwstr/>
      </vt:variant>
      <vt:variant>
        <vt:lpwstr>_Toc328161742</vt:lpwstr>
      </vt:variant>
      <vt:variant>
        <vt:i4>1114170</vt:i4>
      </vt:variant>
      <vt:variant>
        <vt:i4>146</vt:i4>
      </vt:variant>
      <vt:variant>
        <vt:i4>0</vt:i4>
      </vt:variant>
      <vt:variant>
        <vt:i4>5</vt:i4>
      </vt:variant>
      <vt:variant>
        <vt:lpwstr/>
      </vt:variant>
      <vt:variant>
        <vt:lpwstr>_Toc328161741</vt:lpwstr>
      </vt:variant>
      <vt:variant>
        <vt:i4>1114170</vt:i4>
      </vt:variant>
      <vt:variant>
        <vt:i4>140</vt:i4>
      </vt:variant>
      <vt:variant>
        <vt:i4>0</vt:i4>
      </vt:variant>
      <vt:variant>
        <vt:i4>5</vt:i4>
      </vt:variant>
      <vt:variant>
        <vt:lpwstr/>
      </vt:variant>
      <vt:variant>
        <vt:lpwstr>_Toc328161740</vt:lpwstr>
      </vt:variant>
      <vt:variant>
        <vt:i4>1441850</vt:i4>
      </vt:variant>
      <vt:variant>
        <vt:i4>134</vt:i4>
      </vt:variant>
      <vt:variant>
        <vt:i4>0</vt:i4>
      </vt:variant>
      <vt:variant>
        <vt:i4>5</vt:i4>
      </vt:variant>
      <vt:variant>
        <vt:lpwstr/>
      </vt:variant>
      <vt:variant>
        <vt:lpwstr>_Toc328161739</vt:lpwstr>
      </vt:variant>
      <vt:variant>
        <vt:i4>1441850</vt:i4>
      </vt:variant>
      <vt:variant>
        <vt:i4>128</vt:i4>
      </vt:variant>
      <vt:variant>
        <vt:i4>0</vt:i4>
      </vt:variant>
      <vt:variant>
        <vt:i4>5</vt:i4>
      </vt:variant>
      <vt:variant>
        <vt:lpwstr/>
      </vt:variant>
      <vt:variant>
        <vt:lpwstr>_Toc328161738</vt:lpwstr>
      </vt:variant>
      <vt:variant>
        <vt:i4>1441850</vt:i4>
      </vt:variant>
      <vt:variant>
        <vt:i4>122</vt:i4>
      </vt:variant>
      <vt:variant>
        <vt:i4>0</vt:i4>
      </vt:variant>
      <vt:variant>
        <vt:i4>5</vt:i4>
      </vt:variant>
      <vt:variant>
        <vt:lpwstr/>
      </vt:variant>
      <vt:variant>
        <vt:lpwstr>_Toc328161737</vt:lpwstr>
      </vt:variant>
      <vt:variant>
        <vt:i4>1441850</vt:i4>
      </vt:variant>
      <vt:variant>
        <vt:i4>116</vt:i4>
      </vt:variant>
      <vt:variant>
        <vt:i4>0</vt:i4>
      </vt:variant>
      <vt:variant>
        <vt:i4>5</vt:i4>
      </vt:variant>
      <vt:variant>
        <vt:lpwstr/>
      </vt:variant>
      <vt:variant>
        <vt:lpwstr>_Toc328161736</vt:lpwstr>
      </vt:variant>
      <vt:variant>
        <vt:i4>1441850</vt:i4>
      </vt:variant>
      <vt:variant>
        <vt:i4>110</vt:i4>
      </vt:variant>
      <vt:variant>
        <vt:i4>0</vt:i4>
      </vt:variant>
      <vt:variant>
        <vt:i4>5</vt:i4>
      </vt:variant>
      <vt:variant>
        <vt:lpwstr/>
      </vt:variant>
      <vt:variant>
        <vt:lpwstr>_Toc328161735</vt:lpwstr>
      </vt:variant>
      <vt:variant>
        <vt:i4>1441850</vt:i4>
      </vt:variant>
      <vt:variant>
        <vt:i4>104</vt:i4>
      </vt:variant>
      <vt:variant>
        <vt:i4>0</vt:i4>
      </vt:variant>
      <vt:variant>
        <vt:i4>5</vt:i4>
      </vt:variant>
      <vt:variant>
        <vt:lpwstr/>
      </vt:variant>
      <vt:variant>
        <vt:lpwstr>_Toc328161734</vt:lpwstr>
      </vt:variant>
      <vt:variant>
        <vt:i4>1441850</vt:i4>
      </vt:variant>
      <vt:variant>
        <vt:i4>98</vt:i4>
      </vt:variant>
      <vt:variant>
        <vt:i4>0</vt:i4>
      </vt:variant>
      <vt:variant>
        <vt:i4>5</vt:i4>
      </vt:variant>
      <vt:variant>
        <vt:lpwstr/>
      </vt:variant>
      <vt:variant>
        <vt:lpwstr>_Toc328161733</vt:lpwstr>
      </vt:variant>
      <vt:variant>
        <vt:i4>1441850</vt:i4>
      </vt:variant>
      <vt:variant>
        <vt:i4>92</vt:i4>
      </vt:variant>
      <vt:variant>
        <vt:i4>0</vt:i4>
      </vt:variant>
      <vt:variant>
        <vt:i4>5</vt:i4>
      </vt:variant>
      <vt:variant>
        <vt:lpwstr/>
      </vt:variant>
      <vt:variant>
        <vt:lpwstr>_Toc328161732</vt:lpwstr>
      </vt:variant>
      <vt:variant>
        <vt:i4>1441850</vt:i4>
      </vt:variant>
      <vt:variant>
        <vt:i4>86</vt:i4>
      </vt:variant>
      <vt:variant>
        <vt:i4>0</vt:i4>
      </vt:variant>
      <vt:variant>
        <vt:i4>5</vt:i4>
      </vt:variant>
      <vt:variant>
        <vt:lpwstr/>
      </vt:variant>
      <vt:variant>
        <vt:lpwstr>_Toc328161731</vt:lpwstr>
      </vt:variant>
      <vt:variant>
        <vt:i4>1441850</vt:i4>
      </vt:variant>
      <vt:variant>
        <vt:i4>80</vt:i4>
      </vt:variant>
      <vt:variant>
        <vt:i4>0</vt:i4>
      </vt:variant>
      <vt:variant>
        <vt:i4>5</vt:i4>
      </vt:variant>
      <vt:variant>
        <vt:lpwstr/>
      </vt:variant>
      <vt:variant>
        <vt:lpwstr>_Toc328161730</vt:lpwstr>
      </vt:variant>
      <vt:variant>
        <vt:i4>1507386</vt:i4>
      </vt:variant>
      <vt:variant>
        <vt:i4>74</vt:i4>
      </vt:variant>
      <vt:variant>
        <vt:i4>0</vt:i4>
      </vt:variant>
      <vt:variant>
        <vt:i4>5</vt:i4>
      </vt:variant>
      <vt:variant>
        <vt:lpwstr/>
      </vt:variant>
      <vt:variant>
        <vt:lpwstr>_Toc328161729</vt:lpwstr>
      </vt:variant>
      <vt:variant>
        <vt:i4>1507386</vt:i4>
      </vt:variant>
      <vt:variant>
        <vt:i4>68</vt:i4>
      </vt:variant>
      <vt:variant>
        <vt:i4>0</vt:i4>
      </vt:variant>
      <vt:variant>
        <vt:i4>5</vt:i4>
      </vt:variant>
      <vt:variant>
        <vt:lpwstr/>
      </vt:variant>
      <vt:variant>
        <vt:lpwstr>_Toc328161728</vt:lpwstr>
      </vt:variant>
      <vt:variant>
        <vt:i4>1507386</vt:i4>
      </vt:variant>
      <vt:variant>
        <vt:i4>62</vt:i4>
      </vt:variant>
      <vt:variant>
        <vt:i4>0</vt:i4>
      </vt:variant>
      <vt:variant>
        <vt:i4>5</vt:i4>
      </vt:variant>
      <vt:variant>
        <vt:lpwstr/>
      </vt:variant>
      <vt:variant>
        <vt:lpwstr>_Toc328161727</vt:lpwstr>
      </vt:variant>
      <vt:variant>
        <vt:i4>1507386</vt:i4>
      </vt:variant>
      <vt:variant>
        <vt:i4>56</vt:i4>
      </vt:variant>
      <vt:variant>
        <vt:i4>0</vt:i4>
      </vt:variant>
      <vt:variant>
        <vt:i4>5</vt:i4>
      </vt:variant>
      <vt:variant>
        <vt:lpwstr/>
      </vt:variant>
      <vt:variant>
        <vt:lpwstr>_Toc328161726</vt:lpwstr>
      </vt:variant>
      <vt:variant>
        <vt:i4>1507386</vt:i4>
      </vt:variant>
      <vt:variant>
        <vt:i4>50</vt:i4>
      </vt:variant>
      <vt:variant>
        <vt:i4>0</vt:i4>
      </vt:variant>
      <vt:variant>
        <vt:i4>5</vt:i4>
      </vt:variant>
      <vt:variant>
        <vt:lpwstr/>
      </vt:variant>
      <vt:variant>
        <vt:lpwstr>_Toc328161725</vt:lpwstr>
      </vt:variant>
      <vt:variant>
        <vt:i4>1507386</vt:i4>
      </vt:variant>
      <vt:variant>
        <vt:i4>44</vt:i4>
      </vt:variant>
      <vt:variant>
        <vt:i4>0</vt:i4>
      </vt:variant>
      <vt:variant>
        <vt:i4>5</vt:i4>
      </vt:variant>
      <vt:variant>
        <vt:lpwstr/>
      </vt:variant>
      <vt:variant>
        <vt:lpwstr>_Toc328161724</vt:lpwstr>
      </vt:variant>
      <vt:variant>
        <vt:i4>1507386</vt:i4>
      </vt:variant>
      <vt:variant>
        <vt:i4>38</vt:i4>
      </vt:variant>
      <vt:variant>
        <vt:i4>0</vt:i4>
      </vt:variant>
      <vt:variant>
        <vt:i4>5</vt:i4>
      </vt:variant>
      <vt:variant>
        <vt:lpwstr/>
      </vt:variant>
      <vt:variant>
        <vt:lpwstr>_Toc328161723</vt:lpwstr>
      </vt:variant>
      <vt:variant>
        <vt:i4>1507386</vt:i4>
      </vt:variant>
      <vt:variant>
        <vt:i4>32</vt:i4>
      </vt:variant>
      <vt:variant>
        <vt:i4>0</vt:i4>
      </vt:variant>
      <vt:variant>
        <vt:i4>5</vt:i4>
      </vt:variant>
      <vt:variant>
        <vt:lpwstr/>
      </vt:variant>
      <vt:variant>
        <vt:lpwstr>_Toc328161722</vt:lpwstr>
      </vt:variant>
      <vt:variant>
        <vt:i4>1507386</vt:i4>
      </vt:variant>
      <vt:variant>
        <vt:i4>26</vt:i4>
      </vt:variant>
      <vt:variant>
        <vt:i4>0</vt:i4>
      </vt:variant>
      <vt:variant>
        <vt:i4>5</vt:i4>
      </vt:variant>
      <vt:variant>
        <vt:lpwstr/>
      </vt:variant>
      <vt:variant>
        <vt:lpwstr>_Toc328161721</vt:lpwstr>
      </vt:variant>
      <vt:variant>
        <vt:i4>1507386</vt:i4>
      </vt:variant>
      <vt:variant>
        <vt:i4>20</vt:i4>
      </vt:variant>
      <vt:variant>
        <vt:i4>0</vt:i4>
      </vt:variant>
      <vt:variant>
        <vt:i4>5</vt:i4>
      </vt:variant>
      <vt:variant>
        <vt:lpwstr/>
      </vt:variant>
      <vt:variant>
        <vt:lpwstr>_Toc328161720</vt:lpwstr>
      </vt:variant>
      <vt:variant>
        <vt:i4>1310778</vt:i4>
      </vt:variant>
      <vt:variant>
        <vt:i4>14</vt:i4>
      </vt:variant>
      <vt:variant>
        <vt:i4>0</vt:i4>
      </vt:variant>
      <vt:variant>
        <vt:i4>5</vt:i4>
      </vt:variant>
      <vt:variant>
        <vt:lpwstr/>
      </vt:variant>
      <vt:variant>
        <vt:lpwstr>_Toc328161719</vt:lpwstr>
      </vt:variant>
      <vt:variant>
        <vt:i4>1310778</vt:i4>
      </vt:variant>
      <vt:variant>
        <vt:i4>8</vt:i4>
      </vt:variant>
      <vt:variant>
        <vt:i4>0</vt:i4>
      </vt:variant>
      <vt:variant>
        <vt:i4>5</vt:i4>
      </vt:variant>
      <vt:variant>
        <vt:lpwstr/>
      </vt:variant>
      <vt:variant>
        <vt:lpwstr>_Toc328161718</vt:lpwstr>
      </vt:variant>
      <vt:variant>
        <vt:i4>1310778</vt:i4>
      </vt:variant>
      <vt:variant>
        <vt:i4>2</vt:i4>
      </vt:variant>
      <vt:variant>
        <vt:i4>0</vt:i4>
      </vt:variant>
      <vt:variant>
        <vt:i4>5</vt:i4>
      </vt:variant>
      <vt:variant>
        <vt:lpwstr/>
      </vt:variant>
      <vt:variant>
        <vt:lpwstr>_Toc328161717</vt:lpwstr>
      </vt:variant>
      <vt:variant>
        <vt:i4>5046359</vt:i4>
      </vt:variant>
      <vt:variant>
        <vt:i4>3</vt:i4>
      </vt:variant>
      <vt:variant>
        <vt:i4>0</vt:i4>
      </vt:variant>
      <vt:variant>
        <vt:i4>5</vt:i4>
      </vt:variant>
      <vt:variant>
        <vt:lpwstr>http://www.techprov.com/</vt:lpwstr>
      </vt:variant>
      <vt:variant>
        <vt:lpwstr/>
      </vt:variant>
      <vt:variant>
        <vt:i4>2752514</vt:i4>
      </vt:variant>
      <vt:variant>
        <vt:i4>0</vt:i4>
      </vt:variant>
      <vt:variant>
        <vt:i4>0</vt:i4>
      </vt:variant>
      <vt:variant>
        <vt:i4>5</vt:i4>
      </vt:variant>
      <vt:variant>
        <vt:lpwstr>mailto:Info@techprov.com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INT34 - MDM - Ensura Batch Feed - IDD</dc:title>
  <dc:creator>vinoths@virtusa.com</dc:creator>
  <cp:keywords/>
  <cp:lastModifiedBy>Rajesh Srinivasulu</cp:lastModifiedBy>
  <cp:revision>181</cp:revision>
  <dcterms:created xsi:type="dcterms:W3CDTF">2016-01-07T10:07:00Z</dcterms:created>
  <dcterms:modified xsi:type="dcterms:W3CDTF">2017-02-22T11:31:00Z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0x010100F23DC0BC887010408B3E85351F42510E</vt:lpwstr>
  </property>
  <property fmtid="{D5CDD505-2E9C-101B-9397-08002B2CF9AE}" pid="3" name="_NewReviewCycle">
    <vt:lpwstr/>
  </property>
  <property fmtid="{D5CDD505-2E9C-101B-9397-08002B2CF9AE}" pid="4" name="Order">
    <vt:r8>1407700</vt:r8>
  </property>
  <property fmtid="{D5CDD505-2E9C-101B-9397-08002B2CF9AE}" pid="5" name="Project">
    <vt:lpwstr>CDM</vt:lpwstr>
  </property>
  <property fmtid="{D5CDD505-2E9C-101B-9397-08002B2CF9AE}" pid="6" name="Capability">
    <vt:lpwstr>CreateCustomer</vt:lpwstr>
  </property>
  <property fmtid="{D5CDD505-2E9C-101B-9397-08002B2CF9AE}" pid="7" name="Tags">
    <vt:lpwstr/>
  </property>
  <property fmtid="{D5CDD505-2E9C-101B-9397-08002B2CF9AE}" pid="8" name="TaxKeyword">
    <vt:lpwstr/>
  </property>
  <property fmtid="{D5CDD505-2E9C-101B-9397-08002B2CF9AE}" pid="9" name="Phase">
    <vt:lpwstr>04 Elaboration</vt:lpwstr>
  </property>
  <property fmtid="{D5CDD505-2E9C-101B-9397-08002B2CF9AE}" pid="10" name="Release">
    <vt:lpwstr>Release 4</vt:lpwstr>
  </property>
  <property fmtid="{D5CDD505-2E9C-101B-9397-08002B2CF9AE}" pid="11" name="xd_Signature">
    <vt:bool>false</vt:bool>
  </property>
  <property fmtid="{D5CDD505-2E9C-101B-9397-08002B2CF9AE}" pid="12" name="xd_ProgID">
    <vt:lpwstr/>
  </property>
  <property fmtid="{D5CDD505-2E9C-101B-9397-08002B2CF9AE}" pid="13" name="_SourceUrl">
    <vt:lpwstr/>
  </property>
  <property fmtid="{D5CDD505-2E9C-101B-9397-08002B2CF9AE}" pid="14" name="_SharedFileIndex">
    <vt:lpwstr/>
  </property>
  <property fmtid="{D5CDD505-2E9C-101B-9397-08002B2CF9AE}" pid="15" name="TaxCatchAll">
    <vt:lpwstr/>
  </property>
  <property fmtid="{D5CDD505-2E9C-101B-9397-08002B2CF9AE}" pid="16" name="TaxKeywordTaxHTField">
    <vt:lpwstr/>
  </property>
  <property fmtid="{D5CDD505-2E9C-101B-9397-08002B2CF9AE}" pid="17" name="TemplateUrl">
    <vt:lpwstr/>
  </property>
  <property fmtid="{D5CDD505-2E9C-101B-9397-08002B2CF9AE}" pid="18" name="Category">
    <vt:lpwstr>02 A&amp;D</vt:lpwstr>
  </property>
</Properties>
</file>